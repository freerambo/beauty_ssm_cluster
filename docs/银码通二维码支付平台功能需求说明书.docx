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533B12" w14:textId="77777777" w:rsidR="00764DED" w:rsidRDefault="00764DED">
      <w:pPr>
        <w:rPr>
          <w:ins w:id="0" w:author="think" w:date="2017-02-12T22:46:00Z"/>
        </w:rPr>
        <w:pPrChange w:id="1" w:author="think" w:date="2017-02-18T22:22:00Z">
          <w:pPr>
            <w:pStyle w:val="a3"/>
            <w:spacing w:before="0" w:after="0" w:line="560" w:lineRule="exact"/>
          </w:pPr>
        </w:pPrChange>
      </w:pPr>
    </w:p>
    <w:p w14:paraId="255DC1D6" w14:textId="77777777" w:rsidR="00764DED" w:rsidRDefault="00764DED">
      <w:pPr>
        <w:rPr>
          <w:ins w:id="2" w:author="think" w:date="2017-02-12T22:46:00Z"/>
        </w:rPr>
        <w:pPrChange w:id="3" w:author="think" w:date="2017-02-18T22:22:00Z">
          <w:pPr>
            <w:pStyle w:val="a3"/>
            <w:spacing w:before="0" w:after="0" w:line="560" w:lineRule="exact"/>
          </w:pPr>
        </w:pPrChange>
      </w:pPr>
    </w:p>
    <w:p w14:paraId="31A3F6FC" w14:textId="77777777" w:rsidR="00764DED" w:rsidRDefault="00764DED">
      <w:pPr>
        <w:rPr>
          <w:ins w:id="4" w:author="think" w:date="2017-02-12T22:46:00Z"/>
        </w:rPr>
        <w:pPrChange w:id="5" w:author="think" w:date="2017-02-18T22:22:00Z">
          <w:pPr>
            <w:pStyle w:val="a3"/>
            <w:spacing w:before="0" w:after="0" w:line="560" w:lineRule="exact"/>
          </w:pPr>
        </w:pPrChange>
      </w:pPr>
    </w:p>
    <w:p w14:paraId="0DF0901E" w14:textId="77777777" w:rsidR="00764DED" w:rsidRDefault="00764DED">
      <w:pPr>
        <w:rPr>
          <w:ins w:id="6" w:author="think" w:date="2017-02-12T22:46:00Z"/>
        </w:rPr>
        <w:pPrChange w:id="7" w:author="think" w:date="2017-02-18T22:22:00Z">
          <w:pPr>
            <w:pStyle w:val="a3"/>
            <w:spacing w:before="0" w:after="0" w:line="560" w:lineRule="exact"/>
          </w:pPr>
        </w:pPrChange>
      </w:pPr>
    </w:p>
    <w:p w14:paraId="18ACB6C9" w14:textId="7A46EC9F" w:rsidR="009866B1" w:rsidRDefault="009866B1" w:rsidP="00A10463">
      <w:pPr>
        <w:pStyle w:val="a3"/>
        <w:spacing w:before="0" w:after="0" w:line="560" w:lineRule="exact"/>
      </w:pPr>
      <w:bookmarkStart w:id="8" w:name="_Toc475306974"/>
      <w:r>
        <w:rPr>
          <w:rFonts w:hint="eastAsia"/>
        </w:rPr>
        <w:t>银码通二维码支付平台功能需求说明书</w:t>
      </w:r>
      <w:bookmarkEnd w:id="8"/>
    </w:p>
    <w:p w14:paraId="34ECEACD" w14:textId="0E80BAD3" w:rsidR="00764DED" w:rsidRDefault="00764DED">
      <w:pPr>
        <w:widowControl/>
        <w:jc w:val="left"/>
      </w:pPr>
      <w:r>
        <w:br w:type="page"/>
      </w:r>
    </w:p>
    <w:p w14:paraId="7B8BF7E8" w14:textId="156C20B5" w:rsidR="00764DED" w:rsidRDefault="00764DED" w:rsidP="00A10463">
      <w:pPr>
        <w:pStyle w:val="a3"/>
      </w:pPr>
      <w:bookmarkStart w:id="9" w:name="_Toc475306975"/>
      <w:r>
        <w:rPr>
          <w:rFonts w:hint="eastAsia"/>
        </w:rPr>
        <w:lastRenderedPageBreak/>
        <w:t>修订记录</w:t>
      </w:r>
      <w:bookmarkEnd w:id="9"/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4DED" w:rsidRPr="00764DED" w14:paraId="57160A51" w14:textId="285B65A8" w:rsidTr="00A10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26D8D7F3" w14:textId="6E347DBB" w:rsidR="00764DED" w:rsidRPr="00A10463" w:rsidRDefault="00764DED" w:rsidP="00764DED">
            <w:pPr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修订日期</w:t>
            </w:r>
          </w:p>
        </w:tc>
        <w:tc>
          <w:tcPr>
            <w:tcW w:w="1250" w:type="pct"/>
          </w:tcPr>
          <w:p w14:paraId="67E13CCC" w14:textId="66B583BD" w:rsidR="00764DED" w:rsidRPr="00A10463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修订者</w:t>
            </w:r>
          </w:p>
        </w:tc>
        <w:tc>
          <w:tcPr>
            <w:tcW w:w="1250" w:type="pct"/>
          </w:tcPr>
          <w:p w14:paraId="46E64ECD" w14:textId="366D02D4" w:rsidR="00764DED" w:rsidRPr="00A10463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修订事项</w:t>
            </w:r>
          </w:p>
        </w:tc>
        <w:tc>
          <w:tcPr>
            <w:tcW w:w="1250" w:type="pct"/>
          </w:tcPr>
          <w:p w14:paraId="5557A211" w14:textId="72583E78" w:rsidR="00764DED" w:rsidRPr="00A10463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版本</w:t>
            </w:r>
          </w:p>
        </w:tc>
      </w:tr>
      <w:tr w:rsidR="00764DED" w:rsidRPr="00764DED" w14:paraId="0843C6E4" w14:textId="1DF13D52" w:rsidTr="00A10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0396B932" w14:textId="036D8BA9" w:rsidR="00764DED" w:rsidRPr="00A10463" w:rsidRDefault="00764DED" w:rsidP="00764DED">
            <w:pPr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2017-</w:t>
            </w:r>
          </w:p>
        </w:tc>
        <w:tc>
          <w:tcPr>
            <w:tcW w:w="1250" w:type="pct"/>
          </w:tcPr>
          <w:p w14:paraId="484B58A1" w14:textId="77777777" w:rsidR="00764DED" w:rsidRPr="00A10463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250" w:type="pct"/>
          </w:tcPr>
          <w:p w14:paraId="0D93EB70" w14:textId="314FFF75" w:rsidR="00764DED" w:rsidRPr="00A10463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初稿</w:t>
            </w:r>
          </w:p>
        </w:tc>
        <w:tc>
          <w:tcPr>
            <w:tcW w:w="1250" w:type="pct"/>
          </w:tcPr>
          <w:p w14:paraId="4ACA2FC8" w14:textId="79FAEE15" w:rsidR="00764DED" w:rsidRPr="00A10463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v1.0.0</w:t>
            </w:r>
          </w:p>
        </w:tc>
      </w:tr>
      <w:tr w:rsidR="00764DED" w:rsidRPr="00764DED" w14:paraId="06232C02" w14:textId="4997DFF3" w:rsidTr="00A104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212314BC" w14:textId="2228DA37" w:rsidR="00764DED" w:rsidRPr="00A10463" w:rsidRDefault="00764DED" w:rsidP="00764DED">
            <w:pPr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2017-2-12</w:t>
            </w:r>
          </w:p>
        </w:tc>
        <w:tc>
          <w:tcPr>
            <w:tcW w:w="1250" w:type="pct"/>
          </w:tcPr>
          <w:p w14:paraId="59DF4018" w14:textId="1A4703E0" w:rsidR="00764DED" w:rsidRPr="00A10463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顾启明</w:t>
            </w:r>
          </w:p>
        </w:tc>
        <w:tc>
          <w:tcPr>
            <w:tcW w:w="1250" w:type="pct"/>
          </w:tcPr>
          <w:p w14:paraId="67EBECDE" w14:textId="77777777" w:rsidR="00764DED" w:rsidRPr="00A10463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增加业务场景</w:t>
            </w:r>
          </w:p>
          <w:p w14:paraId="3217549A" w14:textId="2BD7A36A" w:rsidR="00764DED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添加技术规范</w:t>
            </w:r>
          </w:p>
          <w:p w14:paraId="64AAC3B7" w14:textId="62AA5DBC" w:rsidR="00DF6B9D" w:rsidRPr="00A10463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整理数据库表结构</w:t>
            </w:r>
          </w:p>
        </w:tc>
        <w:tc>
          <w:tcPr>
            <w:tcW w:w="1250" w:type="pct"/>
          </w:tcPr>
          <w:p w14:paraId="62775460" w14:textId="5FBE593C" w:rsidR="00764DED" w:rsidRPr="00A10463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v1.</w:t>
            </w:r>
            <w:r w:rsidR="000A5D7A">
              <w:rPr>
                <w:rFonts w:hint="eastAsia"/>
                <w:sz w:val="21"/>
                <w:szCs w:val="21"/>
              </w:rPr>
              <w:t>1</w:t>
            </w:r>
            <w:r w:rsidRPr="00A10463">
              <w:rPr>
                <w:sz w:val="21"/>
                <w:szCs w:val="21"/>
              </w:rPr>
              <w:t>.</w:t>
            </w:r>
            <w:r w:rsidR="000A5D7A"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550AB4" w:rsidRPr="00764DED" w14:paraId="22CD1560" w14:textId="77777777" w:rsidTr="00C374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" w:author="think" w:date="2017-02-19T22:3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48058735" w14:textId="7A0ADDCC" w:rsidR="00550AB4" w:rsidRPr="00A10463" w:rsidRDefault="00550AB4" w:rsidP="00C374A2">
            <w:pPr>
              <w:rPr>
                <w:ins w:id="11" w:author="think" w:date="2017-02-19T22:34:00Z"/>
                <w:sz w:val="21"/>
                <w:szCs w:val="21"/>
              </w:rPr>
            </w:pPr>
            <w:ins w:id="12" w:author="think" w:date="2017-02-19T22:34:00Z">
              <w:r w:rsidRPr="00A10463">
                <w:rPr>
                  <w:sz w:val="21"/>
                  <w:szCs w:val="21"/>
                </w:rPr>
                <w:t>2017-2-</w:t>
              </w:r>
              <w:r>
                <w:rPr>
                  <w:sz w:val="21"/>
                  <w:szCs w:val="21"/>
                </w:rPr>
                <w:t>19</w:t>
              </w:r>
            </w:ins>
          </w:p>
        </w:tc>
        <w:tc>
          <w:tcPr>
            <w:tcW w:w="1250" w:type="pct"/>
          </w:tcPr>
          <w:p w14:paraId="1720C78F" w14:textId="77777777" w:rsidR="00550AB4" w:rsidRPr="00A10463" w:rsidRDefault="00550AB4" w:rsidP="00C37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" w:author="think" w:date="2017-02-19T22:34:00Z"/>
                <w:sz w:val="21"/>
                <w:szCs w:val="21"/>
              </w:rPr>
            </w:pPr>
            <w:ins w:id="14" w:author="think" w:date="2017-02-19T22:34:00Z">
              <w:r w:rsidRPr="00A10463">
                <w:rPr>
                  <w:rFonts w:hint="eastAsia"/>
                  <w:sz w:val="21"/>
                  <w:szCs w:val="21"/>
                </w:rPr>
                <w:t>顾启明</w:t>
              </w:r>
            </w:ins>
          </w:p>
        </w:tc>
        <w:tc>
          <w:tcPr>
            <w:tcW w:w="1250" w:type="pct"/>
          </w:tcPr>
          <w:p w14:paraId="5F381EED" w14:textId="3239B21D" w:rsidR="00550AB4" w:rsidRDefault="00550AB4" w:rsidP="00C37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" w:author="think" w:date="2017-02-19T22:34:00Z"/>
                <w:sz w:val="21"/>
                <w:szCs w:val="21"/>
              </w:rPr>
            </w:pPr>
            <w:ins w:id="16" w:author="think" w:date="2017-02-19T22:34:00Z">
              <w:r>
                <w:rPr>
                  <w:rFonts w:hint="eastAsia"/>
                  <w:sz w:val="21"/>
                  <w:szCs w:val="21"/>
                </w:rPr>
                <w:t>添加</w:t>
              </w:r>
            </w:ins>
            <w:ins w:id="17" w:author="think" w:date="2017-02-19T22:36:00Z">
              <w:r>
                <w:rPr>
                  <w:rFonts w:hint="eastAsia"/>
                  <w:sz w:val="21"/>
                  <w:szCs w:val="21"/>
                </w:rPr>
                <w:t>前后端通讯</w:t>
              </w:r>
            </w:ins>
            <w:ins w:id="18" w:author="think" w:date="2017-02-19T22:34:00Z">
              <w:r>
                <w:rPr>
                  <w:rFonts w:hint="eastAsia"/>
                  <w:sz w:val="21"/>
                  <w:szCs w:val="21"/>
                </w:rPr>
                <w:t>技术规范</w:t>
              </w:r>
            </w:ins>
          </w:p>
          <w:p w14:paraId="070762BC" w14:textId="2B8C14C4" w:rsidR="00550AB4" w:rsidRPr="00A10463" w:rsidRDefault="00550AB4" w:rsidP="00C37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" w:author="think" w:date="2017-02-19T22:34:00Z"/>
                <w:sz w:val="21"/>
                <w:szCs w:val="21"/>
              </w:rPr>
            </w:pPr>
            <w:ins w:id="20" w:author="think" w:date="2017-02-19T22:36:00Z">
              <w:r>
                <w:rPr>
                  <w:rFonts w:hint="eastAsia"/>
                  <w:sz w:val="21"/>
                  <w:szCs w:val="21"/>
                </w:rPr>
                <w:t>添加通讯接口设计</w:t>
              </w:r>
            </w:ins>
          </w:p>
        </w:tc>
        <w:tc>
          <w:tcPr>
            <w:tcW w:w="1250" w:type="pct"/>
          </w:tcPr>
          <w:p w14:paraId="41638AB5" w14:textId="43929813" w:rsidR="00550AB4" w:rsidRPr="00A10463" w:rsidRDefault="00550AB4" w:rsidP="00C37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" w:author="think" w:date="2017-02-19T22:34:00Z"/>
                <w:sz w:val="21"/>
                <w:szCs w:val="21"/>
              </w:rPr>
            </w:pPr>
            <w:ins w:id="22" w:author="think" w:date="2017-02-19T22:34:00Z">
              <w:r w:rsidRPr="00A10463">
                <w:rPr>
                  <w:sz w:val="21"/>
                  <w:szCs w:val="21"/>
                </w:rPr>
                <w:t>v1.</w:t>
              </w:r>
            </w:ins>
            <w:ins w:id="23" w:author="think" w:date="2017-02-19T22:36:00Z">
              <w:r>
                <w:rPr>
                  <w:rFonts w:hint="eastAsia"/>
                  <w:sz w:val="21"/>
                  <w:szCs w:val="21"/>
                </w:rPr>
                <w:t>2</w:t>
              </w:r>
            </w:ins>
            <w:ins w:id="24" w:author="think" w:date="2017-02-19T22:34:00Z">
              <w:r w:rsidRPr="00A10463">
                <w:rPr>
                  <w:sz w:val="21"/>
                  <w:szCs w:val="21"/>
                </w:rPr>
                <w:t>.</w:t>
              </w:r>
              <w:r>
                <w:rPr>
                  <w:rFonts w:hint="eastAsia"/>
                  <w:sz w:val="21"/>
                  <w:szCs w:val="21"/>
                </w:rPr>
                <w:t>0</w:t>
              </w:r>
            </w:ins>
          </w:p>
        </w:tc>
      </w:tr>
    </w:tbl>
    <w:p w14:paraId="58BA92E0" w14:textId="77777777" w:rsidR="000A31F4" w:rsidRDefault="000A31F4" w:rsidP="00A10463">
      <w:r>
        <w:rPr>
          <w:rFonts w:hint="eastAsia"/>
        </w:rPr>
        <w:t>版本号调整说明：</w:t>
      </w:r>
    </w:p>
    <w:p w14:paraId="48535B60" w14:textId="22C629F6" w:rsidR="00764DED" w:rsidRDefault="000A31F4" w:rsidP="00A1046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修订后版本无法与之前版本兼容，修改第一个数字，如</w:t>
      </w:r>
      <w:r>
        <w:rPr>
          <w:rFonts w:hint="eastAsia"/>
        </w:rPr>
        <w:t>v1.</w:t>
      </w:r>
      <w:r w:rsidR="00EB0257">
        <w:t>2</w:t>
      </w:r>
      <w:r>
        <w:rPr>
          <w:rFonts w:hint="eastAsia"/>
        </w:rPr>
        <w:t>.</w:t>
      </w:r>
      <w:r w:rsidR="00EB0257">
        <w:t>3</w:t>
      </w:r>
      <w:r>
        <w:rPr>
          <w:rFonts w:hint="eastAsia"/>
        </w:rPr>
        <w:t>——</w:t>
      </w:r>
      <w:r>
        <w:rPr>
          <w:rFonts w:hint="eastAsia"/>
        </w:rPr>
        <w:t>&gt;v</w:t>
      </w:r>
      <w:r>
        <w:t>2.0.0</w:t>
      </w:r>
    </w:p>
    <w:p w14:paraId="4B072149" w14:textId="74DCDC04" w:rsidR="000A31F4" w:rsidRDefault="000A31F4" w:rsidP="00A1046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增删改模块内容，修改第二个数字，</w:t>
      </w:r>
      <w:r w:rsidR="00EB0257">
        <w:rPr>
          <w:rFonts w:hint="eastAsia"/>
        </w:rPr>
        <w:t>如</w:t>
      </w:r>
      <w:r w:rsidR="00EB0257">
        <w:rPr>
          <w:rFonts w:hint="eastAsia"/>
        </w:rPr>
        <w:t>v1.</w:t>
      </w:r>
      <w:r w:rsidR="00EB0257">
        <w:t>2</w:t>
      </w:r>
      <w:r w:rsidR="00EB0257">
        <w:rPr>
          <w:rFonts w:hint="eastAsia"/>
        </w:rPr>
        <w:t>.</w:t>
      </w:r>
      <w:r w:rsidR="00EB0257">
        <w:t>3</w:t>
      </w:r>
      <w:r w:rsidR="00EB0257">
        <w:rPr>
          <w:rFonts w:hint="eastAsia"/>
        </w:rPr>
        <w:t>——</w:t>
      </w:r>
      <w:r w:rsidR="00EB0257">
        <w:rPr>
          <w:rFonts w:hint="eastAsia"/>
        </w:rPr>
        <w:t>&gt;v</w:t>
      </w:r>
      <w:r w:rsidR="00EB0257">
        <w:t>1.3.0</w:t>
      </w:r>
    </w:p>
    <w:p w14:paraId="69417E57" w14:textId="439D2280" w:rsidR="00EB0257" w:rsidRPr="000A31F4" w:rsidRDefault="00EB0257" w:rsidP="00A1046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bug</w:t>
      </w:r>
      <w:r>
        <w:rPr>
          <w:rFonts w:hint="eastAsia"/>
        </w:rPr>
        <w:t>、润色等操作，修改第三个数字，如</w:t>
      </w:r>
      <w:r>
        <w:rPr>
          <w:rFonts w:hint="eastAsia"/>
        </w:rPr>
        <w:t>v1.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——</w:t>
      </w:r>
      <w:r>
        <w:rPr>
          <w:rFonts w:hint="eastAsia"/>
        </w:rPr>
        <w:t>&gt;v</w:t>
      </w:r>
      <w:r>
        <w:t>1.2.4</w:t>
      </w:r>
    </w:p>
    <w:p w14:paraId="7AD7A475" w14:textId="3920EAB0" w:rsidR="00764DED" w:rsidRDefault="00764DED">
      <w:pPr>
        <w:widowControl/>
        <w:jc w:val="left"/>
      </w:pPr>
      <w:r>
        <w:br w:type="page"/>
      </w:r>
    </w:p>
    <w:p w14:paraId="46284B45" w14:textId="5994CC8D" w:rsidR="00825BD0" w:rsidRDefault="00825BD0">
      <w:pPr>
        <w:pStyle w:val="a3"/>
        <w:rPr>
          <w:ins w:id="25" w:author="think" w:date="2017-02-18T22:22:00Z"/>
          <w:lang w:val="zh-CN"/>
        </w:rPr>
        <w:pPrChange w:id="26" w:author="think" w:date="2017-02-18T22:22:00Z">
          <w:pPr>
            <w:pStyle w:val="11"/>
            <w:tabs>
              <w:tab w:val="right" w:leader="dot" w:pos="8296"/>
            </w:tabs>
          </w:pPr>
        </w:pPrChange>
      </w:pPr>
      <w:bookmarkStart w:id="27" w:name="_Toc475306976"/>
      <w:ins w:id="28" w:author="think" w:date="2017-02-18T22:23:00Z">
        <w:r>
          <w:rPr>
            <w:rFonts w:hint="eastAsia"/>
            <w:lang w:val="zh-CN"/>
          </w:rPr>
          <w:lastRenderedPageBreak/>
          <w:t>目录</w:t>
        </w:r>
      </w:ins>
      <w:bookmarkEnd w:id="27"/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zh-CN"/>
        </w:rPr>
        <w:id w:val="535008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94230E" w14:textId="54A48251" w:rsidR="00764DED" w:rsidRPr="00A10463" w:rsidDel="00825BD0" w:rsidRDefault="00764DED">
          <w:pPr>
            <w:pStyle w:val="TOC"/>
            <w:rPr>
              <w:del w:id="29" w:author="think" w:date="2017-02-18T22:22:00Z"/>
              <w:sz w:val="22"/>
            </w:rPr>
          </w:pPr>
          <w:del w:id="30" w:author="think" w:date="2017-02-18T22:22:00Z">
            <w:r w:rsidRPr="00A10463" w:rsidDel="00825BD0">
              <w:rPr>
                <w:rFonts w:hint="eastAsia"/>
                <w:sz w:val="22"/>
                <w:lang w:val="zh-CN"/>
              </w:rPr>
              <w:delText>目录</w:delText>
            </w:r>
          </w:del>
        </w:p>
        <w:p w14:paraId="361D7FF5" w14:textId="3F011911" w:rsidR="00764DED" w:rsidRPr="00A10463" w:rsidDel="00126C3D" w:rsidRDefault="00764DED" w:rsidP="00126C3D">
          <w:pPr>
            <w:pStyle w:val="TOC"/>
            <w:rPr>
              <w:del w:id="31" w:author="think" w:date="2017-02-19T22:28:00Z"/>
              <w:noProof/>
              <w:sz w:val="16"/>
            </w:rPr>
          </w:pPr>
          <w:del w:id="32" w:author="think" w:date="2017-02-19T22:30:00Z">
            <w:r w:rsidRPr="00A10463" w:rsidDel="00FC132B">
              <w:rPr>
                <w:sz w:val="22"/>
              </w:rPr>
              <w:fldChar w:fldCharType="begin"/>
            </w:r>
            <w:r w:rsidRPr="00A10463" w:rsidDel="00FC132B">
              <w:rPr>
                <w:sz w:val="22"/>
              </w:rPr>
              <w:delInstrText xml:space="preserve"> TOC \o "1-3" \h \z \u </w:delInstrText>
            </w:r>
            <w:r w:rsidRPr="00A10463" w:rsidDel="00FC132B">
              <w:rPr>
                <w:sz w:val="22"/>
              </w:rPr>
              <w:fldChar w:fldCharType="separate"/>
            </w:r>
          </w:del>
          <w:del w:id="33" w:author="think" w:date="2017-02-19T22:28:00Z">
            <w:r w:rsidRPr="00126C3D" w:rsidDel="00126C3D">
              <w:rPr>
                <w:rStyle w:val="af5"/>
                <w:rFonts w:hint="eastAsia"/>
                <w:noProof/>
                <w:sz w:val="22"/>
                <w:rPrChange w:id="34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银码通二维码支付平台功能需求说明书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</w:delText>
            </w:r>
          </w:del>
        </w:p>
        <w:p w14:paraId="24C2A4EF" w14:textId="474A3D89" w:rsidR="00764DED" w:rsidRPr="00A10463" w:rsidDel="00126C3D" w:rsidRDefault="00764DED">
          <w:pPr>
            <w:pStyle w:val="11"/>
            <w:tabs>
              <w:tab w:val="right" w:leader="dot" w:pos="8296"/>
            </w:tabs>
            <w:rPr>
              <w:del w:id="35" w:author="think" w:date="2017-02-19T22:28:00Z"/>
              <w:noProof/>
              <w:sz w:val="16"/>
            </w:rPr>
          </w:pPr>
          <w:del w:id="36" w:author="think" w:date="2017-02-19T22:28:00Z">
            <w:r w:rsidRPr="00126C3D" w:rsidDel="00126C3D">
              <w:rPr>
                <w:rFonts w:hint="eastAsia"/>
                <w:noProof/>
                <w:sz w:val="22"/>
                <w:rPrChange w:id="37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修订记录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2</w:delText>
            </w:r>
          </w:del>
        </w:p>
        <w:p w14:paraId="5A3E30E0" w14:textId="2C0A1015" w:rsidR="00764DED" w:rsidRPr="00A10463" w:rsidDel="00126C3D" w:rsidRDefault="00764DED">
          <w:pPr>
            <w:pStyle w:val="11"/>
            <w:tabs>
              <w:tab w:val="left" w:pos="840"/>
              <w:tab w:val="right" w:leader="dot" w:pos="8296"/>
            </w:tabs>
            <w:rPr>
              <w:del w:id="38" w:author="think" w:date="2017-02-19T22:28:00Z"/>
              <w:noProof/>
              <w:sz w:val="16"/>
            </w:rPr>
          </w:pPr>
          <w:del w:id="39" w:author="think" w:date="2017-02-19T22:28:00Z">
            <w:r w:rsidRPr="00126C3D" w:rsidDel="00126C3D">
              <w:rPr>
                <w:noProof/>
                <w:sz w:val="22"/>
                <w:rPrChange w:id="40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1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41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系统角色说明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5</w:delText>
            </w:r>
          </w:del>
        </w:p>
        <w:p w14:paraId="1EE5E93A" w14:textId="7CBF61B2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42" w:author="think" w:date="2017-02-19T22:28:00Z"/>
              <w:noProof/>
              <w:sz w:val="16"/>
            </w:rPr>
          </w:pPr>
          <w:del w:id="43" w:author="think" w:date="2017-02-19T22:28:00Z">
            <w:r w:rsidRPr="00126C3D" w:rsidDel="00126C3D">
              <w:rPr>
                <w:noProof/>
                <w:sz w:val="22"/>
                <w:rPrChange w:id="44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1.1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45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顾客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5</w:delText>
            </w:r>
          </w:del>
        </w:p>
        <w:p w14:paraId="75312677" w14:textId="2B73088F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46" w:author="think" w:date="2017-02-19T22:28:00Z"/>
              <w:noProof/>
              <w:sz w:val="16"/>
            </w:rPr>
          </w:pPr>
          <w:del w:id="47" w:author="think" w:date="2017-02-19T22:28:00Z">
            <w:r w:rsidRPr="00126C3D" w:rsidDel="00126C3D">
              <w:rPr>
                <w:noProof/>
                <w:sz w:val="22"/>
                <w:rPrChange w:id="48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1.2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49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5</w:delText>
            </w:r>
          </w:del>
        </w:p>
        <w:p w14:paraId="799D9F9C" w14:textId="6F6229B1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50" w:author="think" w:date="2017-02-19T22:28:00Z"/>
              <w:noProof/>
              <w:sz w:val="16"/>
            </w:rPr>
          </w:pPr>
          <w:del w:id="51" w:author="think" w:date="2017-02-19T22:28:00Z">
            <w:r w:rsidRPr="00126C3D" w:rsidDel="00126C3D">
              <w:rPr>
                <w:noProof/>
                <w:sz w:val="22"/>
                <w:rPrChange w:id="52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1.3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53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客户经理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5</w:delText>
            </w:r>
          </w:del>
        </w:p>
        <w:p w14:paraId="2F011198" w14:textId="68682F8F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54" w:author="think" w:date="2017-02-19T22:28:00Z"/>
              <w:noProof/>
              <w:sz w:val="16"/>
            </w:rPr>
          </w:pPr>
          <w:del w:id="55" w:author="think" w:date="2017-02-19T22:28:00Z">
            <w:r w:rsidRPr="00126C3D" w:rsidDel="00126C3D">
              <w:rPr>
                <w:noProof/>
                <w:sz w:val="22"/>
                <w:rPrChange w:id="56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1.4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57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管理人员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5</w:delText>
            </w:r>
          </w:del>
        </w:p>
        <w:p w14:paraId="570CB9AD" w14:textId="3E7A0DD8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58" w:author="think" w:date="2017-02-19T22:28:00Z"/>
              <w:noProof/>
              <w:sz w:val="16"/>
            </w:rPr>
          </w:pPr>
          <w:del w:id="59" w:author="think" w:date="2017-02-19T22:28:00Z">
            <w:r w:rsidRPr="00126C3D" w:rsidDel="00126C3D">
              <w:rPr>
                <w:noProof/>
                <w:sz w:val="22"/>
                <w:rPrChange w:id="60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1.5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61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财务人员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5</w:delText>
            </w:r>
          </w:del>
        </w:p>
        <w:p w14:paraId="1E3C0A4D" w14:textId="600F2C5B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62" w:author="think" w:date="2017-02-19T22:28:00Z"/>
              <w:noProof/>
              <w:sz w:val="16"/>
            </w:rPr>
          </w:pPr>
          <w:del w:id="63" w:author="think" w:date="2017-02-19T22:28:00Z">
            <w:r w:rsidRPr="00126C3D" w:rsidDel="00126C3D">
              <w:rPr>
                <w:noProof/>
                <w:sz w:val="22"/>
                <w:rPrChange w:id="64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1.6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65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客服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5</w:delText>
            </w:r>
          </w:del>
        </w:p>
        <w:p w14:paraId="0063E765" w14:textId="5CEA00E2" w:rsidR="00764DED" w:rsidRPr="00A10463" w:rsidDel="00126C3D" w:rsidRDefault="00764DED">
          <w:pPr>
            <w:pStyle w:val="11"/>
            <w:tabs>
              <w:tab w:val="left" w:pos="840"/>
              <w:tab w:val="right" w:leader="dot" w:pos="8296"/>
            </w:tabs>
            <w:rPr>
              <w:del w:id="66" w:author="think" w:date="2017-02-19T22:28:00Z"/>
              <w:noProof/>
              <w:sz w:val="16"/>
            </w:rPr>
          </w:pPr>
          <w:del w:id="67" w:author="think" w:date="2017-02-19T22:28:00Z">
            <w:r w:rsidRPr="00126C3D" w:rsidDel="00126C3D">
              <w:rPr>
                <w:noProof/>
                <w:sz w:val="22"/>
                <w:rPrChange w:id="68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2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69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业务场景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6</w:delText>
            </w:r>
          </w:del>
        </w:p>
        <w:p w14:paraId="13B0C2BE" w14:textId="3E68F969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70" w:author="think" w:date="2017-02-19T22:28:00Z"/>
              <w:noProof/>
              <w:sz w:val="16"/>
            </w:rPr>
          </w:pPr>
          <w:del w:id="71" w:author="think" w:date="2017-02-19T22:28:00Z">
            <w:r w:rsidRPr="00126C3D" w:rsidDel="00126C3D">
              <w:rPr>
                <w:noProof/>
                <w:sz w:val="22"/>
                <w:rPrChange w:id="72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2.1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73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顾客消费交易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6</w:delText>
            </w:r>
          </w:del>
        </w:p>
        <w:p w14:paraId="7F2BBD93" w14:textId="6E997BDD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74" w:author="think" w:date="2017-02-19T22:28:00Z"/>
              <w:noProof/>
              <w:sz w:val="16"/>
            </w:rPr>
          </w:pPr>
          <w:del w:id="75" w:author="think" w:date="2017-02-19T22:28:00Z">
            <w:r w:rsidRPr="00126C3D" w:rsidDel="00126C3D">
              <w:rPr>
                <w:noProof/>
                <w:sz w:val="22"/>
                <w:rPrChange w:id="76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2.2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77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商户交易结果反馈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6</w:delText>
            </w:r>
          </w:del>
        </w:p>
        <w:p w14:paraId="4C14B4B5" w14:textId="4FAC32AC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78" w:author="think" w:date="2017-02-19T22:28:00Z"/>
              <w:noProof/>
              <w:sz w:val="16"/>
            </w:rPr>
          </w:pPr>
          <w:del w:id="79" w:author="think" w:date="2017-02-19T22:28:00Z">
            <w:r w:rsidRPr="00126C3D" w:rsidDel="00126C3D">
              <w:rPr>
                <w:noProof/>
                <w:sz w:val="22"/>
                <w:rPrChange w:id="80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2.3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81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商户自助服务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7</w:delText>
            </w:r>
          </w:del>
        </w:p>
        <w:p w14:paraId="51655CFE" w14:textId="75134338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82" w:author="think" w:date="2017-02-19T22:28:00Z"/>
              <w:noProof/>
              <w:sz w:val="16"/>
            </w:rPr>
          </w:pPr>
          <w:del w:id="83" w:author="think" w:date="2017-02-19T22:28:00Z">
            <w:r w:rsidRPr="00126C3D" w:rsidDel="00126C3D">
              <w:rPr>
                <w:noProof/>
                <w:sz w:val="22"/>
                <w:rPrChange w:id="84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2.4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85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客户经理自助查询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7</w:delText>
            </w:r>
          </w:del>
        </w:p>
        <w:p w14:paraId="38AD62ED" w14:textId="6FEF94B3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86" w:author="think" w:date="2017-02-19T22:28:00Z"/>
              <w:noProof/>
              <w:sz w:val="16"/>
            </w:rPr>
          </w:pPr>
          <w:del w:id="87" w:author="think" w:date="2017-02-19T22:28:00Z">
            <w:r w:rsidRPr="00126C3D" w:rsidDel="00126C3D">
              <w:rPr>
                <w:noProof/>
                <w:sz w:val="22"/>
                <w:rPrChange w:id="88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2.5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89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后台管理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8</w:delText>
            </w:r>
          </w:del>
        </w:p>
        <w:p w14:paraId="6EB8F217" w14:textId="0B694A9B" w:rsidR="00764DED" w:rsidRPr="00A10463" w:rsidDel="00126C3D" w:rsidRDefault="00764DED">
          <w:pPr>
            <w:pStyle w:val="11"/>
            <w:tabs>
              <w:tab w:val="left" w:pos="840"/>
              <w:tab w:val="right" w:leader="dot" w:pos="8296"/>
            </w:tabs>
            <w:rPr>
              <w:del w:id="90" w:author="think" w:date="2017-02-19T22:28:00Z"/>
              <w:noProof/>
              <w:sz w:val="16"/>
            </w:rPr>
          </w:pPr>
          <w:del w:id="91" w:author="think" w:date="2017-02-19T22:28:00Z">
            <w:r w:rsidRPr="00126C3D" w:rsidDel="00126C3D">
              <w:rPr>
                <w:noProof/>
                <w:sz w:val="22"/>
                <w:rPrChange w:id="92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93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详细功能要求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11</w:delText>
            </w:r>
          </w:del>
        </w:p>
        <w:p w14:paraId="482C4DF2" w14:textId="46AC3F7F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94" w:author="think" w:date="2017-02-19T22:28:00Z"/>
              <w:noProof/>
              <w:sz w:val="16"/>
            </w:rPr>
          </w:pPr>
          <w:del w:id="95" w:author="think" w:date="2017-02-19T22:28:00Z">
            <w:r w:rsidRPr="00126C3D" w:rsidDel="00126C3D">
              <w:rPr>
                <w:noProof/>
                <w:sz w:val="22"/>
                <w:rPrChange w:id="96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3.1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97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商户自助功能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11</w:delText>
            </w:r>
          </w:del>
        </w:p>
        <w:p w14:paraId="66B724D6" w14:textId="4743003C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98" w:author="think" w:date="2017-02-19T22:28:00Z"/>
              <w:noProof/>
              <w:sz w:val="16"/>
            </w:rPr>
          </w:pPr>
          <w:del w:id="99" w:author="think" w:date="2017-02-19T22:28:00Z">
            <w:r w:rsidRPr="00126C3D" w:rsidDel="00126C3D">
              <w:rPr>
                <w:noProof/>
                <w:sz w:val="22"/>
                <w:rPrChange w:id="100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3.1.1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01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商户关注公众号：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11</w:delText>
            </w:r>
          </w:del>
        </w:p>
        <w:p w14:paraId="1B0D2379" w14:textId="5393B11A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02" w:author="think" w:date="2017-02-19T22:28:00Z"/>
              <w:noProof/>
              <w:sz w:val="16"/>
            </w:rPr>
          </w:pPr>
          <w:del w:id="103" w:author="think" w:date="2017-02-19T22:28:00Z">
            <w:r w:rsidRPr="00126C3D" w:rsidDel="00126C3D">
              <w:rPr>
                <w:noProof/>
                <w:sz w:val="22"/>
                <w:rPrChange w:id="104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3.1.2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05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商户注册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12</w:delText>
            </w:r>
          </w:del>
        </w:p>
        <w:p w14:paraId="6216AADA" w14:textId="1DFD1BF2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06" w:author="think" w:date="2017-02-19T22:28:00Z"/>
              <w:noProof/>
              <w:sz w:val="16"/>
            </w:rPr>
          </w:pPr>
          <w:del w:id="107" w:author="think" w:date="2017-02-19T22:28:00Z">
            <w:r w:rsidRPr="00126C3D" w:rsidDel="00126C3D">
              <w:rPr>
                <w:noProof/>
                <w:sz w:val="22"/>
                <w:rPrChange w:id="108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3.1.3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09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收款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13</w:delText>
            </w:r>
          </w:del>
        </w:p>
        <w:p w14:paraId="1AA55B7E" w14:textId="65055298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10" w:author="think" w:date="2017-02-19T22:28:00Z"/>
              <w:noProof/>
              <w:sz w:val="16"/>
            </w:rPr>
          </w:pPr>
          <w:del w:id="111" w:author="think" w:date="2017-02-19T22:28:00Z">
            <w:r w:rsidRPr="00126C3D" w:rsidDel="00126C3D">
              <w:rPr>
                <w:noProof/>
                <w:sz w:val="22"/>
                <w:rPrChange w:id="112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3.1.4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13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上一笔交易记录查询</w:delText>
            </w:r>
            <w:r w:rsidRPr="00126C3D" w:rsidDel="00126C3D">
              <w:rPr>
                <w:rFonts w:hint="eastAsia"/>
                <w:noProof/>
                <w:sz w:val="22"/>
                <w:highlight w:val="yellow"/>
                <w:rPrChange w:id="114" w:author="think" w:date="2017-02-19T22:28:00Z">
                  <w:rPr>
                    <w:rStyle w:val="af5"/>
                    <w:rFonts w:hint="eastAsia"/>
                    <w:noProof/>
                    <w:sz w:val="22"/>
                    <w:highlight w:val="yellow"/>
                  </w:rPr>
                </w:rPrChange>
              </w:rPr>
              <w:delText>（需增加入账情况字段）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14</w:delText>
            </w:r>
          </w:del>
        </w:p>
        <w:p w14:paraId="54B3B2A2" w14:textId="177C7505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15" w:author="think" w:date="2017-02-19T22:28:00Z"/>
              <w:noProof/>
              <w:sz w:val="16"/>
            </w:rPr>
          </w:pPr>
          <w:del w:id="116" w:author="think" w:date="2017-02-19T22:28:00Z">
            <w:r w:rsidRPr="00126C3D" w:rsidDel="00126C3D">
              <w:rPr>
                <w:noProof/>
                <w:sz w:val="22"/>
                <w:rPrChange w:id="117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3.1.5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18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今天、前天交易查询</w:delText>
            </w:r>
            <w:r w:rsidRPr="00126C3D" w:rsidDel="00126C3D">
              <w:rPr>
                <w:rFonts w:hint="eastAsia"/>
                <w:noProof/>
                <w:sz w:val="22"/>
                <w:highlight w:val="yellow"/>
                <w:rPrChange w:id="119" w:author="think" w:date="2017-02-19T22:28:00Z">
                  <w:rPr>
                    <w:rStyle w:val="af5"/>
                    <w:rFonts w:hint="eastAsia"/>
                    <w:noProof/>
                    <w:sz w:val="22"/>
                    <w:highlight w:val="yellow"/>
                  </w:rPr>
                </w:rPrChange>
              </w:rPr>
              <w:delText>（需增加入账情况字段）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15</w:delText>
            </w:r>
          </w:del>
        </w:p>
        <w:p w14:paraId="0CD8E418" w14:textId="1B37774C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20" w:author="think" w:date="2017-02-19T22:28:00Z"/>
              <w:noProof/>
              <w:sz w:val="16"/>
            </w:rPr>
          </w:pPr>
          <w:del w:id="121" w:author="think" w:date="2017-02-19T22:28:00Z">
            <w:r w:rsidRPr="00126C3D" w:rsidDel="00126C3D">
              <w:rPr>
                <w:noProof/>
                <w:sz w:val="22"/>
                <w:rPrChange w:id="122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3.1.6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23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历史交易查询</w:delText>
            </w:r>
            <w:r w:rsidRPr="00126C3D" w:rsidDel="00126C3D">
              <w:rPr>
                <w:rFonts w:hint="eastAsia"/>
                <w:noProof/>
                <w:sz w:val="22"/>
                <w:highlight w:val="yellow"/>
                <w:rPrChange w:id="124" w:author="think" w:date="2017-02-19T22:28:00Z">
                  <w:rPr>
                    <w:rStyle w:val="af5"/>
                    <w:rFonts w:hint="eastAsia"/>
                    <w:noProof/>
                    <w:sz w:val="22"/>
                    <w:highlight w:val="yellow"/>
                  </w:rPr>
                </w:rPrChange>
              </w:rPr>
              <w:delText>（需增加入账情况字段）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15</w:delText>
            </w:r>
          </w:del>
        </w:p>
        <w:p w14:paraId="77B32E21" w14:textId="7F45E3FF" w:rsidR="00764DED" w:rsidRPr="00A10463" w:rsidDel="00126C3D" w:rsidRDefault="00764DED">
          <w:pPr>
            <w:pStyle w:val="31"/>
            <w:tabs>
              <w:tab w:val="left" w:pos="1796"/>
              <w:tab w:val="right" w:leader="dot" w:pos="8296"/>
            </w:tabs>
            <w:ind w:left="1280"/>
            <w:rPr>
              <w:del w:id="125" w:author="think" w:date="2017-02-19T22:28:00Z"/>
              <w:noProof/>
              <w:sz w:val="16"/>
            </w:rPr>
          </w:pPr>
          <w:del w:id="126" w:author="think" w:date="2017-02-19T22:28:00Z">
            <w:r w:rsidRPr="00126C3D" w:rsidDel="00126C3D">
              <w:rPr>
                <w:noProof/>
                <w:sz w:val="22"/>
                <w:highlight w:val="yellow"/>
                <w:rPrChange w:id="127" w:author="think" w:date="2017-02-19T22:28:00Z">
                  <w:rPr>
                    <w:rStyle w:val="af5"/>
                    <w:noProof/>
                    <w:sz w:val="22"/>
                    <w:highlight w:val="yellow"/>
                  </w:rPr>
                </w:rPrChange>
              </w:rPr>
              <w:delText>3.1.7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28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找客服</w:delText>
            </w:r>
            <w:r w:rsidRPr="00126C3D" w:rsidDel="00126C3D">
              <w:rPr>
                <w:rFonts w:hint="eastAsia"/>
                <w:noProof/>
                <w:sz w:val="22"/>
                <w:highlight w:val="yellow"/>
                <w:rPrChange w:id="129" w:author="think" w:date="2017-02-19T22:28:00Z">
                  <w:rPr>
                    <w:rStyle w:val="af5"/>
                    <w:rFonts w:hint="eastAsia"/>
                    <w:noProof/>
                    <w:sz w:val="22"/>
                    <w:highlight w:val="yellow"/>
                  </w:rPr>
                </w:rPrChange>
              </w:rPr>
              <w:delText>（建议使用原有微信功能，减少客户培训指导工作）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16</w:delText>
            </w:r>
          </w:del>
        </w:p>
        <w:p w14:paraId="2FFD97C8" w14:textId="74D80BE9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130" w:author="think" w:date="2017-02-19T22:28:00Z"/>
              <w:noProof/>
              <w:sz w:val="16"/>
            </w:rPr>
          </w:pPr>
          <w:del w:id="131" w:author="think" w:date="2017-02-19T22:28:00Z">
            <w:r w:rsidRPr="00126C3D" w:rsidDel="00126C3D">
              <w:rPr>
                <w:noProof/>
                <w:sz w:val="22"/>
                <w:rPrChange w:id="132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33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后台管理功能（</w:delText>
            </w:r>
            <w:r w:rsidRPr="00126C3D" w:rsidDel="00126C3D">
              <w:rPr>
                <w:noProof/>
                <w:sz w:val="22"/>
                <w:rPrChange w:id="134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PC</w:delText>
            </w:r>
            <w:r w:rsidRPr="00126C3D" w:rsidDel="00126C3D">
              <w:rPr>
                <w:rFonts w:hint="eastAsia"/>
                <w:noProof/>
                <w:sz w:val="22"/>
                <w:rPrChange w:id="135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端）</w:delText>
            </w:r>
            <w:r w:rsidRPr="00126C3D" w:rsidDel="00126C3D">
              <w:rPr>
                <w:rFonts w:hint="eastAsia"/>
                <w:noProof/>
                <w:sz w:val="22"/>
                <w:highlight w:val="yellow"/>
                <w:rPrChange w:id="136" w:author="think" w:date="2017-02-19T22:28:00Z">
                  <w:rPr>
                    <w:rStyle w:val="af5"/>
                    <w:rFonts w:hint="eastAsia"/>
                    <w:noProof/>
                    <w:sz w:val="22"/>
                    <w:highlight w:val="yellow"/>
                  </w:rPr>
                </w:rPrChange>
              </w:rPr>
              <w:delText>（请按照业务场景进行调整、补充）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2EB4ADCC" w14:textId="38A57C7D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37" w:author="think" w:date="2017-02-19T22:28:00Z"/>
              <w:noProof/>
              <w:sz w:val="16"/>
            </w:rPr>
          </w:pPr>
          <w:del w:id="138" w:author="think" w:date="2017-02-19T22:28:00Z">
            <w:r w:rsidRPr="00126C3D" w:rsidDel="00126C3D">
              <w:rPr>
                <w:noProof/>
                <w:sz w:val="22"/>
                <w:rPrChange w:id="139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3.2.1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40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商户信息管理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647C324A" w14:textId="770437FD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41" w:author="think" w:date="2017-02-19T22:28:00Z"/>
              <w:noProof/>
              <w:sz w:val="16"/>
            </w:rPr>
          </w:pPr>
          <w:del w:id="142" w:author="think" w:date="2017-02-19T22:28:00Z">
            <w:r w:rsidRPr="00126C3D" w:rsidDel="00126C3D">
              <w:rPr>
                <w:noProof/>
                <w:sz w:val="22"/>
                <w:rPrChange w:id="143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3.2.2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44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导出商户信息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0BA23028" w14:textId="5B106640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45" w:author="think" w:date="2017-02-19T22:28:00Z"/>
              <w:noProof/>
              <w:sz w:val="16"/>
            </w:rPr>
          </w:pPr>
          <w:del w:id="146" w:author="think" w:date="2017-02-19T22:28:00Z">
            <w:r w:rsidRPr="00126C3D" w:rsidDel="00126C3D">
              <w:rPr>
                <w:noProof/>
                <w:sz w:val="22"/>
                <w:rPrChange w:id="147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3.2.3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48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生成商户二维码码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681E17E4" w14:textId="7C8D2CE4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49" w:author="think" w:date="2017-02-19T22:28:00Z"/>
              <w:noProof/>
              <w:sz w:val="16"/>
            </w:rPr>
          </w:pPr>
          <w:del w:id="150" w:author="think" w:date="2017-02-19T22:28:00Z">
            <w:r w:rsidRPr="00126C3D" w:rsidDel="00126C3D">
              <w:rPr>
                <w:noProof/>
                <w:sz w:val="22"/>
                <w:rPrChange w:id="151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3.2.4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52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商户开通、停用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658769DB" w14:textId="10A20FF9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53" w:author="think" w:date="2017-02-19T22:28:00Z"/>
              <w:noProof/>
              <w:sz w:val="16"/>
            </w:rPr>
          </w:pPr>
          <w:del w:id="154" w:author="think" w:date="2017-02-19T22:28:00Z">
            <w:r w:rsidRPr="00126C3D" w:rsidDel="00126C3D">
              <w:rPr>
                <w:noProof/>
                <w:sz w:val="22"/>
                <w:rPrChange w:id="155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3.2.5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56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渠道路由维护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16F4E335" w14:textId="2EC6E20E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57" w:author="think" w:date="2017-02-19T22:28:00Z"/>
              <w:noProof/>
              <w:sz w:val="16"/>
            </w:rPr>
          </w:pPr>
          <w:del w:id="158" w:author="think" w:date="2017-02-19T22:28:00Z">
            <w:r w:rsidRPr="00126C3D" w:rsidDel="00126C3D">
              <w:rPr>
                <w:noProof/>
                <w:sz w:val="22"/>
                <w:rPrChange w:id="159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3.2.6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60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商户路由失败原因查询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4BBD2A44" w14:textId="1BF20F6D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61" w:author="think" w:date="2017-02-19T22:28:00Z"/>
              <w:noProof/>
              <w:sz w:val="16"/>
            </w:rPr>
          </w:pPr>
          <w:del w:id="162" w:author="think" w:date="2017-02-19T22:28:00Z">
            <w:r w:rsidRPr="00126C3D" w:rsidDel="00126C3D">
              <w:rPr>
                <w:noProof/>
                <w:sz w:val="22"/>
                <w:rPrChange w:id="163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3.2.7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64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主动通知记录查询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330B4D84" w14:textId="273238EB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65" w:author="think" w:date="2017-02-19T22:28:00Z"/>
              <w:noProof/>
              <w:sz w:val="16"/>
            </w:rPr>
          </w:pPr>
          <w:del w:id="166" w:author="think" w:date="2017-02-19T22:28:00Z">
            <w:r w:rsidRPr="00126C3D" w:rsidDel="00126C3D">
              <w:rPr>
                <w:noProof/>
                <w:sz w:val="22"/>
                <w:rPrChange w:id="167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3.2.8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68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交易记录查询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53A9A07C" w14:textId="4FDD9BB8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69" w:author="think" w:date="2017-02-19T22:28:00Z"/>
              <w:noProof/>
              <w:sz w:val="16"/>
            </w:rPr>
          </w:pPr>
          <w:del w:id="170" w:author="think" w:date="2017-02-19T22:28:00Z">
            <w:r w:rsidRPr="00126C3D" w:rsidDel="00126C3D">
              <w:rPr>
                <w:noProof/>
                <w:sz w:val="22"/>
                <w:rPrChange w:id="171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3.2.9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72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上游交易记录查询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2D7EA597" w14:textId="562DDDB2" w:rsidR="00764DED" w:rsidRPr="00A10463" w:rsidDel="00126C3D" w:rsidRDefault="00764DED">
          <w:pPr>
            <w:pStyle w:val="31"/>
            <w:tabs>
              <w:tab w:val="left" w:pos="1945"/>
              <w:tab w:val="right" w:leader="dot" w:pos="8296"/>
            </w:tabs>
            <w:ind w:left="1280"/>
            <w:rPr>
              <w:del w:id="173" w:author="think" w:date="2017-02-19T22:28:00Z"/>
              <w:noProof/>
              <w:sz w:val="16"/>
            </w:rPr>
          </w:pPr>
          <w:del w:id="174" w:author="think" w:date="2017-02-19T22:28:00Z">
            <w:r w:rsidRPr="00126C3D" w:rsidDel="00126C3D">
              <w:rPr>
                <w:noProof/>
                <w:sz w:val="22"/>
                <w:rPrChange w:id="175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3.2.10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76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清算数据维护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18</w:delText>
            </w:r>
          </w:del>
        </w:p>
        <w:p w14:paraId="6EA364F3" w14:textId="36D01FF9" w:rsidR="00764DED" w:rsidRPr="00A10463" w:rsidDel="00126C3D" w:rsidRDefault="00764DED">
          <w:pPr>
            <w:pStyle w:val="11"/>
            <w:tabs>
              <w:tab w:val="left" w:pos="840"/>
              <w:tab w:val="right" w:leader="dot" w:pos="8296"/>
            </w:tabs>
            <w:rPr>
              <w:del w:id="177" w:author="think" w:date="2017-02-19T22:28:00Z"/>
              <w:noProof/>
              <w:sz w:val="16"/>
            </w:rPr>
          </w:pPr>
          <w:del w:id="178" w:author="think" w:date="2017-02-19T22:28:00Z">
            <w:r w:rsidRPr="00126C3D" w:rsidDel="00126C3D">
              <w:rPr>
                <w:noProof/>
                <w:sz w:val="22"/>
                <w:rPrChange w:id="179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80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系统设计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19</w:delText>
            </w:r>
          </w:del>
        </w:p>
        <w:p w14:paraId="0D64A8FB" w14:textId="79ED0513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181" w:author="think" w:date="2017-02-19T22:28:00Z"/>
              <w:noProof/>
              <w:sz w:val="16"/>
            </w:rPr>
          </w:pPr>
          <w:del w:id="182" w:author="think" w:date="2017-02-19T22:28:00Z">
            <w:r w:rsidRPr="00126C3D" w:rsidDel="00126C3D">
              <w:rPr>
                <w:noProof/>
                <w:sz w:val="22"/>
                <w:rPrChange w:id="183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4.1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84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相关规范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19</w:delText>
            </w:r>
          </w:del>
        </w:p>
        <w:p w14:paraId="69B34B78" w14:textId="7D2D8A32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185" w:author="think" w:date="2017-02-19T22:28:00Z"/>
              <w:noProof/>
              <w:sz w:val="16"/>
            </w:rPr>
          </w:pPr>
          <w:del w:id="186" w:author="think" w:date="2017-02-19T22:28:00Z">
            <w:r w:rsidRPr="00126C3D" w:rsidDel="00126C3D">
              <w:rPr>
                <w:noProof/>
                <w:sz w:val="22"/>
                <w:rPrChange w:id="187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4.2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88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数据库设计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19</w:delText>
            </w:r>
          </w:del>
        </w:p>
        <w:p w14:paraId="1E6333D5" w14:textId="13767C22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89" w:author="think" w:date="2017-02-19T22:28:00Z"/>
              <w:noProof/>
              <w:sz w:val="16"/>
            </w:rPr>
          </w:pPr>
          <w:del w:id="190" w:author="think" w:date="2017-02-19T22:28:00Z">
            <w:r w:rsidRPr="00126C3D" w:rsidDel="00126C3D">
              <w:rPr>
                <w:noProof/>
                <w:sz w:val="22"/>
                <w:rPrChange w:id="191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4.2.1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92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商户信息</w:delText>
            </w:r>
            <w:r w:rsidRPr="00A10463" w:rsidDel="00126C3D">
              <w:rPr>
                <w:noProof/>
                <w:webHidden/>
                <w:sz w:val="22"/>
              </w:rPr>
              <w:tab/>
              <w:delText>19</w:delText>
            </w:r>
          </w:del>
        </w:p>
        <w:p w14:paraId="5EC821CF" w14:textId="4384F1FA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93" w:author="think" w:date="2017-02-19T22:28:00Z"/>
              <w:noProof/>
              <w:sz w:val="16"/>
            </w:rPr>
          </w:pPr>
          <w:del w:id="194" w:author="think" w:date="2017-02-19T22:28:00Z">
            <w:r w:rsidRPr="00126C3D" w:rsidDel="00126C3D">
              <w:rPr>
                <w:noProof/>
                <w:sz w:val="22"/>
                <w:rPrChange w:id="195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4.2.2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196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上游渠道基本信息</w:delText>
            </w:r>
            <w:r w:rsidRPr="00A10463" w:rsidDel="00126C3D">
              <w:rPr>
                <w:noProof/>
                <w:webHidden/>
                <w:sz w:val="22"/>
              </w:rPr>
              <w:tab/>
              <w:delText>20</w:delText>
            </w:r>
          </w:del>
        </w:p>
        <w:p w14:paraId="3EC5DB37" w14:textId="01FA55AE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197" w:author="think" w:date="2017-02-19T22:28:00Z"/>
              <w:noProof/>
              <w:sz w:val="16"/>
            </w:rPr>
          </w:pPr>
          <w:del w:id="198" w:author="think" w:date="2017-02-19T22:28:00Z">
            <w:r w:rsidRPr="00126C3D" w:rsidDel="00126C3D">
              <w:rPr>
                <w:noProof/>
                <w:sz w:val="22"/>
                <w:rPrChange w:id="199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4.2.3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200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路由关系配置</w:delText>
            </w:r>
            <w:r w:rsidRPr="00A10463" w:rsidDel="00126C3D">
              <w:rPr>
                <w:noProof/>
                <w:webHidden/>
                <w:sz w:val="22"/>
              </w:rPr>
              <w:tab/>
            </w:r>
            <w:r w:rsidR="00126C3D" w:rsidDel="00126C3D">
              <w:rPr>
                <w:noProof/>
                <w:webHidden/>
                <w:sz w:val="22"/>
              </w:rPr>
              <w:delText>21</w:delText>
            </w:r>
          </w:del>
        </w:p>
        <w:p w14:paraId="47779EBA" w14:textId="5E43E48D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201" w:author="think" w:date="2017-02-19T22:28:00Z"/>
              <w:noProof/>
              <w:sz w:val="16"/>
            </w:rPr>
          </w:pPr>
          <w:del w:id="202" w:author="think" w:date="2017-02-19T22:28:00Z">
            <w:r w:rsidRPr="00126C3D" w:rsidDel="00126C3D">
              <w:rPr>
                <w:noProof/>
                <w:sz w:val="22"/>
                <w:rPrChange w:id="203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4.2.4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204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客户经理信息（请确定）</w:delText>
            </w:r>
            <w:r w:rsidRPr="00A10463" w:rsidDel="00126C3D">
              <w:rPr>
                <w:noProof/>
                <w:webHidden/>
                <w:sz w:val="22"/>
              </w:rPr>
              <w:tab/>
              <w:delText>21</w:delText>
            </w:r>
          </w:del>
        </w:p>
        <w:p w14:paraId="531125ED" w14:textId="6DA3E22A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205" w:author="think" w:date="2017-02-19T22:28:00Z"/>
              <w:noProof/>
              <w:sz w:val="16"/>
            </w:rPr>
          </w:pPr>
          <w:del w:id="206" w:author="think" w:date="2017-02-19T22:28:00Z">
            <w:r w:rsidRPr="00126C3D" w:rsidDel="00126C3D">
              <w:rPr>
                <w:noProof/>
                <w:sz w:val="22"/>
                <w:rPrChange w:id="207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4.2.5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208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订单信息</w:delText>
            </w:r>
            <w:r w:rsidRPr="00A10463" w:rsidDel="00126C3D">
              <w:rPr>
                <w:noProof/>
                <w:webHidden/>
                <w:sz w:val="22"/>
              </w:rPr>
              <w:tab/>
              <w:delText>22</w:delText>
            </w:r>
          </w:del>
        </w:p>
        <w:p w14:paraId="53E8E590" w14:textId="43286982" w:rsidR="00764DED" w:rsidRPr="00A10463" w:rsidDel="00126C3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del w:id="209" w:author="think" w:date="2017-02-19T22:28:00Z"/>
              <w:noProof/>
              <w:sz w:val="16"/>
            </w:rPr>
          </w:pPr>
          <w:del w:id="210" w:author="think" w:date="2017-02-19T22:28:00Z">
            <w:r w:rsidRPr="00126C3D" w:rsidDel="00126C3D">
              <w:rPr>
                <w:noProof/>
                <w:sz w:val="22"/>
                <w:rPrChange w:id="211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4.2.6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212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通知信息</w:delText>
            </w:r>
            <w:r w:rsidRPr="00A10463" w:rsidDel="00126C3D">
              <w:rPr>
                <w:noProof/>
                <w:webHidden/>
                <w:sz w:val="22"/>
              </w:rPr>
              <w:tab/>
              <w:delText>23</w:delText>
            </w:r>
          </w:del>
        </w:p>
        <w:p w14:paraId="28BBB7CE" w14:textId="00646AA2" w:rsidR="00764DED" w:rsidRPr="00A10463" w:rsidDel="00126C3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del w:id="213" w:author="think" w:date="2017-02-19T22:28:00Z"/>
              <w:noProof/>
              <w:sz w:val="16"/>
            </w:rPr>
          </w:pPr>
          <w:del w:id="214" w:author="think" w:date="2017-02-19T22:28:00Z">
            <w:r w:rsidRPr="00126C3D" w:rsidDel="00126C3D">
              <w:rPr>
                <w:noProof/>
                <w:sz w:val="22"/>
                <w:rPrChange w:id="215" w:author="think" w:date="2017-02-19T22:28:00Z">
                  <w:rPr>
                    <w:rStyle w:val="af5"/>
                    <w:noProof/>
                    <w:sz w:val="22"/>
                  </w:rPr>
                </w:rPrChange>
              </w:rPr>
              <w:delText>4.3</w:delText>
            </w:r>
            <w:r w:rsidRPr="00A10463" w:rsidDel="00126C3D">
              <w:rPr>
                <w:noProof/>
                <w:sz w:val="16"/>
              </w:rPr>
              <w:tab/>
            </w:r>
            <w:r w:rsidRPr="00126C3D" w:rsidDel="00126C3D">
              <w:rPr>
                <w:rFonts w:hint="eastAsia"/>
                <w:noProof/>
                <w:sz w:val="22"/>
                <w:rPrChange w:id="216" w:author="think" w:date="2017-02-19T22:28:00Z">
                  <w:rPr>
                    <w:rStyle w:val="af5"/>
                    <w:rFonts w:hint="eastAsia"/>
                    <w:noProof/>
                    <w:sz w:val="22"/>
                  </w:rPr>
                </w:rPrChange>
              </w:rPr>
              <w:delText>角色划分</w:delText>
            </w:r>
            <w:r w:rsidRPr="00A10463" w:rsidDel="00126C3D">
              <w:rPr>
                <w:noProof/>
                <w:webHidden/>
                <w:sz w:val="22"/>
              </w:rPr>
              <w:tab/>
              <w:delText>24</w:delText>
            </w:r>
          </w:del>
        </w:p>
        <w:p w14:paraId="6896C0B6" w14:textId="644BF3C2" w:rsidR="00FC132B" w:rsidRDefault="00764DED">
          <w:pPr>
            <w:pStyle w:val="11"/>
            <w:tabs>
              <w:tab w:val="right" w:leader="dot" w:pos="8296"/>
            </w:tabs>
            <w:rPr>
              <w:ins w:id="217" w:author="think" w:date="2017-02-19T22:34:00Z"/>
              <w:b w:val="0"/>
              <w:bCs w:val="0"/>
              <w:caps w:val="0"/>
              <w:noProof/>
              <w:sz w:val="21"/>
              <w:szCs w:val="22"/>
            </w:rPr>
          </w:pPr>
          <w:del w:id="218" w:author="think" w:date="2017-02-19T22:30:00Z">
            <w:r w:rsidRPr="00A10463" w:rsidDel="00FC132B">
              <w:rPr>
                <w:b w:val="0"/>
                <w:bCs w:val="0"/>
                <w:sz w:val="22"/>
                <w:lang w:val="zh-CN"/>
              </w:rPr>
              <w:fldChar w:fldCharType="end"/>
            </w:r>
          </w:del>
          <w:ins w:id="219" w:author="think" w:date="2017-02-19T22:30:00Z">
            <w:r w:rsidR="00FC132B">
              <w:rPr>
                <w:b w:val="0"/>
                <w:bCs w:val="0"/>
                <w:sz w:val="22"/>
                <w:lang w:val="zh-CN"/>
              </w:rPr>
              <w:fldChar w:fldCharType="begin"/>
            </w:r>
            <w:r w:rsidR="00FC132B">
              <w:rPr>
                <w:b w:val="0"/>
                <w:bCs w:val="0"/>
                <w:sz w:val="22"/>
                <w:lang w:val="zh-CN"/>
              </w:rPr>
              <w:instrText xml:space="preserve"> TOC \o "1-3" \h \z \u </w:instrText>
            </w:r>
          </w:ins>
          <w:r w:rsidR="00FC132B">
            <w:rPr>
              <w:b w:val="0"/>
              <w:bCs w:val="0"/>
              <w:sz w:val="22"/>
              <w:lang w:val="zh-CN"/>
            </w:rPr>
            <w:fldChar w:fldCharType="separate"/>
          </w:r>
          <w:ins w:id="220" w:author="think" w:date="2017-02-19T22:34:00Z">
            <w:r w:rsidR="00FC132B" w:rsidRPr="004D31DD">
              <w:rPr>
                <w:rStyle w:val="af5"/>
                <w:noProof/>
              </w:rPr>
              <w:fldChar w:fldCharType="begin"/>
            </w:r>
            <w:r w:rsidR="00FC132B" w:rsidRPr="004D31DD">
              <w:rPr>
                <w:rStyle w:val="af5"/>
                <w:noProof/>
              </w:rPr>
              <w:instrText xml:space="preserve"> </w:instrText>
            </w:r>
            <w:r w:rsidR="00FC132B">
              <w:rPr>
                <w:noProof/>
              </w:rPr>
              <w:instrText>HYPERLINK \l "_Toc475306974"</w:instrText>
            </w:r>
            <w:r w:rsidR="00FC132B" w:rsidRPr="004D31DD">
              <w:rPr>
                <w:rStyle w:val="af5"/>
                <w:noProof/>
              </w:rPr>
              <w:instrText xml:space="preserve"> </w:instrText>
            </w:r>
            <w:r w:rsidR="00FC132B" w:rsidRPr="004D31DD">
              <w:rPr>
                <w:rStyle w:val="af5"/>
                <w:noProof/>
              </w:rPr>
            </w:r>
            <w:r w:rsidR="00FC132B" w:rsidRPr="004D31DD">
              <w:rPr>
                <w:rStyle w:val="af5"/>
                <w:noProof/>
              </w:rPr>
              <w:fldChar w:fldCharType="separate"/>
            </w:r>
            <w:r w:rsidR="00FC132B" w:rsidRPr="004D31DD">
              <w:rPr>
                <w:rStyle w:val="af5"/>
                <w:noProof/>
              </w:rPr>
              <w:t>银码通二维码支付平台功能需求说明书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_Toc475306974 \h </w:instrText>
            </w:r>
            <w:r w:rsidR="00FC132B">
              <w:rPr>
                <w:noProof/>
                <w:webHidden/>
              </w:rPr>
            </w:r>
          </w:ins>
          <w:r w:rsidR="00FC132B">
            <w:rPr>
              <w:noProof/>
              <w:webHidden/>
            </w:rPr>
            <w:fldChar w:fldCharType="separate"/>
          </w:r>
          <w:ins w:id="221" w:author="think" w:date="2017-02-19T22:34:00Z">
            <w:r w:rsidR="00FC132B">
              <w:rPr>
                <w:noProof/>
                <w:webHidden/>
              </w:rPr>
              <w:t>1</w:t>
            </w:r>
            <w:r w:rsidR="00FC132B">
              <w:rPr>
                <w:noProof/>
                <w:webHidden/>
              </w:rPr>
              <w:fldChar w:fldCharType="end"/>
            </w:r>
            <w:r w:rsidR="00FC132B" w:rsidRPr="004D31DD">
              <w:rPr>
                <w:rStyle w:val="af5"/>
                <w:noProof/>
              </w:rPr>
              <w:fldChar w:fldCharType="end"/>
            </w:r>
          </w:ins>
        </w:p>
        <w:p w14:paraId="7A6BF9F4" w14:textId="7CAE5D38" w:rsidR="00FC132B" w:rsidRDefault="00FC132B">
          <w:pPr>
            <w:pStyle w:val="11"/>
            <w:tabs>
              <w:tab w:val="right" w:leader="dot" w:pos="8296"/>
            </w:tabs>
            <w:rPr>
              <w:ins w:id="222" w:author="think" w:date="2017-02-19T22:34:00Z"/>
              <w:b w:val="0"/>
              <w:bCs w:val="0"/>
              <w:caps w:val="0"/>
              <w:noProof/>
              <w:sz w:val="21"/>
              <w:szCs w:val="22"/>
            </w:rPr>
          </w:pPr>
          <w:ins w:id="223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"_Toc475306975"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_Toc475306975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4" w:author="think" w:date="2017-02-19T22:3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1B60FECD" w14:textId="5111EE7C" w:rsidR="00FC132B" w:rsidRDefault="00FC132B">
          <w:pPr>
            <w:pStyle w:val="11"/>
            <w:tabs>
              <w:tab w:val="right" w:leader="dot" w:pos="8296"/>
            </w:tabs>
            <w:rPr>
              <w:ins w:id="225" w:author="think" w:date="2017-02-19T22:34:00Z"/>
              <w:b w:val="0"/>
              <w:bCs w:val="0"/>
              <w:caps w:val="0"/>
              <w:noProof/>
              <w:sz w:val="21"/>
              <w:szCs w:val="22"/>
            </w:rPr>
          </w:pPr>
          <w:ins w:id="226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"_Toc475306976"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7" w:author="think" w:date="2017-02-19T22:34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731BCD5F" w14:textId="341734FC" w:rsidR="00FC132B" w:rsidRDefault="00FC132B">
          <w:pPr>
            <w:pStyle w:val="11"/>
            <w:tabs>
              <w:tab w:val="right" w:leader="dot" w:pos="8296"/>
            </w:tabs>
            <w:rPr>
              <w:ins w:id="228" w:author="think" w:date="2017-02-19T22:34:00Z"/>
              <w:b w:val="0"/>
              <w:bCs w:val="0"/>
              <w:caps w:val="0"/>
              <w:noProof/>
              <w:sz w:val="21"/>
              <w:szCs w:val="22"/>
            </w:rPr>
          </w:pPr>
          <w:ins w:id="229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"_Toc475306977"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1 </w:t>
            </w:r>
            <w:r w:rsidRPr="004D31DD">
              <w:rPr>
                <w:rStyle w:val="af5"/>
                <w:noProof/>
              </w:rPr>
              <w:t>系统角色说明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_Toc475306977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0" w:author="think" w:date="2017-02-19T22:3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0CA2999F" w14:textId="6910BC8E" w:rsidR="00FC132B" w:rsidRDefault="00FC132B">
          <w:pPr>
            <w:pStyle w:val="21"/>
            <w:tabs>
              <w:tab w:val="right" w:leader="dot" w:pos="8296"/>
            </w:tabs>
            <w:rPr>
              <w:ins w:id="231" w:author="think" w:date="2017-02-19T22:34:00Z"/>
              <w:smallCaps w:val="0"/>
              <w:noProof/>
              <w:sz w:val="21"/>
              <w:szCs w:val="22"/>
            </w:rPr>
          </w:pPr>
          <w:ins w:id="232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"_Toc475306978"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1.1 </w:t>
            </w:r>
            <w:r w:rsidRPr="004D31DD">
              <w:rPr>
                <w:rStyle w:val="af5"/>
                <w:noProof/>
              </w:rPr>
              <w:t>顾客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3" w:author="think" w:date="2017-02-19T22:3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54EC0FA6" w14:textId="25EC5C5B" w:rsidR="00FC132B" w:rsidRDefault="00FC132B">
          <w:pPr>
            <w:pStyle w:val="21"/>
            <w:tabs>
              <w:tab w:val="right" w:leader="dot" w:pos="8296"/>
            </w:tabs>
            <w:rPr>
              <w:ins w:id="234" w:author="think" w:date="2017-02-19T22:34:00Z"/>
              <w:smallCaps w:val="0"/>
              <w:noProof/>
              <w:sz w:val="21"/>
              <w:szCs w:val="22"/>
            </w:rPr>
          </w:pPr>
          <w:ins w:id="235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"_Toc475306979"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1.2 </w:t>
            </w:r>
            <w:r w:rsidRPr="004D31DD">
              <w:rPr>
                <w:rStyle w:val="af5"/>
                <w:noProof/>
              </w:rPr>
              <w:t>商户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6" w:author="think" w:date="2017-02-19T22:3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7F21378E" w14:textId="630E610A" w:rsidR="00FC132B" w:rsidRDefault="00FC132B">
          <w:pPr>
            <w:pStyle w:val="21"/>
            <w:tabs>
              <w:tab w:val="right" w:leader="dot" w:pos="8296"/>
            </w:tabs>
            <w:rPr>
              <w:ins w:id="237" w:author="think" w:date="2017-02-19T22:34:00Z"/>
              <w:smallCaps w:val="0"/>
              <w:noProof/>
              <w:sz w:val="21"/>
              <w:szCs w:val="22"/>
            </w:rPr>
          </w:pPr>
          <w:ins w:id="238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"_Toc475306980"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1.3 </w:t>
            </w:r>
            <w:r w:rsidRPr="004D31DD">
              <w:rPr>
                <w:rStyle w:val="af5"/>
                <w:noProof/>
              </w:rPr>
              <w:t>客户经理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9" w:author="think" w:date="2017-02-19T22:3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385D4423" w14:textId="007E110C" w:rsidR="00FC132B" w:rsidRDefault="00FC132B">
          <w:pPr>
            <w:pStyle w:val="21"/>
            <w:tabs>
              <w:tab w:val="right" w:leader="dot" w:pos="8296"/>
            </w:tabs>
            <w:rPr>
              <w:ins w:id="240" w:author="think" w:date="2017-02-19T22:34:00Z"/>
              <w:smallCaps w:val="0"/>
              <w:noProof/>
              <w:sz w:val="21"/>
              <w:szCs w:val="22"/>
            </w:rPr>
          </w:pPr>
          <w:ins w:id="241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"_Toc475306981"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1.4 </w:t>
            </w:r>
            <w:r w:rsidRPr="004D31DD">
              <w:rPr>
                <w:rStyle w:val="af5"/>
                <w:noProof/>
              </w:rPr>
              <w:t>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42" w:author="think" w:date="2017-02-19T22:3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6D0BCECD" w14:textId="522567EB" w:rsidR="00FC132B" w:rsidRDefault="00FC132B">
          <w:pPr>
            <w:pStyle w:val="21"/>
            <w:tabs>
              <w:tab w:val="right" w:leader="dot" w:pos="8296"/>
            </w:tabs>
            <w:rPr>
              <w:ins w:id="243" w:author="think" w:date="2017-02-19T22:34:00Z"/>
              <w:smallCaps w:val="0"/>
              <w:noProof/>
              <w:sz w:val="21"/>
              <w:szCs w:val="22"/>
            </w:rPr>
          </w:pPr>
          <w:ins w:id="244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"_Toc475306982"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1.5 </w:t>
            </w:r>
            <w:r w:rsidRPr="004D31DD">
              <w:rPr>
                <w:rStyle w:val="af5"/>
                <w:noProof/>
              </w:rPr>
              <w:t>财务人员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45" w:author="think" w:date="2017-02-19T22:3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79097160" w14:textId="26E77F0D" w:rsidR="00FC132B" w:rsidRDefault="00FC132B">
          <w:pPr>
            <w:pStyle w:val="21"/>
            <w:tabs>
              <w:tab w:val="right" w:leader="dot" w:pos="8296"/>
            </w:tabs>
            <w:rPr>
              <w:ins w:id="246" w:author="think" w:date="2017-02-19T22:34:00Z"/>
              <w:smallCaps w:val="0"/>
              <w:noProof/>
              <w:sz w:val="21"/>
              <w:szCs w:val="22"/>
            </w:rPr>
          </w:pPr>
          <w:ins w:id="247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"_Toc475306983"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1.6 </w:t>
            </w:r>
            <w:r w:rsidRPr="004D31DD">
              <w:rPr>
                <w:rStyle w:val="af5"/>
                <w:noProof/>
              </w:rPr>
              <w:t>客服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48" w:author="think" w:date="2017-02-19T22:3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7A4F6715" w14:textId="2B12BE15" w:rsidR="00FC132B" w:rsidRDefault="00FC132B">
          <w:pPr>
            <w:pStyle w:val="11"/>
            <w:tabs>
              <w:tab w:val="right" w:leader="dot" w:pos="8296"/>
            </w:tabs>
            <w:rPr>
              <w:ins w:id="249" w:author="think" w:date="2017-02-19T22:34:00Z"/>
              <w:b w:val="0"/>
              <w:bCs w:val="0"/>
              <w:caps w:val="0"/>
              <w:noProof/>
              <w:sz w:val="21"/>
              <w:szCs w:val="22"/>
            </w:rPr>
          </w:pPr>
          <w:ins w:id="250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"_Toc475306984"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2 </w:t>
            </w:r>
            <w:r w:rsidRPr="004D31DD">
              <w:rPr>
                <w:rStyle w:val="af5"/>
                <w:noProof/>
              </w:rPr>
              <w:t>业务场景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1" w:author="think" w:date="2017-02-19T22:3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53329088" w14:textId="3D9A1579" w:rsidR="00FC132B" w:rsidRDefault="00FC132B">
          <w:pPr>
            <w:pStyle w:val="21"/>
            <w:tabs>
              <w:tab w:val="right" w:leader="dot" w:pos="8296"/>
            </w:tabs>
            <w:rPr>
              <w:ins w:id="252" w:author="think" w:date="2017-02-19T22:34:00Z"/>
              <w:smallCaps w:val="0"/>
              <w:noProof/>
              <w:sz w:val="21"/>
              <w:szCs w:val="22"/>
            </w:rPr>
          </w:pPr>
          <w:ins w:id="253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"_Toc475306985"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2.1 </w:t>
            </w:r>
            <w:r w:rsidRPr="004D31DD">
              <w:rPr>
                <w:rStyle w:val="af5"/>
                <w:noProof/>
              </w:rPr>
              <w:t>顾客消费交易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4" w:author="think" w:date="2017-02-19T22:3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55DF8DA4" w14:textId="187DD72A" w:rsidR="00FC132B" w:rsidRDefault="00FC132B">
          <w:pPr>
            <w:pStyle w:val="21"/>
            <w:tabs>
              <w:tab w:val="right" w:leader="dot" w:pos="8296"/>
            </w:tabs>
            <w:rPr>
              <w:ins w:id="255" w:author="think" w:date="2017-02-19T22:34:00Z"/>
              <w:smallCaps w:val="0"/>
              <w:noProof/>
              <w:sz w:val="21"/>
              <w:szCs w:val="22"/>
            </w:rPr>
          </w:pPr>
          <w:ins w:id="256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"_Toc475306986"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2.2 </w:t>
            </w:r>
            <w:r w:rsidRPr="004D31DD">
              <w:rPr>
                <w:rStyle w:val="af5"/>
                <w:noProof/>
              </w:rPr>
              <w:t>商户交易结果反馈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7" w:author="think" w:date="2017-02-19T22:3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7C49BD6B" w14:textId="4DB2F8ED" w:rsidR="00FC132B" w:rsidRDefault="00FC132B">
          <w:pPr>
            <w:pStyle w:val="21"/>
            <w:tabs>
              <w:tab w:val="right" w:leader="dot" w:pos="8296"/>
            </w:tabs>
            <w:rPr>
              <w:ins w:id="258" w:author="think" w:date="2017-02-19T22:34:00Z"/>
              <w:smallCaps w:val="0"/>
              <w:noProof/>
              <w:sz w:val="21"/>
              <w:szCs w:val="22"/>
            </w:rPr>
          </w:pPr>
          <w:ins w:id="259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"_Toc475306987"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2.3 </w:t>
            </w:r>
            <w:r w:rsidRPr="004D31DD">
              <w:rPr>
                <w:rStyle w:val="af5"/>
                <w:noProof/>
              </w:rPr>
              <w:t>商户自助服务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0" w:author="think" w:date="2017-02-19T22:3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33F4A0D7" w14:textId="39A3DDDC" w:rsidR="00FC132B" w:rsidRDefault="00FC132B">
          <w:pPr>
            <w:pStyle w:val="21"/>
            <w:tabs>
              <w:tab w:val="right" w:leader="dot" w:pos="8296"/>
            </w:tabs>
            <w:rPr>
              <w:ins w:id="261" w:author="think" w:date="2017-02-19T22:34:00Z"/>
              <w:smallCaps w:val="0"/>
              <w:noProof/>
              <w:sz w:val="21"/>
              <w:szCs w:val="22"/>
            </w:rPr>
          </w:pPr>
          <w:ins w:id="262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"_Toc475306988"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2.4 </w:t>
            </w:r>
            <w:r w:rsidRPr="004D31DD">
              <w:rPr>
                <w:rStyle w:val="af5"/>
                <w:noProof/>
              </w:rPr>
              <w:t>客户经理自助查询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3" w:author="think" w:date="2017-02-19T22:3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4ACB3265" w14:textId="688B05D9" w:rsidR="00FC132B" w:rsidRDefault="00FC132B">
          <w:pPr>
            <w:pStyle w:val="21"/>
            <w:tabs>
              <w:tab w:val="right" w:leader="dot" w:pos="8296"/>
            </w:tabs>
            <w:rPr>
              <w:ins w:id="264" w:author="think" w:date="2017-02-19T22:34:00Z"/>
              <w:smallCaps w:val="0"/>
              <w:noProof/>
              <w:sz w:val="21"/>
              <w:szCs w:val="22"/>
            </w:rPr>
          </w:pPr>
          <w:ins w:id="265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"_Toc475306990"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2.5 </w:t>
            </w:r>
            <w:r w:rsidRPr="004D31DD">
              <w:rPr>
                <w:rStyle w:val="af5"/>
                <w:noProof/>
              </w:rPr>
              <w:t>后台管理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6" w:author="think" w:date="2017-02-19T22:34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705921CF" w14:textId="69C80812" w:rsidR="00FC132B" w:rsidRDefault="00FC132B">
          <w:pPr>
            <w:pStyle w:val="11"/>
            <w:tabs>
              <w:tab w:val="right" w:leader="dot" w:pos="8296"/>
            </w:tabs>
            <w:rPr>
              <w:ins w:id="267" w:author="think" w:date="2017-02-19T22:34:00Z"/>
              <w:b w:val="0"/>
              <w:bCs w:val="0"/>
              <w:caps w:val="0"/>
              <w:noProof/>
              <w:sz w:val="21"/>
              <w:szCs w:val="22"/>
            </w:rPr>
          </w:pPr>
          <w:ins w:id="268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"_Toc475306995"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 </w:t>
            </w:r>
            <w:r w:rsidRPr="004D31DD">
              <w:rPr>
                <w:rStyle w:val="af5"/>
                <w:noProof/>
              </w:rPr>
              <w:t>详细功能要求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9" w:author="think" w:date="2017-02-19T22:34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2672E93A" w14:textId="6F6FCB53" w:rsidR="00FC132B" w:rsidRDefault="00FC132B">
          <w:pPr>
            <w:pStyle w:val="21"/>
            <w:tabs>
              <w:tab w:val="right" w:leader="dot" w:pos="8296"/>
            </w:tabs>
            <w:rPr>
              <w:ins w:id="270" w:author="think" w:date="2017-02-19T22:34:00Z"/>
              <w:smallCaps w:val="0"/>
              <w:noProof/>
              <w:sz w:val="21"/>
              <w:szCs w:val="22"/>
            </w:rPr>
          </w:pPr>
          <w:ins w:id="271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"_Toc475306996"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3.1 </w:t>
            </w:r>
            <w:r w:rsidRPr="004D31DD">
              <w:rPr>
                <w:rStyle w:val="af5"/>
                <w:noProof/>
              </w:rPr>
              <w:t>商户自助功能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72" w:author="think" w:date="2017-02-19T22:34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216A269F" w14:textId="20D052A1" w:rsidR="00FC132B" w:rsidRDefault="00FC132B">
          <w:pPr>
            <w:pStyle w:val="31"/>
            <w:tabs>
              <w:tab w:val="right" w:leader="dot" w:pos="8296"/>
            </w:tabs>
            <w:rPr>
              <w:ins w:id="273" w:author="think" w:date="2017-02-19T22:34:00Z"/>
              <w:i w:val="0"/>
              <w:iCs w:val="0"/>
              <w:noProof/>
              <w:sz w:val="21"/>
              <w:szCs w:val="22"/>
            </w:rPr>
          </w:pPr>
          <w:ins w:id="274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"_Toc475306997"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3.1.1 </w:t>
            </w:r>
            <w:r w:rsidRPr="004D31DD">
              <w:rPr>
                <w:rStyle w:val="af5"/>
                <w:noProof/>
              </w:rPr>
              <w:t>商户关注公众号：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75" w:author="think" w:date="2017-02-19T22:34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00585F5B" w14:textId="190CB376" w:rsidR="00FC132B" w:rsidRDefault="00FC132B">
          <w:pPr>
            <w:pStyle w:val="31"/>
            <w:tabs>
              <w:tab w:val="right" w:leader="dot" w:pos="8296"/>
            </w:tabs>
            <w:rPr>
              <w:ins w:id="276" w:author="think" w:date="2017-02-19T22:34:00Z"/>
              <w:i w:val="0"/>
              <w:iCs w:val="0"/>
              <w:noProof/>
              <w:sz w:val="21"/>
              <w:szCs w:val="22"/>
            </w:rPr>
          </w:pPr>
          <w:ins w:id="277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"_Toc475306998"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3.1.2 </w:t>
            </w:r>
            <w:r w:rsidRPr="004D31DD">
              <w:rPr>
                <w:rStyle w:val="af5"/>
                <w:noProof/>
              </w:rPr>
              <w:t>商户注册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78" w:author="think" w:date="2017-02-19T22:34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594EE55F" w14:textId="0A61ED61" w:rsidR="00FC132B" w:rsidRDefault="00FC132B">
          <w:pPr>
            <w:pStyle w:val="31"/>
            <w:tabs>
              <w:tab w:val="right" w:leader="dot" w:pos="8296"/>
            </w:tabs>
            <w:rPr>
              <w:ins w:id="279" w:author="think" w:date="2017-02-19T22:34:00Z"/>
              <w:i w:val="0"/>
              <w:iCs w:val="0"/>
              <w:noProof/>
              <w:sz w:val="21"/>
              <w:szCs w:val="22"/>
            </w:rPr>
          </w:pPr>
          <w:ins w:id="280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"_Toc475306999"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3.1.3 </w:t>
            </w:r>
            <w:r w:rsidRPr="004D31DD">
              <w:rPr>
                <w:rStyle w:val="af5"/>
                <w:noProof/>
              </w:rPr>
              <w:t>收款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1" w:author="think" w:date="2017-02-19T22:34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42C25A02" w14:textId="25E74AD4" w:rsidR="00FC132B" w:rsidRDefault="00FC132B">
          <w:pPr>
            <w:pStyle w:val="31"/>
            <w:tabs>
              <w:tab w:val="right" w:leader="dot" w:pos="8296"/>
            </w:tabs>
            <w:rPr>
              <w:ins w:id="282" w:author="think" w:date="2017-02-19T22:34:00Z"/>
              <w:i w:val="0"/>
              <w:iCs w:val="0"/>
              <w:noProof/>
              <w:sz w:val="21"/>
              <w:szCs w:val="22"/>
            </w:rPr>
          </w:pPr>
          <w:ins w:id="283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"_Toc475307000"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3.1.4 </w:t>
            </w:r>
            <w:r w:rsidRPr="004D31DD">
              <w:rPr>
                <w:rStyle w:val="af5"/>
                <w:noProof/>
              </w:rPr>
              <w:t>上一笔交易记录查询</w:t>
            </w:r>
            <w:r w:rsidRPr="004D31DD">
              <w:rPr>
                <w:rStyle w:val="af5"/>
                <w:noProof/>
                <w:highlight w:val="yellow"/>
              </w:rPr>
              <w:t>（需增加入账情况字段）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4" w:author="think" w:date="2017-02-19T22:34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3503E78D" w14:textId="558EE60C" w:rsidR="00FC132B" w:rsidRDefault="00FC132B">
          <w:pPr>
            <w:pStyle w:val="31"/>
            <w:tabs>
              <w:tab w:val="right" w:leader="dot" w:pos="8296"/>
            </w:tabs>
            <w:rPr>
              <w:ins w:id="285" w:author="think" w:date="2017-02-19T22:34:00Z"/>
              <w:i w:val="0"/>
              <w:iCs w:val="0"/>
              <w:noProof/>
              <w:sz w:val="21"/>
              <w:szCs w:val="22"/>
            </w:rPr>
          </w:pPr>
          <w:ins w:id="286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"_Toc475307001"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3.1.5 </w:t>
            </w:r>
            <w:r w:rsidRPr="004D31DD">
              <w:rPr>
                <w:rStyle w:val="af5"/>
                <w:noProof/>
              </w:rPr>
              <w:t>今天、前天交易查询</w:t>
            </w:r>
            <w:r w:rsidRPr="004D31DD">
              <w:rPr>
                <w:rStyle w:val="af5"/>
                <w:noProof/>
                <w:highlight w:val="yellow"/>
              </w:rPr>
              <w:t>（需增加入账情况字段）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7" w:author="think" w:date="2017-02-19T22:34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71D6EA7B" w14:textId="058579CF" w:rsidR="00FC132B" w:rsidRDefault="00FC132B">
          <w:pPr>
            <w:pStyle w:val="31"/>
            <w:tabs>
              <w:tab w:val="right" w:leader="dot" w:pos="8296"/>
            </w:tabs>
            <w:rPr>
              <w:ins w:id="288" w:author="think" w:date="2017-02-19T22:34:00Z"/>
              <w:i w:val="0"/>
              <w:iCs w:val="0"/>
              <w:noProof/>
              <w:sz w:val="21"/>
              <w:szCs w:val="22"/>
            </w:rPr>
          </w:pPr>
          <w:ins w:id="289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"_Toc475307002"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3.1.6 </w:t>
            </w:r>
            <w:r w:rsidRPr="004D31DD">
              <w:rPr>
                <w:rStyle w:val="af5"/>
                <w:noProof/>
              </w:rPr>
              <w:t>历史交易查询</w:t>
            </w:r>
            <w:r w:rsidRPr="004D31DD">
              <w:rPr>
                <w:rStyle w:val="af5"/>
                <w:noProof/>
                <w:highlight w:val="yellow"/>
              </w:rPr>
              <w:t>（需增加入账情况字段）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0" w:author="think" w:date="2017-02-19T22:34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5CEE5DDA" w14:textId="4A27CD4E" w:rsidR="00FC132B" w:rsidRDefault="00FC132B">
          <w:pPr>
            <w:pStyle w:val="31"/>
            <w:tabs>
              <w:tab w:val="right" w:leader="dot" w:pos="8296"/>
            </w:tabs>
            <w:rPr>
              <w:ins w:id="291" w:author="think" w:date="2017-02-19T22:34:00Z"/>
              <w:i w:val="0"/>
              <w:iCs w:val="0"/>
              <w:noProof/>
              <w:sz w:val="21"/>
              <w:szCs w:val="22"/>
            </w:rPr>
          </w:pPr>
          <w:ins w:id="292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"_Toc475307003"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  <w:highlight w:val="yellow"/>
              </w:rPr>
              <w:t>3.1.7</w:t>
            </w:r>
            <w:r w:rsidRPr="004D31DD">
              <w:rPr>
                <w:rStyle w:val="af5"/>
                <w:noProof/>
              </w:rPr>
              <w:t xml:space="preserve"> </w:t>
            </w:r>
            <w:r w:rsidRPr="004D31DD">
              <w:rPr>
                <w:rStyle w:val="af5"/>
                <w:noProof/>
              </w:rPr>
              <w:t>找客服</w:t>
            </w:r>
            <w:r w:rsidRPr="004D31DD">
              <w:rPr>
                <w:rStyle w:val="af5"/>
                <w:noProof/>
                <w:highlight w:val="yellow"/>
              </w:rPr>
              <w:t>（建议使用原有微信功能，减少客户培训指导工作）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3" w:author="think" w:date="2017-02-19T22:34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3F936710" w14:textId="1EDC069D" w:rsidR="00FC132B" w:rsidRDefault="00FC132B">
          <w:pPr>
            <w:pStyle w:val="21"/>
            <w:tabs>
              <w:tab w:val="right" w:leader="dot" w:pos="8296"/>
            </w:tabs>
            <w:rPr>
              <w:ins w:id="294" w:author="think" w:date="2017-02-19T22:34:00Z"/>
              <w:smallCaps w:val="0"/>
              <w:noProof/>
              <w:sz w:val="21"/>
              <w:szCs w:val="22"/>
            </w:rPr>
          </w:pPr>
          <w:ins w:id="295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"_Toc475307004"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 </w:t>
            </w:r>
            <w:r w:rsidRPr="004D31DD">
              <w:rPr>
                <w:rStyle w:val="af5"/>
                <w:noProof/>
              </w:rPr>
              <w:t>后台管理功能（</w:t>
            </w:r>
            <w:r w:rsidRPr="004D31DD">
              <w:rPr>
                <w:rStyle w:val="af5"/>
                <w:noProof/>
              </w:rPr>
              <w:t>PC</w:t>
            </w:r>
            <w:r w:rsidRPr="004D31DD">
              <w:rPr>
                <w:rStyle w:val="af5"/>
                <w:noProof/>
              </w:rPr>
              <w:t>端）</w:t>
            </w:r>
            <w:r w:rsidRPr="004D31DD">
              <w:rPr>
                <w:rStyle w:val="af5"/>
                <w:noProof/>
                <w:highlight w:val="yellow"/>
              </w:rPr>
              <w:t>（请按照业务场景进行调整、补充）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6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14E595C0" w14:textId="718AE57B" w:rsidR="00FC132B" w:rsidRDefault="00FC132B">
          <w:pPr>
            <w:pStyle w:val="31"/>
            <w:tabs>
              <w:tab w:val="right" w:leader="dot" w:pos="8296"/>
            </w:tabs>
            <w:rPr>
              <w:ins w:id="297" w:author="think" w:date="2017-02-19T22:34:00Z"/>
              <w:i w:val="0"/>
              <w:iCs w:val="0"/>
              <w:noProof/>
              <w:sz w:val="21"/>
              <w:szCs w:val="22"/>
            </w:rPr>
          </w:pPr>
          <w:ins w:id="298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"_Toc475307005"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3.2.1 </w:t>
            </w:r>
            <w:r w:rsidRPr="004D31DD">
              <w:rPr>
                <w:rStyle w:val="af5"/>
                <w:noProof/>
              </w:rPr>
              <w:t>商户信息管理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9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46AE9E6C" w14:textId="406CD071" w:rsidR="00FC132B" w:rsidRDefault="00FC132B">
          <w:pPr>
            <w:pStyle w:val="31"/>
            <w:tabs>
              <w:tab w:val="right" w:leader="dot" w:pos="8296"/>
            </w:tabs>
            <w:rPr>
              <w:ins w:id="300" w:author="think" w:date="2017-02-19T22:34:00Z"/>
              <w:i w:val="0"/>
              <w:iCs w:val="0"/>
              <w:noProof/>
              <w:sz w:val="21"/>
              <w:szCs w:val="22"/>
            </w:rPr>
          </w:pPr>
          <w:ins w:id="301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"_Toc475307006"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3.2.2 </w:t>
            </w:r>
            <w:r w:rsidRPr="004D31DD">
              <w:rPr>
                <w:rStyle w:val="af5"/>
                <w:noProof/>
              </w:rPr>
              <w:t>导出商户信息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02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34006D80" w14:textId="5D0064BE" w:rsidR="00FC132B" w:rsidRDefault="00FC132B">
          <w:pPr>
            <w:pStyle w:val="31"/>
            <w:tabs>
              <w:tab w:val="right" w:leader="dot" w:pos="8296"/>
            </w:tabs>
            <w:rPr>
              <w:ins w:id="303" w:author="think" w:date="2017-02-19T22:34:00Z"/>
              <w:i w:val="0"/>
              <w:iCs w:val="0"/>
              <w:noProof/>
              <w:sz w:val="21"/>
              <w:szCs w:val="22"/>
            </w:rPr>
          </w:pPr>
          <w:ins w:id="304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"_Toc475307007"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3.2.3 </w:t>
            </w:r>
            <w:r w:rsidRPr="004D31DD">
              <w:rPr>
                <w:rStyle w:val="af5"/>
                <w:noProof/>
              </w:rPr>
              <w:t>生成商户二维码码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05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0F75A04B" w14:textId="51194083" w:rsidR="00FC132B" w:rsidRDefault="00FC132B">
          <w:pPr>
            <w:pStyle w:val="31"/>
            <w:tabs>
              <w:tab w:val="right" w:leader="dot" w:pos="8296"/>
            </w:tabs>
            <w:rPr>
              <w:ins w:id="306" w:author="think" w:date="2017-02-19T22:34:00Z"/>
              <w:i w:val="0"/>
              <w:iCs w:val="0"/>
              <w:noProof/>
              <w:sz w:val="21"/>
              <w:szCs w:val="22"/>
            </w:rPr>
          </w:pPr>
          <w:ins w:id="307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"_Toc475307008"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3.2.4 </w:t>
            </w:r>
            <w:r w:rsidRPr="004D31DD">
              <w:rPr>
                <w:rStyle w:val="af5"/>
                <w:noProof/>
              </w:rPr>
              <w:t>商户开通、停用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08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2E931A17" w14:textId="34FCA1F7" w:rsidR="00FC132B" w:rsidRDefault="00FC132B">
          <w:pPr>
            <w:pStyle w:val="31"/>
            <w:tabs>
              <w:tab w:val="right" w:leader="dot" w:pos="8296"/>
            </w:tabs>
            <w:rPr>
              <w:ins w:id="309" w:author="think" w:date="2017-02-19T22:34:00Z"/>
              <w:i w:val="0"/>
              <w:iCs w:val="0"/>
              <w:noProof/>
              <w:sz w:val="21"/>
              <w:szCs w:val="22"/>
            </w:rPr>
          </w:pPr>
          <w:ins w:id="310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"_Toc475307009"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3.2.5 </w:t>
            </w:r>
            <w:r w:rsidRPr="004D31DD">
              <w:rPr>
                <w:rStyle w:val="af5"/>
                <w:noProof/>
              </w:rPr>
              <w:t>渠道路由维护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_Toc475307009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1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5C5CAAB6" w14:textId="79D74630" w:rsidR="00FC132B" w:rsidRDefault="00FC132B">
          <w:pPr>
            <w:pStyle w:val="31"/>
            <w:tabs>
              <w:tab w:val="right" w:leader="dot" w:pos="8296"/>
            </w:tabs>
            <w:rPr>
              <w:ins w:id="312" w:author="think" w:date="2017-02-19T22:34:00Z"/>
              <w:i w:val="0"/>
              <w:iCs w:val="0"/>
              <w:noProof/>
              <w:sz w:val="21"/>
              <w:szCs w:val="22"/>
            </w:rPr>
          </w:pPr>
          <w:ins w:id="313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"_Toc475307010"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3.2.6 </w:t>
            </w:r>
            <w:r w:rsidRPr="004D31DD">
              <w:rPr>
                <w:rStyle w:val="af5"/>
                <w:noProof/>
              </w:rPr>
              <w:t>商户路由失败原因查询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4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6A0DF775" w14:textId="2B6157AF" w:rsidR="00FC132B" w:rsidRDefault="00FC132B">
          <w:pPr>
            <w:pStyle w:val="31"/>
            <w:tabs>
              <w:tab w:val="right" w:leader="dot" w:pos="8296"/>
            </w:tabs>
            <w:rPr>
              <w:ins w:id="315" w:author="think" w:date="2017-02-19T22:34:00Z"/>
              <w:i w:val="0"/>
              <w:iCs w:val="0"/>
              <w:noProof/>
              <w:sz w:val="21"/>
              <w:szCs w:val="22"/>
            </w:rPr>
          </w:pPr>
          <w:ins w:id="316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"_Toc475307011"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3.2.7 </w:t>
            </w:r>
            <w:r w:rsidRPr="004D31DD">
              <w:rPr>
                <w:rStyle w:val="af5"/>
                <w:noProof/>
              </w:rPr>
              <w:t>主动通知记录查询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7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34DB408F" w14:textId="0BFF1335" w:rsidR="00FC132B" w:rsidRDefault="00FC132B">
          <w:pPr>
            <w:pStyle w:val="31"/>
            <w:tabs>
              <w:tab w:val="right" w:leader="dot" w:pos="8296"/>
            </w:tabs>
            <w:rPr>
              <w:ins w:id="318" w:author="think" w:date="2017-02-19T22:34:00Z"/>
              <w:i w:val="0"/>
              <w:iCs w:val="0"/>
              <w:noProof/>
              <w:sz w:val="21"/>
              <w:szCs w:val="22"/>
            </w:rPr>
          </w:pPr>
          <w:ins w:id="319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"_Toc475307012"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3.2.8 </w:t>
            </w:r>
            <w:r w:rsidRPr="004D31DD">
              <w:rPr>
                <w:rStyle w:val="af5"/>
                <w:noProof/>
              </w:rPr>
              <w:t>交易记录查询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0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5A488DDB" w14:textId="4DCA8A82" w:rsidR="00FC132B" w:rsidRDefault="00FC132B">
          <w:pPr>
            <w:pStyle w:val="31"/>
            <w:tabs>
              <w:tab w:val="right" w:leader="dot" w:pos="8296"/>
            </w:tabs>
            <w:rPr>
              <w:ins w:id="321" w:author="think" w:date="2017-02-19T22:34:00Z"/>
              <w:i w:val="0"/>
              <w:iCs w:val="0"/>
              <w:noProof/>
              <w:sz w:val="21"/>
              <w:szCs w:val="22"/>
            </w:rPr>
          </w:pPr>
          <w:ins w:id="322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"_Toc475307013"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3.2.9 </w:t>
            </w:r>
            <w:r w:rsidRPr="004D31DD">
              <w:rPr>
                <w:rStyle w:val="af5"/>
                <w:noProof/>
              </w:rPr>
              <w:t>上游交易记录查询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3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2C76F795" w14:textId="77D2DD24" w:rsidR="00FC132B" w:rsidRDefault="00FC132B">
          <w:pPr>
            <w:pStyle w:val="31"/>
            <w:tabs>
              <w:tab w:val="right" w:leader="dot" w:pos="8296"/>
            </w:tabs>
            <w:rPr>
              <w:ins w:id="324" w:author="think" w:date="2017-02-19T22:34:00Z"/>
              <w:i w:val="0"/>
              <w:iCs w:val="0"/>
              <w:noProof/>
              <w:sz w:val="21"/>
              <w:szCs w:val="22"/>
            </w:rPr>
          </w:pPr>
          <w:ins w:id="325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"_Toc475307014"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3.2.10 </w:t>
            </w:r>
            <w:r w:rsidRPr="004D31DD">
              <w:rPr>
                <w:rStyle w:val="af5"/>
                <w:noProof/>
              </w:rPr>
              <w:t>清算数据维护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6" w:author="think" w:date="2017-02-19T22:34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6B04CD9E" w14:textId="37492EDA" w:rsidR="00FC132B" w:rsidRDefault="00FC132B">
          <w:pPr>
            <w:pStyle w:val="11"/>
            <w:tabs>
              <w:tab w:val="right" w:leader="dot" w:pos="8296"/>
            </w:tabs>
            <w:rPr>
              <w:ins w:id="327" w:author="think" w:date="2017-02-19T22:34:00Z"/>
              <w:b w:val="0"/>
              <w:bCs w:val="0"/>
              <w:caps w:val="0"/>
              <w:noProof/>
              <w:sz w:val="21"/>
              <w:szCs w:val="22"/>
            </w:rPr>
          </w:pPr>
          <w:ins w:id="328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"_Toc475307015"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 </w:t>
            </w:r>
            <w:r w:rsidRPr="004D31DD">
              <w:rPr>
                <w:rStyle w:val="af5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9" w:author="think" w:date="2017-02-19T22:34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325112F8" w14:textId="255CCFA9" w:rsidR="00FC132B" w:rsidRDefault="00FC132B">
          <w:pPr>
            <w:pStyle w:val="21"/>
            <w:tabs>
              <w:tab w:val="right" w:leader="dot" w:pos="8296"/>
            </w:tabs>
            <w:rPr>
              <w:ins w:id="330" w:author="think" w:date="2017-02-19T22:34:00Z"/>
              <w:smallCaps w:val="0"/>
              <w:noProof/>
              <w:sz w:val="21"/>
              <w:szCs w:val="22"/>
            </w:rPr>
          </w:pPr>
          <w:ins w:id="331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"_Toc475307016"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4.1 </w:t>
            </w:r>
            <w:r w:rsidRPr="004D31DD">
              <w:rPr>
                <w:rStyle w:val="af5"/>
                <w:noProof/>
              </w:rPr>
              <w:t>相关规范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32" w:author="think" w:date="2017-02-19T22:34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6B519593" w14:textId="6110307C" w:rsidR="00FC132B" w:rsidRDefault="00FC132B">
          <w:pPr>
            <w:pStyle w:val="21"/>
            <w:tabs>
              <w:tab w:val="right" w:leader="dot" w:pos="8296"/>
            </w:tabs>
            <w:rPr>
              <w:ins w:id="333" w:author="think" w:date="2017-02-19T22:34:00Z"/>
              <w:smallCaps w:val="0"/>
              <w:noProof/>
              <w:sz w:val="21"/>
              <w:szCs w:val="22"/>
            </w:rPr>
          </w:pPr>
          <w:ins w:id="334" w:author="think" w:date="2017-02-19T22:34:00Z">
            <w:r w:rsidRPr="004D31DD">
              <w:rPr>
                <w:rStyle w:val="af5"/>
                <w:noProof/>
              </w:rPr>
              <w:lastRenderedPageBreak/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"_Toc475307017"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4.2 </w:t>
            </w:r>
            <w:r w:rsidRPr="004D31DD">
              <w:rPr>
                <w:rStyle w:val="af5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35" w:author="think" w:date="2017-02-19T22:34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33E40E4E" w14:textId="551AB0B2" w:rsidR="00FC132B" w:rsidRDefault="00FC132B">
          <w:pPr>
            <w:pStyle w:val="31"/>
            <w:tabs>
              <w:tab w:val="right" w:leader="dot" w:pos="8296"/>
            </w:tabs>
            <w:rPr>
              <w:ins w:id="336" w:author="think" w:date="2017-02-19T22:34:00Z"/>
              <w:i w:val="0"/>
              <w:iCs w:val="0"/>
              <w:noProof/>
              <w:sz w:val="21"/>
              <w:szCs w:val="22"/>
            </w:rPr>
          </w:pPr>
          <w:ins w:id="337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"_Toc475307018"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4.2.1 </w:t>
            </w:r>
            <w:r w:rsidRPr="004D31DD">
              <w:rPr>
                <w:rStyle w:val="af5"/>
                <w:noProof/>
              </w:rPr>
              <w:t>商户信息</w:t>
            </w:r>
            <w:r w:rsidRPr="004D31DD">
              <w:rPr>
                <w:rStyle w:val="af5"/>
                <w:noProof/>
              </w:rPr>
              <w:t>(wozhi_merchant)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38" w:author="think" w:date="2017-02-19T22:34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4F05A160" w14:textId="21DBB7E7" w:rsidR="00FC132B" w:rsidRDefault="00FC132B">
          <w:pPr>
            <w:pStyle w:val="31"/>
            <w:tabs>
              <w:tab w:val="right" w:leader="dot" w:pos="8296"/>
            </w:tabs>
            <w:rPr>
              <w:ins w:id="339" w:author="think" w:date="2017-02-19T22:34:00Z"/>
              <w:i w:val="0"/>
              <w:iCs w:val="0"/>
              <w:noProof/>
              <w:sz w:val="21"/>
              <w:szCs w:val="22"/>
            </w:rPr>
          </w:pPr>
          <w:ins w:id="340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"_Toc475307019"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4.2.2 </w:t>
            </w:r>
            <w:r w:rsidRPr="004D31DD">
              <w:rPr>
                <w:rStyle w:val="af5"/>
                <w:noProof/>
              </w:rPr>
              <w:t>上游渠道基本信息</w:t>
            </w:r>
            <w:r w:rsidRPr="004D31DD">
              <w:rPr>
                <w:rStyle w:val="af5"/>
                <w:noProof/>
              </w:rPr>
              <w:t>(wozhi_upstream)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_Toc475307019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1" w:author="think" w:date="2017-02-19T22:34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260CADF4" w14:textId="643531B1" w:rsidR="00FC132B" w:rsidRDefault="00FC132B">
          <w:pPr>
            <w:pStyle w:val="31"/>
            <w:tabs>
              <w:tab w:val="right" w:leader="dot" w:pos="8296"/>
            </w:tabs>
            <w:rPr>
              <w:ins w:id="342" w:author="think" w:date="2017-02-19T22:34:00Z"/>
              <w:i w:val="0"/>
              <w:iCs w:val="0"/>
              <w:noProof/>
              <w:sz w:val="21"/>
              <w:szCs w:val="22"/>
            </w:rPr>
          </w:pPr>
          <w:ins w:id="343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"_Toc475307020"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4.2.3 </w:t>
            </w:r>
            <w:r w:rsidRPr="004D31DD">
              <w:rPr>
                <w:rStyle w:val="af5"/>
                <w:noProof/>
              </w:rPr>
              <w:t>路由关系配置</w:t>
            </w:r>
            <w:r w:rsidRPr="004D31DD">
              <w:rPr>
                <w:rStyle w:val="af5"/>
                <w:noProof/>
              </w:rPr>
              <w:t>(wozhi_route)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4" w:author="think" w:date="2017-02-19T22:34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4F7A2775" w14:textId="5CFC61D7" w:rsidR="00FC132B" w:rsidRDefault="00FC132B">
          <w:pPr>
            <w:pStyle w:val="31"/>
            <w:tabs>
              <w:tab w:val="right" w:leader="dot" w:pos="8296"/>
            </w:tabs>
            <w:rPr>
              <w:ins w:id="345" w:author="think" w:date="2017-02-19T22:34:00Z"/>
              <w:i w:val="0"/>
              <w:iCs w:val="0"/>
              <w:noProof/>
              <w:sz w:val="21"/>
              <w:szCs w:val="22"/>
            </w:rPr>
          </w:pPr>
          <w:ins w:id="346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"_Toc475307021"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4.2.4 </w:t>
            </w:r>
            <w:r w:rsidRPr="004D31DD">
              <w:rPr>
                <w:rStyle w:val="af5"/>
                <w:noProof/>
              </w:rPr>
              <w:t>客户经理信息</w:t>
            </w:r>
            <w:r w:rsidRPr="004D31DD">
              <w:rPr>
                <w:rStyle w:val="af5"/>
                <w:noProof/>
              </w:rPr>
              <w:t>(wozhi_saler)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7" w:author="think" w:date="2017-02-19T22:34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1C4887BA" w14:textId="6E35A39E" w:rsidR="00FC132B" w:rsidRDefault="00FC132B">
          <w:pPr>
            <w:pStyle w:val="31"/>
            <w:tabs>
              <w:tab w:val="right" w:leader="dot" w:pos="8296"/>
            </w:tabs>
            <w:rPr>
              <w:ins w:id="348" w:author="think" w:date="2017-02-19T22:34:00Z"/>
              <w:i w:val="0"/>
              <w:iCs w:val="0"/>
              <w:noProof/>
              <w:sz w:val="21"/>
              <w:szCs w:val="22"/>
            </w:rPr>
          </w:pPr>
          <w:ins w:id="349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"_Toc475307022"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4.2.5 </w:t>
            </w:r>
            <w:r w:rsidRPr="004D31DD">
              <w:rPr>
                <w:rStyle w:val="af5"/>
                <w:noProof/>
              </w:rPr>
              <w:t>订单信息（</w:t>
            </w:r>
            <w:r w:rsidRPr="004D31DD">
              <w:rPr>
                <w:rStyle w:val="af5"/>
                <w:noProof/>
              </w:rPr>
              <w:t>wozhi_order</w:t>
            </w:r>
            <w:r w:rsidRPr="004D31DD">
              <w:rPr>
                <w:rStyle w:val="af5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0" w:author="think" w:date="2017-02-19T22:34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258BA458" w14:textId="55E90D41" w:rsidR="00FC132B" w:rsidRDefault="00FC132B">
          <w:pPr>
            <w:pStyle w:val="31"/>
            <w:tabs>
              <w:tab w:val="right" w:leader="dot" w:pos="8296"/>
            </w:tabs>
            <w:rPr>
              <w:ins w:id="351" w:author="think" w:date="2017-02-19T22:34:00Z"/>
              <w:i w:val="0"/>
              <w:iCs w:val="0"/>
              <w:noProof/>
              <w:sz w:val="21"/>
              <w:szCs w:val="22"/>
            </w:rPr>
          </w:pPr>
          <w:ins w:id="352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"_Toc475307023"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4.2.6 </w:t>
            </w:r>
            <w:r w:rsidRPr="004D31DD">
              <w:rPr>
                <w:rStyle w:val="af5"/>
                <w:noProof/>
              </w:rPr>
              <w:t>通知信息（</w:t>
            </w:r>
            <w:r w:rsidRPr="004D31DD">
              <w:rPr>
                <w:rStyle w:val="af5"/>
                <w:noProof/>
              </w:rPr>
              <w:t>wozhi_event_msg</w:t>
            </w:r>
            <w:r w:rsidRPr="004D31DD">
              <w:rPr>
                <w:rStyle w:val="af5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3" w:author="think" w:date="2017-02-19T22:34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792C792A" w14:textId="51E4204A" w:rsidR="00FC132B" w:rsidRDefault="00FC132B">
          <w:pPr>
            <w:pStyle w:val="21"/>
            <w:tabs>
              <w:tab w:val="right" w:leader="dot" w:pos="8296"/>
            </w:tabs>
            <w:rPr>
              <w:ins w:id="354" w:author="think" w:date="2017-02-19T22:34:00Z"/>
              <w:smallCaps w:val="0"/>
              <w:noProof/>
              <w:sz w:val="21"/>
              <w:szCs w:val="22"/>
            </w:rPr>
          </w:pPr>
          <w:ins w:id="355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"_Toc475307024"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 </w:t>
            </w:r>
            <w:r w:rsidRPr="004D31DD">
              <w:rPr>
                <w:rStyle w:val="af5"/>
                <w:noProof/>
              </w:rPr>
              <w:t>通讯接口设计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6" w:author="think" w:date="2017-02-19T22:34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3A313F1D" w14:textId="75168CB9" w:rsidR="00FC132B" w:rsidRDefault="00FC132B">
          <w:pPr>
            <w:pStyle w:val="31"/>
            <w:tabs>
              <w:tab w:val="right" w:leader="dot" w:pos="8296"/>
            </w:tabs>
            <w:rPr>
              <w:ins w:id="357" w:author="think" w:date="2017-02-19T22:34:00Z"/>
              <w:i w:val="0"/>
              <w:iCs w:val="0"/>
              <w:noProof/>
              <w:sz w:val="21"/>
              <w:szCs w:val="22"/>
            </w:rPr>
          </w:pPr>
          <w:ins w:id="358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"_Toc475307025"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4.3.1 </w:t>
            </w:r>
            <w:r w:rsidRPr="004D31DD">
              <w:rPr>
                <w:rStyle w:val="af5"/>
                <w:noProof/>
              </w:rPr>
              <w:t>入口地址</w:t>
            </w:r>
            <w:r w:rsidRPr="004D31DD">
              <w:rPr>
                <w:rStyle w:val="af5"/>
                <w:noProof/>
              </w:rPr>
              <w:t>(PATH)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9" w:author="think" w:date="2017-02-19T22:34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0E4F02F2" w14:textId="7FC01DDE" w:rsidR="00FC132B" w:rsidRDefault="00FC132B">
          <w:pPr>
            <w:pStyle w:val="31"/>
            <w:tabs>
              <w:tab w:val="right" w:leader="dot" w:pos="8296"/>
            </w:tabs>
            <w:rPr>
              <w:ins w:id="360" w:author="think" w:date="2017-02-19T22:34:00Z"/>
              <w:i w:val="0"/>
              <w:iCs w:val="0"/>
              <w:noProof/>
              <w:sz w:val="21"/>
              <w:szCs w:val="22"/>
            </w:rPr>
          </w:pPr>
          <w:ins w:id="361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"_Toc475307026"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4.3.2 </w:t>
            </w:r>
            <w:r w:rsidRPr="004D31DD">
              <w:rPr>
                <w:rStyle w:val="af5"/>
                <w:noProof/>
              </w:rPr>
              <w:t>常用资源路径：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62" w:author="think" w:date="2017-02-19T22:34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0830B55D" w14:textId="780E7396" w:rsidR="00FC132B" w:rsidRDefault="00FC132B">
          <w:pPr>
            <w:pStyle w:val="31"/>
            <w:tabs>
              <w:tab w:val="right" w:leader="dot" w:pos="8296"/>
            </w:tabs>
            <w:rPr>
              <w:ins w:id="363" w:author="think" w:date="2017-02-19T22:34:00Z"/>
              <w:i w:val="0"/>
              <w:iCs w:val="0"/>
              <w:noProof/>
              <w:sz w:val="21"/>
              <w:szCs w:val="22"/>
            </w:rPr>
          </w:pPr>
          <w:ins w:id="364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"_Toc475307027"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>4.3.3 HTTP</w:t>
            </w:r>
            <w:r w:rsidRPr="004D31DD">
              <w:rPr>
                <w:rStyle w:val="af5"/>
                <w:noProof/>
              </w:rPr>
              <w:t>动词解析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65" w:author="think" w:date="2017-02-19T22:34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4FAA7425" w14:textId="1DAAF10A" w:rsidR="00FC132B" w:rsidRDefault="00FC132B">
          <w:pPr>
            <w:pStyle w:val="31"/>
            <w:tabs>
              <w:tab w:val="right" w:leader="dot" w:pos="8296"/>
            </w:tabs>
            <w:rPr>
              <w:ins w:id="366" w:author="think" w:date="2017-02-19T22:34:00Z"/>
              <w:i w:val="0"/>
              <w:iCs w:val="0"/>
              <w:noProof/>
              <w:sz w:val="21"/>
              <w:szCs w:val="22"/>
            </w:rPr>
          </w:pPr>
          <w:ins w:id="367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"_Toc475307028"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4.3.4 </w:t>
            </w:r>
            <w:r w:rsidRPr="004D31DD">
              <w:rPr>
                <w:rStyle w:val="af5"/>
                <w:noProof/>
              </w:rPr>
              <w:t>状态码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68" w:author="think" w:date="2017-02-19T22:34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59369498" w14:textId="3D2A1532" w:rsidR="00FC132B" w:rsidRDefault="00FC132B">
          <w:pPr>
            <w:pStyle w:val="31"/>
            <w:tabs>
              <w:tab w:val="right" w:leader="dot" w:pos="8296"/>
            </w:tabs>
            <w:rPr>
              <w:ins w:id="369" w:author="think" w:date="2017-02-19T22:34:00Z"/>
              <w:i w:val="0"/>
              <w:iCs w:val="0"/>
              <w:noProof/>
              <w:sz w:val="21"/>
              <w:szCs w:val="22"/>
            </w:rPr>
          </w:pPr>
          <w:ins w:id="370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"_Toc475307029"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4.3.5 </w:t>
            </w:r>
            <w:r w:rsidRPr="004D31DD">
              <w:rPr>
                <w:rStyle w:val="af5"/>
                <w:noProof/>
              </w:rPr>
              <w:t>商户信息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1" w:author="think" w:date="2017-02-19T22:34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1DEF6D4D" w14:textId="16940400" w:rsidR="00FC132B" w:rsidRDefault="00FC132B">
          <w:pPr>
            <w:pStyle w:val="31"/>
            <w:tabs>
              <w:tab w:val="right" w:leader="dot" w:pos="8296"/>
            </w:tabs>
            <w:rPr>
              <w:ins w:id="372" w:author="think" w:date="2017-02-19T22:34:00Z"/>
              <w:i w:val="0"/>
              <w:iCs w:val="0"/>
              <w:noProof/>
              <w:sz w:val="21"/>
              <w:szCs w:val="22"/>
            </w:rPr>
          </w:pPr>
          <w:ins w:id="373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"_Toc475307030"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4.3.6 </w:t>
            </w:r>
            <w:r w:rsidRPr="004D31DD">
              <w:rPr>
                <w:rStyle w:val="af5"/>
                <w:noProof/>
              </w:rPr>
              <w:t>上游渠道基本信息</w:t>
            </w:r>
            <w:r w:rsidRPr="004D31DD">
              <w:rPr>
                <w:rStyle w:val="af5"/>
                <w:noProof/>
              </w:rPr>
              <w:t>(wozhi_upstream)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_Toc475307030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4" w:author="think" w:date="2017-02-19T22:34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0540F3E6" w14:textId="7A28F908" w:rsidR="00FC132B" w:rsidRDefault="00FC132B">
          <w:pPr>
            <w:pStyle w:val="31"/>
            <w:tabs>
              <w:tab w:val="right" w:leader="dot" w:pos="8296"/>
            </w:tabs>
            <w:rPr>
              <w:ins w:id="375" w:author="think" w:date="2017-02-19T22:34:00Z"/>
              <w:i w:val="0"/>
              <w:iCs w:val="0"/>
              <w:noProof/>
              <w:sz w:val="21"/>
              <w:szCs w:val="22"/>
            </w:rPr>
          </w:pPr>
          <w:ins w:id="376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"_Toc475307031"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4.3.7 </w:t>
            </w:r>
            <w:r w:rsidRPr="004D31DD">
              <w:rPr>
                <w:rStyle w:val="af5"/>
                <w:noProof/>
              </w:rPr>
              <w:t>路由关系配置</w:t>
            </w:r>
            <w:r w:rsidRPr="004D31DD">
              <w:rPr>
                <w:rStyle w:val="af5"/>
                <w:noProof/>
              </w:rPr>
              <w:t>(wozhi_route)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7" w:author="think" w:date="2017-02-19T22:34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27D978A0" w14:textId="17FE7BF3" w:rsidR="00FC132B" w:rsidRDefault="00FC132B">
          <w:pPr>
            <w:pStyle w:val="31"/>
            <w:tabs>
              <w:tab w:val="right" w:leader="dot" w:pos="8296"/>
            </w:tabs>
            <w:rPr>
              <w:ins w:id="378" w:author="think" w:date="2017-02-19T22:34:00Z"/>
              <w:i w:val="0"/>
              <w:iCs w:val="0"/>
              <w:noProof/>
              <w:sz w:val="21"/>
              <w:szCs w:val="22"/>
            </w:rPr>
          </w:pPr>
          <w:ins w:id="379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"_Toc475307032"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4.3.8 </w:t>
            </w:r>
            <w:r w:rsidRPr="004D31DD">
              <w:rPr>
                <w:rStyle w:val="af5"/>
                <w:noProof/>
              </w:rPr>
              <w:t>客户经理信息</w:t>
            </w:r>
            <w:r w:rsidRPr="004D31DD">
              <w:rPr>
                <w:rStyle w:val="af5"/>
                <w:noProof/>
              </w:rPr>
              <w:t>(wozhi_saler)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0" w:author="think" w:date="2017-02-19T22:34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5CF56332" w14:textId="0757C307" w:rsidR="00FC132B" w:rsidRDefault="00FC132B">
          <w:pPr>
            <w:pStyle w:val="31"/>
            <w:tabs>
              <w:tab w:val="right" w:leader="dot" w:pos="8296"/>
            </w:tabs>
            <w:rPr>
              <w:ins w:id="381" w:author="think" w:date="2017-02-19T22:34:00Z"/>
              <w:i w:val="0"/>
              <w:iCs w:val="0"/>
              <w:noProof/>
              <w:sz w:val="21"/>
              <w:szCs w:val="22"/>
            </w:rPr>
          </w:pPr>
          <w:ins w:id="382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"_Toc475307033"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4.3.9 </w:t>
            </w:r>
            <w:r w:rsidRPr="004D31DD">
              <w:rPr>
                <w:rStyle w:val="af5"/>
                <w:noProof/>
              </w:rPr>
              <w:t>订单信息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3" w:author="think" w:date="2017-02-19T22:34:00Z"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4CEB6388" w14:textId="2DF665C5" w:rsidR="00FC132B" w:rsidRDefault="00FC132B">
          <w:pPr>
            <w:pStyle w:val="31"/>
            <w:tabs>
              <w:tab w:val="right" w:leader="dot" w:pos="8296"/>
            </w:tabs>
            <w:rPr>
              <w:ins w:id="384" w:author="think" w:date="2017-02-19T22:34:00Z"/>
              <w:i w:val="0"/>
              <w:iCs w:val="0"/>
              <w:noProof/>
              <w:sz w:val="21"/>
              <w:szCs w:val="22"/>
            </w:rPr>
          </w:pPr>
          <w:ins w:id="385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"_Toc475307034"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4.3.10 </w:t>
            </w:r>
            <w:r w:rsidRPr="004D31DD">
              <w:rPr>
                <w:rStyle w:val="af5"/>
                <w:noProof/>
              </w:rPr>
              <w:t>通知信息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6" w:author="think" w:date="2017-02-19T22:34:00Z"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7D564799" w14:textId="7FAABC75" w:rsidR="00FC132B" w:rsidRDefault="00FC132B">
          <w:pPr>
            <w:pStyle w:val="21"/>
            <w:tabs>
              <w:tab w:val="right" w:leader="dot" w:pos="8296"/>
            </w:tabs>
            <w:rPr>
              <w:ins w:id="387" w:author="think" w:date="2017-02-19T22:34:00Z"/>
              <w:smallCaps w:val="0"/>
              <w:noProof/>
              <w:sz w:val="21"/>
              <w:szCs w:val="22"/>
            </w:rPr>
          </w:pPr>
          <w:ins w:id="388" w:author="think" w:date="2017-02-19T22:34:00Z">
            <w:r w:rsidRPr="004D31DD">
              <w:rPr>
                <w:rStyle w:val="af5"/>
                <w:noProof/>
              </w:rPr>
              <w:fldChar w:fldCharType="begin"/>
            </w:r>
            <w:r w:rsidRPr="004D31DD">
              <w:rPr>
                <w:rStyle w:val="af5"/>
                <w:noProof/>
              </w:rPr>
              <w:instrText xml:space="preserve"> </w:instrText>
            </w:r>
            <w:r>
              <w:rPr>
                <w:noProof/>
              </w:rPr>
              <w:instrText>HYPERLINK \l "_Toc475307035"</w:instrText>
            </w:r>
            <w:r w:rsidRPr="004D31DD">
              <w:rPr>
                <w:rStyle w:val="af5"/>
                <w:noProof/>
              </w:rPr>
              <w:instrText xml:space="preserve"> </w:instrText>
            </w:r>
            <w:r w:rsidRPr="004D31DD">
              <w:rPr>
                <w:rStyle w:val="af5"/>
                <w:noProof/>
              </w:rPr>
            </w:r>
            <w:r w:rsidRPr="004D31DD">
              <w:rPr>
                <w:rStyle w:val="af5"/>
                <w:noProof/>
              </w:rPr>
              <w:fldChar w:fldCharType="separate"/>
            </w:r>
            <w:r w:rsidRPr="004D31DD">
              <w:rPr>
                <w:rStyle w:val="af5"/>
                <w:noProof/>
              </w:rPr>
              <w:t xml:space="preserve">4.4 </w:t>
            </w:r>
            <w:r w:rsidRPr="004D31DD">
              <w:rPr>
                <w:rStyle w:val="af5"/>
                <w:noProof/>
              </w:rPr>
              <w:t>角色划分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_Toc475307035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9" w:author="think" w:date="2017-02-19T22:34:00Z"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  <w:r w:rsidRPr="004D31DD">
              <w:rPr>
                <w:rStyle w:val="af5"/>
                <w:noProof/>
              </w:rPr>
              <w:fldChar w:fldCharType="end"/>
            </w:r>
          </w:ins>
        </w:p>
        <w:p w14:paraId="477DD643" w14:textId="77777777" w:rsidR="00FC132B" w:rsidDel="00FC132B" w:rsidRDefault="00FC132B">
          <w:pPr>
            <w:pStyle w:val="11"/>
            <w:tabs>
              <w:tab w:val="right" w:leader="dot" w:pos="8296"/>
            </w:tabs>
            <w:rPr>
              <w:del w:id="390" w:author="think" w:date="2017-02-19T22:34:00Z"/>
              <w:noProof/>
            </w:rPr>
          </w:pPr>
        </w:p>
        <w:p w14:paraId="3CBE43BA" w14:textId="77777777" w:rsidR="00FC132B" w:rsidDel="00FC132B" w:rsidRDefault="00FC132B">
          <w:pPr>
            <w:rPr>
              <w:del w:id="391" w:author="think" w:date="2017-02-19T22:30:00Z"/>
              <w:noProof/>
            </w:rPr>
          </w:pPr>
        </w:p>
        <w:p w14:paraId="2D11BC82" w14:textId="6EB8A5D1" w:rsidR="00764DED" w:rsidRDefault="00FC132B">
          <w:ins w:id="392" w:author="think" w:date="2017-02-19T22:30:00Z">
            <w:r>
              <w:rPr>
                <w:b/>
                <w:bCs/>
                <w:sz w:val="22"/>
                <w:lang w:val="zh-CN"/>
              </w:rPr>
              <w:fldChar w:fldCharType="end"/>
            </w:r>
          </w:ins>
        </w:p>
      </w:sdtContent>
    </w:sdt>
    <w:p w14:paraId="3ED84777" w14:textId="0A3A7ECB" w:rsidR="00764DED" w:rsidRDefault="00764DED">
      <w:pPr>
        <w:widowControl/>
        <w:jc w:val="left"/>
      </w:pPr>
      <w:r>
        <w:br w:type="page"/>
      </w:r>
    </w:p>
    <w:p w14:paraId="011EEE11" w14:textId="77777777" w:rsidR="009866B1" w:rsidRPr="00764DED" w:rsidRDefault="009866B1" w:rsidP="00A10463">
      <w:pPr>
        <w:spacing w:line="560" w:lineRule="exact"/>
      </w:pPr>
    </w:p>
    <w:p w14:paraId="7FF893A2" w14:textId="77777777" w:rsidR="009866B1" w:rsidRDefault="009866B1" w:rsidP="00A10463">
      <w:pPr>
        <w:pStyle w:val="a5"/>
        <w:spacing w:line="560" w:lineRule="exact"/>
        <w:ind w:firstLine="640"/>
      </w:pPr>
      <w:r>
        <w:rPr>
          <w:rFonts w:hint="eastAsia"/>
        </w:rPr>
        <w:t>银码通二维码支付平台（以下简称“银码通”），主要提供商户</w:t>
      </w:r>
      <w:r w:rsidR="00AE5121">
        <w:rPr>
          <w:rFonts w:hint="eastAsia"/>
        </w:rPr>
        <w:t>二维码支付收款功能。</w:t>
      </w:r>
    </w:p>
    <w:p w14:paraId="7E44B3E5" w14:textId="75842FC6" w:rsidR="00C04674" w:rsidRDefault="004272A5" w:rsidP="00470114">
      <w:pPr>
        <w:pStyle w:val="1"/>
        <w:spacing w:before="0" w:after="0" w:line="560" w:lineRule="exact"/>
      </w:pPr>
      <w:bookmarkStart w:id="393" w:name="_Toc475306977"/>
      <w:r>
        <w:t>系统</w:t>
      </w:r>
      <w:r w:rsidR="00C81A2D">
        <w:rPr>
          <w:rFonts w:hint="eastAsia"/>
        </w:rPr>
        <w:t>角色说明</w:t>
      </w:r>
      <w:bookmarkEnd w:id="393"/>
    </w:p>
    <w:p w14:paraId="2CB656BF" w14:textId="1788D0C9" w:rsidR="00C81A2D" w:rsidRDefault="00C81A2D" w:rsidP="00470114">
      <w:pPr>
        <w:pStyle w:val="2"/>
        <w:spacing w:before="0" w:after="0" w:line="560" w:lineRule="exact"/>
      </w:pPr>
      <w:bookmarkStart w:id="394" w:name="_Toc475306978"/>
      <w:r>
        <w:rPr>
          <w:rFonts w:hint="eastAsia"/>
        </w:rPr>
        <w:t>顾客</w:t>
      </w:r>
      <w:bookmarkEnd w:id="394"/>
    </w:p>
    <w:p w14:paraId="6A2AAF48" w14:textId="77777777" w:rsidR="00C81A2D" w:rsidRDefault="004839D2" w:rsidP="00470114">
      <w:pPr>
        <w:pStyle w:val="a5"/>
        <w:spacing w:line="560" w:lineRule="exact"/>
        <w:ind w:firstLine="640"/>
      </w:pPr>
      <w:r>
        <w:rPr>
          <w:rFonts w:hint="eastAsia"/>
        </w:rPr>
        <w:t>主动使用微信</w:t>
      </w:r>
      <w:r>
        <w:rPr>
          <w:rFonts w:hint="eastAsia"/>
        </w:rPr>
        <w:t>/</w:t>
      </w:r>
      <w:r>
        <w:rPr>
          <w:rFonts w:hint="eastAsia"/>
        </w:rPr>
        <w:t>支付宝等</w:t>
      </w:r>
      <w:r>
        <w:rPr>
          <w:rFonts w:hint="eastAsia"/>
        </w:rPr>
        <w:t>app</w:t>
      </w:r>
      <w:r>
        <w:rPr>
          <w:rFonts w:hint="eastAsia"/>
        </w:rPr>
        <w:t>对</w:t>
      </w:r>
      <w:r w:rsidR="00C81A2D">
        <w:rPr>
          <w:rFonts w:hint="eastAsia"/>
        </w:rPr>
        <w:t>银码通二维码</w:t>
      </w:r>
      <w:r>
        <w:rPr>
          <w:rFonts w:hint="eastAsia"/>
        </w:rPr>
        <w:t>进行扫码并支付的人员</w:t>
      </w:r>
      <w:r w:rsidR="00C81A2D">
        <w:rPr>
          <w:rFonts w:hint="eastAsia"/>
        </w:rPr>
        <w:t>。</w:t>
      </w:r>
    </w:p>
    <w:p w14:paraId="02934B74" w14:textId="62CC2A03" w:rsidR="004839D2" w:rsidRDefault="004839D2" w:rsidP="00470114">
      <w:pPr>
        <w:pStyle w:val="2"/>
        <w:spacing w:before="0" w:after="0" w:line="560" w:lineRule="exact"/>
      </w:pPr>
      <w:bookmarkStart w:id="395" w:name="_Toc475306979"/>
      <w:r>
        <w:rPr>
          <w:rFonts w:hint="eastAsia"/>
        </w:rPr>
        <w:t>商户</w:t>
      </w:r>
      <w:bookmarkEnd w:id="395"/>
    </w:p>
    <w:p w14:paraId="67C26300" w14:textId="77777777" w:rsidR="004839D2" w:rsidRDefault="004839D2" w:rsidP="00470114">
      <w:pPr>
        <w:pStyle w:val="a5"/>
        <w:spacing w:line="560" w:lineRule="exact"/>
        <w:ind w:firstLine="640"/>
      </w:pPr>
      <w:r>
        <w:rPr>
          <w:rFonts w:hint="eastAsia"/>
        </w:rPr>
        <w:t>提供相关信息，完成银码通二维码申请，并通过在经营场所展示二维码进行收单的经营者。</w:t>
      </w:r>
    </w:p>
    <w:p w14:paraId="275CEA3E" w14:textId="5AEFCF0C" w:rsidR="004839D2" w:rsidRDefault="004839D2" w:rsidP="00470114">
      <w:pPr>
        <w:pStyle w:val="2"/>
        <w:spacing w:before="0" w:after="0" w:line="560" w:lineRule="exact"/>
      </w:pPr>
      <w:bookmarkStart w:id="396" w:name="_Toc475306980"/>
      <w:r>
        <w:rPr>
          <w:rFonts w:hint="eastAsia"/>
        </w:rPr>
        <w:t>客户经理</w:t>
      </w:r>
      <w:bookmarkEnd w:id="396"/>
    </w:p>
    <w:p w14:paraId="329324F1" w14:textId="77777777" w:rsidR="004839D2" w:rsidRDefault="004839D2" w:rsidP="00470114">
      <w:pPr>
        <w:pStyle w:val="a5"/>
        <w:spacing w:line="560" w:lineRule="exact"/>
        <w:ind w:firstLine="640"/>
      </w:pPr>
      <w:r>
        <w:rPr>
          <w:rFonts w:hint="eastAsia"/>
        </w:rPr>
        <w:t>接收商户相关申请和面核，完成后台信息录入、反馈结果给商户的人员。</w:t>
      </w:r>
    </w:p>
    <w:p w14:paraId="51FCF1EA" w14:textId="2F260EE4" w:rsidR="004839D2" w:rsidRDefault="004839D2" w:rsidP="00470114">
      <w:pPr>
        <w:pStyle w:val="2"/>
        <w:spacing w:before="0" w:after="0" w:line="560" w:lineRule="exact"/>
      </w:pPr>
      <w:bookmarkStart w:id="397" w:name="_Toc475306981"/>
      <w:r>
        <w:rPr>
          <w:rFonts w:hint="eastAsia"/>
        </w:rPr>
        <w:t>管理人员</w:t>
      </w:r>
      <w:bookmarkEnd w:id="397"/>
    </w:p>
    <w:p w14:paraId="6FD978F8" w14:textId="77777777" w:rsidR="004839D2" w:rsidRDefault="00B5678B" w:rsidP="00470114">
      <w:pPr>
        <w:pStyle w:val="a5"/>
        <w:spacing w:line="560" w:lineRule="exact"/>
        <w:ind w:firstLine="640"/>
      </w:pPr>
      <w:r>
        <w:rPr>
          <w:rFonts w:hint="eastAsia"/>
        </w:rPr>
        <w:t>完成商户信息审核，具有系统后台管理权限的人员</w:t>
      </w:r>
      <w:r w:rsidR="004839D2">
        <w:rPr>
          <w:rFonts w:hint="eastAsia"/>
        </w:rPr>
        <w:t>。</w:t>
      </w:r>
    </w:p>
    <w:p w14:paraId="5752DC7B" w14:textId="2897D373" w:rsidR="009A178D" w:rsidRDefault="009A178D" w:rsidP="009A178D">
      <w:pPr>
        <w:pStyle w:val="2"/>
        <w:spacing w:before="0" w:after="0" w:line="560" w:lineRule="exact"/>
      </w:pPr>
      <w:bookmarkStart w:id="398" w:name="_Toc475306982"/>
      <w:r>
        <w:rPr>
          <w:rFonts w:hint="eastAsia"/>
        </w:rPr>
        <w:t>财务人员</w:t>
      </w:r>
      <w:bookmarkEnd w:id="398"/>
    </w:p>
    <w:p w14:paraId="20E1509F" w14:textId="37F02A10" w:rsidR="009A178D" w:rsidRDefault="009A178D" w:rsidP="009A178D">
      <w:pPr>
        <w:pStyle w:val="a5"/>
        <w:spacing w:line="560" w:lineRule="exact"/>
        <w:ind w:firstLine="640"/>
      </w:pPr>
      <w:r>
        <w:rPr>
          <w:rFonts w:hint="eastAsia"/>
        </w:rPr>
        <w:t>完成商户对账操作的人员。</w:t>
      </w:r>
    </w:p>
    <w:p w14:paraId="542FA183" w14:textId="46F5C252" w:rsidR="009A178D" w:rsidRDefault="009A178D" w:rsidP="009A178D">
      <w:pPr>
        <w:pStyle w:val="2"/>
        <w:spacing w:before="0" w:after="0" w:line="560" w:lineRule="exact"/>
      </w:pPr>
      <w:bookmarkStart w:id="399" w:name="_Toc475306983"/>
      <w:r>
        <w:rPr>
          <w:rFonts w:hint="eastAsia"/>
        </w:rPr>
        <w:t>客服</w:t>
      </w:r>
      <w:bookmarkEnd w:id="399"/>
    </w:p>
    <w:p w14:paraId="42540CBC" w14:textId="2B2201E7" w:rsidR="009A178D" w:rsidRDefault="009A178D" w:rsidP="009A178D">
      <w:pPr>
        <w:pStyle w:val="a5"/>
        <w:spacing w:line="560" w:lineRule="exact"/>
        <w:ind w:firstLine="640"/>
      </w:pPr>
      <w:r>
        <w:rPr>
          <w:rFonts w:hint="eastAsia"/>
        </w:rPr>
        <w:t>处理顾客、商户在公众号等平台反馈意见和指导日常操作的人员。</w:t>
      </w:r>
    </w:p>
    <w:p w14:paraId="53160FB0" w14:textId="511D8B27" w:rsidR="00C81A2D" w:rsidRPr="00C81A2D" w:rsidRDefault="00B5678B" w:rsidP="00470114">
      <w:pPr>
        <w:pStyle w:val="1"/>
        <w:spacing w:before="0" w:after="0" w:line="560" w:lineRule="exact"/>
      </w:pPr>
      <w:bookmarkStart w:id="400" w:name="_Toc475306984"/>
      <w:r>
        <w:rPr>
          <w:rFonts w:hint="eastAsia"/>
        </w:rPr>
        <w:lastRenderedPageBreak/>
        <w:t>业务场景</w:t>
      </w:r>
      <w:bookmarkEnd w:id="400"/>
    </w:p>
    <w:p w14:paraId="1064ADC1" w14:textId="77777777" w:rsidR="00490400" w:rsidRDefault="00490400" w:rsidP="00637C42">
      <w:r>
        <w:rPr>
          <w:rFonts w:hint="eastAsia"/>
          <w:noProof/>
        </w:rPr>
        <w:drawing>
          <wp:inline distT="0" distB="0" distL="0" distR="0" wp14:anchorId="046C905D" wp14:editId="53EAEB78">
            <wp:extent cx="52743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框架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7E4A" w14:textId="77777777" w:rsidR="00490400" w:rsidRDefault="00490400">
      <w:pPr>
        <w:spacing w:line="560" w:lineRule="exact"/>
        <w:pPrChange w:id="401" w:author="think" w:date="2017-02-12T16:26:00Z">
          <w:pPr/>
        </w:pPrChange>
      </w:pPr>
      <w:r>
        <w:rPr>
          <w:rFonts w:hint="eastAsia"/>
        </w:rPr>
        <w:t>系统的功能框架大致如上图：</w:t>
      </w:r>
    </w:p>
    <w:p w14:paraId="6D7B80B2" w14:textId="33314EE7" w:rsidR="00B22436" w:rsidRDefault="00B22436">
      <w:pPr>
        <w:pStyle w:val="2"/>
        <w:spacing w:before="0" w:after="0" w:line="560" w:lineRule="exact"/>
        <w:pPrChange w:id="402" w:author="think" w:date="2017-02-12T16:26:00Z">
          <w:pPr>
            <w:pStyle w:val="2"/>
          </w:pPr>
        </w:pPrChange>
      </w:pPr>
      <w:bookmarkStart w:id="403" w:name="_Toc475306985"/>
      <w:r>
        <w:rPr>
          <w:rFonts w:hint="eastAsia"/>
        </w:rPr>
        <w:t>顾客消费交易</w:t>
      </w:r>
      <w:bookmarkEnd w:id="403"/>
    </w:p>
    <w:p w14:paraId="36052620" w14:textId="77777777" w:rsidR="002C6FBE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404" w:author="think" w:date="2017-02-12T16:22:00Z"/>
        </w:rPr>
        <w:pPrChange w:id="405" w:author="think" w:date="2017-02-12T16:26:00Z">
          <w:pPr>
            <w:pStyle w:val="a5"/>
            <w:ind w:firstLine="640"/>
          </w:pPr>
        </w:pPrChange>
      </w:pPr>
      <w:del w:id="406" w:author="think" w:date="2017-02-12T16:21:00Z">
        <w:r w:rsidDel="002C5375">
          <w:rPr>
            <w:rFonts w:hint="eastAsia"/>
          </w:rPr>
          <w:delText>包括</w:delText>
        </w:r>
      </w:del>
      <w:r>
        <w:rPr>
          <w:rFonts w:hint="eastAsia"/>
        </w:rPr>
        <w:t>顾客</w:t>
      </w:r>
      <w:ins w:id="407" w:author="think" w:date="2017-02-12T16:21:00Z">
        <w:r w:rsidR="006E6064">
          <w:rPr>
            <w:rFonts w:hint="eastAsia"/>
          </w:rPr>
          <w:t>使用微信</w:t>
        </w:r>
        <w:r w:rsidR="006E6064">
          <w:rPr>
            <w:rFonts w:hint="eastAsia"/>
          </w:rPr>
          <w:t>/</w:t>
        </w:r>
        <w:r w:rsidR="006E6064">
          <w:rPr>
            <w:rFonts w:hint="eastAsia"/>
          </w:rPr>
          <w:t>支付宝等</w:t>
        </w:r>
        <w:r w:rsidR="006E6064">
          <w:rPr>
            <w:rFonts w:hint="eastAsia"/>
          </w:rPr>
          <w:t>app</w:t>
        </w:r>
      </w:ins>
      <w:r>
        <w:rPr>
          <w:rFonts w:hint="eastAsia"/>
        </w:rPr>
        <w:t>扫银码通二维码</w:t>
      </w:r>
      <w:del w:id="408" w:author="think" w:date="2017-02-12T16:22:00Z">
        <w:r w:rsidDel="002C6FBE">
          <w:rPr>
            <w:rFonts w:hint="eastAsia"/>
          </w:rPr>
          <w:delText>后，</w:delText>
        </w:r>
      </w:del>
    </w:p>
    <w:p w14:paraId="7E946992" w14:textId="77777777" w:rsidR="002C6FBE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409" w:author="think" w:date="2017-02-12T16:22:00Z"/>
        </w:rPr>
        <w:pPrChange w:id="410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后台</w:t>
      </w:r>
      <w:ins w:id="411" w:author="think" w:date="2017-02-12T16:22:00Z">
        <w:r w:rsidR="002C6FBE">
          <w:rPr>
            <w:rFonts w:hint="eastAsia"/>
          </w:rPr>
          <w:t>通过路由选择</w:t>
        </w:r>
      </w:ins>
      <w:del w:id="412" w:author="think" w:date="2017-02-12T16:21:00Z">
        <w:r w:rsidDel="006E6064">
          <w:rPr>
            <w:rFonts w:hint="eastAsia"/>
          </w:rPr>
          <w:delText>给出</w:delText>
        </w:r>
      </w:del>
      <w:ins w:id="413" w:author="think" w:date="2017-02-12T16:21:00Z">
        <w:r w:rsidR="006E6064">
          <w:rPr>
            <w:rFonts w:hint="eastAsia"/>
          </w:rPr>
          <w:t>返回收银台</w:t>
        </w:r>
      </w:ins>
      <w:r>
        <w:rPr>
          <w:rFonts w:hint="eastAsia"/>
        </w:rPr>
        <w:t>支付交易页面</w:t>
      </w:r>
    </w:p>
    <w:p w14:paraId="1EA2FEFA" w14:textId="77777777" w:rsidR="009377B0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414" w:author="think" w:date="2017-02-12T16:24:00Z"/>
        </w:rPr>
        <w:pPrChange w:id="415" w:author="think" w:date="2017-02-12T16:26:00Z">
          <w:pPr>
            <w:pStyle w:val="a5"/>
            <w:ind w:firstLine="640"/>
          </w:pPr>
        </w:pPrChange>
      </w:pPr>
      <w:del w:id="416" w:author="think" w:date="2017-02-12T16:22:00Z">
        <w:r w:rsidDel="002C6FBE">
          <w:rPr>
            <w:rFonts w:hint="eastAsia"/>
          </w:rPr>
          <w:delText>，</w:delText>
        </w:r>
      </w:del>
      <w:r>
        <w:rPr>
          <w:rFonts w:hint="eastAsia"/>
        </w:rPr>
        <w:t>顾客输入金额</w:t>
      </w:r>
      <w:ins w:id="417" w:author="think" w:date="2017-02-12T16:23:00Z">
        <w:r w:rsidR="002C6FBE">
          <w:rPr>
            <w:rFonts w:hint="eastAsia"/>
          </w:rPr>
          <w:t>、密码</w:t>
        </w:r>
      </w:ins>
      <w:del w:id="418" w:author="think" w:date="2017-02-12T16:23:00Z">
        <w:r w:rsidDel="002C6FBE">
          <w:rPr>
            <w:rFonts w:hint="eastAsia"/>
          </w:rPr>
          <w:delText>提交</w:delText>
        </w:r>
      </w:del>
      <w:del w:id="419" w:author="think" w:date="2017-02-12T16:24:00Z">
        <w:r w:rsidR="009377B0" w:rsidDel="009377B0">
          <w:rPr>
            <w:rFonts w:hint="eastAsia"/>
          </w:rPr>
          <w:delText>后</w:delText>
        </w:r>
      </w:del>
      <w:ins w:id="420" w:author="think" w:date="2017-02-12T16:24:00Z">
        <w:r w:rsidR="009377B0">
          <w:rPr>
            <w:rFonts w:hint="eastAsia"/>
          </w:rPr>
          <w:t>完成支付</w:t>
        </w:r>
      </w:ins>
    </w:p>
    <w:p w14:paraId="6E1C76E3" w14:textId="77777777" w:rsidR="00490400" w:rsidRDefault="00490400">
      <w:pPr>
        <w:pStyle w:val="a5"/>
        <w:numPr>
          <w:ilvl w:val="0"/>
          <w:numId w:val="10"/>
        </w:numPr>
        <w:spacing w:line="560" w:lineRule="exact"/>
        <w:ind w:firstLineChars="0"/>
        <w:pPrChange w:id="421" w:author="think" w:date="2017-02-12T16:26:00Z">
          <w:pPr>
            <w:pStyle w:val="a5"/>
            <w:ind w:firstLine="640"/>
          </w:pPr>
        </w:pPrChange>
      </w:pPr>
      <w:del w:id="422" w:author="think" w:date="2017-02-12T16:25:00Z">
        <w:r w:rsidDel="009377B0">
          <w:rPr>
            <w:rFonts w:hint="eastAsia"/>
          </w:rPr>
          <w:delText>，后台调用路由选择模块，根据路由策略选择当前商户所对应的支付渠道，通过渠道支付接口完成交易。完成交易后渠道会通过</w:delText>
        </w:r>
      </w:del>
      <w:r>
        <w:rPr>
          <w:rFonts w:hint="eastAsia"/>
        </w:rPr>
        <w:t>微信或支付宝自行</w:t>
      </w:r>
      <w:del w:id="423" w:author="think" w:date="2017-02-12T16:25:00Z">
        <w:r w:rsidDel="004D5B46">
          <w:rPr>
            <w:rFonts w:hint="eastAsia"/>
          </w:rPr>
          <w:delText>通知</w:delText>
        </w:r>
      </w:del>
      <w:ins w:id="424" w:author="think" w:date="2017-02-12T16:25:00Z">
        <w:r w:rsidR="004D5B46">
          <w:rPr>
            <w:rFonts w:hint="eastAsia"/>
          </w:rPr>
          <w:t>返回</w:t>
        </w:r>
      </w:ins>
      <w:r>
        <w:rPr>
          <w:rFonts w:hint="eastAsia"/>
        </w:rPr>
        <w:t>顾客消费回执，银码通平台无需关注。</w:t>
      </w:r>
    </w:p>
    <w:p w14:paraId="5509D9E6" w14:textId="0F5060F3" w:rsidR="00B22436" w:rsidRDefault="00B22436">
      <w:pPr>
        <w:pStyle w:val="2"/>
        <w:spacing w:before="0" w:after="0" w:line="560" w:lineRule="exact"/>
        <w:rPr>
          <w:ins w:id="425" w:author="think" w:date="2017-02-12T16:30:00Z"/>
        </w:rPr>
        <w:pPrChange w:id="426" w:author="think" w:date="2017-02-12T16:26:00Z">
          <w:pPr>
            <w:pStyle w:val="2"/>
          </w:pPr>
        </w:pPrChange>
      </w:pPr>
      <w:bookmarkStart w:id="427" w:name="_Toc475306986"/>
      <w:r>
        <w:rPr>
          <w:rFonts w:hint="eastAsia"/>
        </w:rPr>
        <w:t>商户</w:t>
      </w:r>
      <w:ins w:id="428" w:author="think" w:date="2017-02-12T16:27:00Z">
        <w:r w:rsidR="00BF1F9C">
          <w:rPr>
            <w:rFonts w:hint="eastAsia"/>
          </w:rPr>
          <w:t>交易结果</w:t>
        </w:r>
      </w:ins>
      <w:del w:id="429" w:author="think" w:date="2017-02-12T16:27:00Z">
        <w:r w:rsidDel="00BF1F9C">
          <w:rPr>
            <w:rFonts w:hint="eastAsia"/>
          </w:rPr>
          <w:delText>逐笔</w:delText>
        </w:r>
      </w:del>
      <w:r>
        <w:rPr>
          <w:rFonts w:hint="eastAsia"/>
        </w:rPr>
        <w:t>反馈</w:t>
      </w:r>
      <w:bookmarkEnd w:id="427"/>
    </w:p>
    <w:p w14:paraId="75F93B12" w14:textId="77777777" w:rsidR="00566E1C" w:rsidRPr="00637C42" w:rsidRDefault="00566E1C">
      <w:pPr>
        <w:pStyle w:val="a5"/>
        <w:spacing w:line="560" w:lineRule="exact"/>
        <w:ind w:firstLine="640"/>
        <w:pPrChange w:id="430" w:author="think" w:date="2017-02-12T16:30:00Z">
          <w:pPr>
            <w:pStyle w:val="2"/>
          </w:pPr>
        </w:pPrChange>
      </w:pPr>
      <w:ins w:id="431" w:author="think" w:date="2017-02-12T16:30:00Z">
        <w:r>
          <w:rPr>
            <w:rFonts w:hint="eastAsia"/>
          </w:rPr>
          <w:t>商户需先行关注银码通公众号。</w:t>
        </w:r>
      </w:ins>
    </w:p>
    <w:p w14:paraId="755C1EAB" w14:textId="77777777" w:rsidR="00BF1F9C" w:rsidRDefault="00BF1F9C">
      <w:pPr>
        <w:pStyle w:val="a5"/>
        <w:numPr>
          <w:ilvl w:val="0"/>
          <w:numId w:val="10"/>
        </w:numPr>
        <w:spacing w:line="560" w:lineRule="exact"/>
        <w:ind w:firstLineChars="0"/>
        <w:rPr>
          <w:ins w:id="432" w:author="think" w:date="2017-02-12T16:28:00Z"/>
        </w:rPr>
        <w:pPrChange w:id="433" w:author="think" w:date="2017-02-12T16:26:00Z">
          <w:pPr>
            <w:pStyle w:val="a5"/>
            <w:ind w:firstLine="640"/>
          </w:pPr>
        </w:pPrChange>
      </w:pPr>
      <w:ins w:id="434" w:author="think" w:date="2017-02-12T16:27:00Z">
        <w:r>
          <w:rPr>
            <w:rFonts w:hint="eastAsia"/>
          </w:rPr>
          <w:t>上述顾客消费成功后，微信</w:t>
        </w:r>
        <w:r>
          <w:rPr>
            <w:rFonts w:hint="eastAsia"/>
          </w:rPr>
          <w:t>/</w:t>
        </w:r>
        <w:r>
          <w:rPr>
            <w:rFonts w:hint="eastAsia"/>
          </w:rPr>
          <w:t>支付宝发起异步通知</w:t>
        </w:r>
      </w:ins>
      <w:ins w:id="435" w:author="think" w:date="2017-02-12T16:28:00Z">
        <w:r>
          <w:rPr>
            <w:rFonts w:hint="eastAsia"/>
          </w:rPr>
          <w:t>上游商户</w:t>
        </w:r>
      </w:ins>
    </w:p>
    <w:p w14:paraId="6A116D25" w14:textId="77777777" w:rsidR="00BF1F9C" w:rsidRDefault="00BF1F9C">
      <w:pPr>
        <w:pStyle w:val="a5"/>
        <w:numPr>
          <w:ilvl w:val="0"/>
          <w:numId w:val="10"/>
        </w:numPr>
        <w:spacing w:line="560" w:lineRule="exact"/>
        <w:ind w:firstLineChars="0"/>
        <w:rPr>
          <w:ins w:id="436" w:author="think" w:date="2017-02-12T16:28:00Z"/>
        </w:rPr>
        <w:pPrChange w:id="437" w:author="think" w:date="2017-02-12T16:26:00Z">
          <w:pPr>
            <w:pStyle w:val="a5"/>
            <w:ind w:firstLine="640"/>
          </w:pPr>
        </w:pPrChange>
      </w:pPr>
      <w:ins w:id="438" w:author="think" w:date="2017-02-12T16:28:00Z">
        <w:r>
          <w:rPr>
            <w:rFonts w:hint="eastAsia"/>
          </w:rPr>
          <w:t>上游商户转发交易结果至我司服务器，中间有可能经过接口转换</w:t>
        </w:r>
      </w:ins>
    </w:p>
    <w:p w14:paraId="39951B5A" w14:textId="77777777" w:rsidR="00490400" w:rsidRDefault="00BF1F9C">
      <w:pPr>
        <w:pStyle w:val="a5"/>
        <w:numPr>
          <w:ilvl w:val="0"/>
          <w:numId w:val="10"/>
        </w:numPr>
        <w:spacing w:line="560" w:lineRule="exact"/>
        <w:ind w:firstLineChars="0"/>
        <w:pPrChange w:id="439" w:author="think" w:date="2017-02-12T16:26:00Z">
          <w:pPr>
            <w:pStyle w:val="a5"/>
            <w:ind w:firstLine="640"/>
          </w:pPr>
        </w:pPrChange>
      </w:pPr>
      <w:ins w:id="440" w:author="think" w:date="2017-02-12T16:28:00Z">
        <w:r>
          <w:rPr>
            <w:rFonts w:hint="eastAsia"/>
          </w:rPr>
          <w:lastRenderedPageBreak/>
          <w:t>我司服务器</w:t>
        </w:r>
      </w:ins>
      <w:ins w:id="441" w:author="think" w:date="2017-02-12T16:29:00Z">
        <w:r>
          <w:rPr>
            <w:rFonts w:hint="eastAsia"/>
          </w:rPr>
          <w:t>收到通知后，</w:t>
        </w:r>
      </w:ins>
      <w:del w:id="442" w:author="think" w:date="2017-02-12T16:29:00Z">
        <w:r w:rsidR="00490400" w:rsidDel="00BF1F9C">
          <w:rPr>
            <w:rFonts w:hint="eastAsia"/>
          </w:rPr>
          <w:delText>渠道完成交易后，</w:delText>
        </w:r>
      </w:del>
      <w:r w:rsidR="00490400">
        <w:rPr>
          <w:rFonts w:hint="eastAsia"/>
        </w:rPr>
        <w:t>通过</w:t>
      </w:r>
      <w:del w:id="443" w:author="think" w:date="2017-02-12T16:29:00Z">
        <w:r w:rsidR="00490400" w:rsidDel="00BF1F9C">
          <w:rPr>
            <w:rFonts w:hint="eastAsia"/>
          </w:rPr>
          <w:delText>接口通知银码通消费回执，再由</w:delText>
        </w:r>
      </w:del>
      <w:r w:rsidR="00490400">
        <w:rPr>
          <w:rFonts w:hint="eastAsia"/>
        </w:rPr>
        <w:t>银码通</w:t>
      </w:r>
      <w:ins w:id="444" w:author="think" w:date="2017-02-12T16:29:00Z">
        <w:r>
          <w:rPr>
            <w:rFonts w:hint="eastAsia"/>
          </w:rPr>
          <w:t>公众号</w:t>
        </w:r>
      </w:ins>
      <w:r w:rsidR="00490400">
        <w:rPr>
          <w:rFonts w:hint="eastAsia"/>
        </w:rPr>
        <w:t>通知商户。</w:t>
      </w:r>
    </w:p>
    <w:p w14:paraId="28472FA7" w14:textId="64D5FD2F" w:rsidR="00B22436" w:rsidRDefault="00B22436">
      <w:pPr>
        <w:pStyle w:val="2"/>
        <w:spacing w:before="0" w:after="0" w:line="560" w:lineRule="exact"/>
        <w:pPrChange w:id="445" w:author="think" w:date="2017-02-12T16:26:00Z">
          <w:pPr>
            <w:pStyle w:val="2"/>
          </w:pPr>
        </w:pPrChange>
      </w:pPr>
      <w:bookmarkStart w:id="446" w:name="_Toc475306987"/>
      <w:r>
        <w:rPr>
          <w:rFonts w:hint="eastAsia"/>
        </w:rPr>
        <w:t>商户自助服务</w:t>
      </w:r>
      <w:bookmarkEnd w:id="446"/>
    </w:p>
    <w:p w14:paraId="4DFBD8FB" w14:textId="77777777" w:rsidR="00566E1C" w:rsidRPr="00B8264D" w:rsidRDefault="00566E1C" w:rsidP="00566E1C">
      <w:pPr>
        <w:pStyle w:val="a5"/>
        <w:spacing w:line="560" w:lineRule="exact"/>
        <w:ind w:firstLine="640"/>
        <w:rPr>
          <w:ins w:id="447" w:author="think" w:date="2017-02-12T16:30:00Z"/>
        </w:rPr>
      </w:pPr>
      <w:ins w:id="448" w:author="think" w:date="2017-02-12T16:30:00Z">
        <w:r>
          <w:rPr>
            <w:rFonts w:hint="eastAsia"/>
          </w:rPr>
          <w:t>商户需先行关注银码通公众号。</w:t>
        </w:r>
      </w:ins>
    </w:p>
    <w:p w14:paraId="51C001AE" w14:textId="77777777" w:rsidR="00490400" w:rsidDel="00566E1C" w:rsidRDefault="00490400">
      <w:pPr>
        <w:pStyle w:val="a5"/>
        <w:spacing w:line="560" w:lineRule="exact"/>
        <w:ind w:firstLine="640"/>
        <w:rPr>
          <w:del w:id="449" w:author="think" w:date="2017-02-12T16:30:00Z"/>
        </w:rPr>
        <w:pPrChange w:id="450" w:author="think" w:date="2017-02-12T16:26:00Z">
          <w:pPr>
            <w:pStyle w:val="a5"/>
            <w:ind w:firstLine="640"/>
          </w:pPr>
        </w:pPrChange>
      </w:pPr>
      <w:del w:id="451" w:author="think" w:date="2017-02-12T16:30:00Z">
        <w:r w:rsidDel="00566E1C">
          <w:rPr>
            <w:rFonts w:hint="eastAsia"/>
          </w:rPr>
          <w:delText>商户</w:delText>
        </w:r>
        <w:r w:rsidR="004C5F83" w:rsidDel="00566E1C">
          <w:rPr>
            <w:rFonts w:hint="eastAsia"/>
          </w:rPr>
          <w:delText>须</w:delText>
        </w:r>
        <w:r w:rsidDel="00566E1C">
          <w:rPr>
            <w:rFonts w:hint="eastAsia"/>
          </w:rPr>
          <w:delText>关注银码通公众号</w:delText>
        </w:r>
        <w:r w:rsidR="004C5F83" w:rsidDel="00566E1C">
          <w:rPr>
            <w:rFonts w:hint="eastAsia"/>
          </w:rPr>
          <w:delText>后获得以下功能。</w:delText>
        </w:r>
      </w:del>
    </w:p>
    <w:p w14:paraId="4E0D4AA6" w14:textId="77777777" w:rsidR="00AE5121" w:rsidRDefault="00AE5121">
      <w:pPr>
        <w:pStyle w:val="a7"/>
        <w:numPr>
          <w:ilvl w:val="0"/>
          <w:numId w:val="3"/>
        </w:numPr>
        <w:spacing w:line="560" w:lineRule="exact"/>
        <w:ind w:firstLineChars="0"/>
        <w:rPr>
          <w:ins w:id="452" w:author="think" w:date="2017-02-12T16:33:00Z"/>
        </w:rPr>
        <w:pPrChange w:id="453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商户</w:t>
      </w:r>
      <w:del w:id="454" w:author="think" w:date="2017-02-12T16:32:00Z">
        <w:r w:rsidDel="008D550D">
          <w:rPr>
            <w:rFonts w:hint="eastAsia"/>
          </w:rPr>
          <w:delText>注册</w:delText>
        </w:r>
      </w:del>
      <w:ins w:id="455" w:author="think" w:date="2017-02-12T16:32:00Z">
        <w:r w:rsidR="008D550D">
          <w:rPr>
            <w:rFonts w:hint="eastAsia"/>
          </w:rPr>
          <w:t>微信号绑定</w:t>
        </w:r>
      </w:ins>
      <w:r>
        <w:rPr>
          <w:rFonts w:hint="eastAsia"/>
        </w:rPr>
        <w:t>。</w:t>
      </w:r>
    </w:p>
    <w:p w14:paraId="6EF5A55B" w14:textId="77777777" w:rsidR="00EB74AC" w:rsidRDefault="00104BA6">
      <w:pPr>
        <w:pStyle w:val="a5"/>
        <w:numPr>
          <w:ilvl w:val="0"/>
          <w:numId w:val="10"/>
        </w:numPr>
        <w:spacing w:line="560" w:lineRule="exact"/>
        <w:ind w:firstLineChars="0"/>
        <w:rPr>
          <w:ins w:id="456" w:author="think" w:date="2017-02-12T16:34:00Z"/>
        </w:rPr>
        <w:pPrChange w:id="457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458" w:author="think" w:date="2017-02-12T16:33:00Z">
        <w:r>
          <w:rPr>
            <w:rFonts w:hint="eastAsia"/>
          </w:rPr>
          <w:t>商户点击</w:t>
        </w:r>
      </w:ins>
      <w:ins w:id="459" w:author="think" w:date="2017-02-12T16:34:00Z">
        <w:r w:rsidR="002509F5">
          <w:rPr>
            <w:rFonts w:hint="eastAsia"/>
          </w:rPr>
          <w:t>绑定</w:t>
        </w:r>
      </w:ins>
    </w:p>
    <w:p w14:paraId="60D59934" w14:textId="77777777" w:rsidR="002509F5" w:rsidRDefault="002509F5">
      <w:pPr>
        <w:pStyle w:val="a5"/>
        <w:numPr>
          <w:ilvl w:val="0"/>
          <w:numId w:val="10"/>
        </w:numPr>
        <w:spacing w:line="560" w:lineRule="exact"/>
        <w:ind w:firstLineChars="0"/>
        <w:rPr>
          <w:ins w:id="460" w:author="think" w:date="2017-02-12T16:34:00Z"/>
        </w:rPr>
        <w:pPrChange w:id="461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462" w:author="think" w:date="2017-02-12T16:34:00Z">
        <w:r>
          <w:rPr>
            <w:rFonts w:hint="eastAsia"/>
          </w:rPr>
          <w:t>输入预留手机号</w:t>
        </w:r>
      </w:ins>
    </w:p>
    <w:p w14:paraId="7D63578C" w14:textId="77777777" w:rsidR="002509F5" w:rsidRDefault="002509F5">
      <w:pPr>
        <w:pStyle w:val="a5"/>
        <w:numPr>
          <w:ilvl w:val="0"/>
          <w:numId w:val="10"/>
        </w:numPr>
        <w:spacing w:line="560" w:lineRule="exact"/>
        <w:ind w:firstLineChars="0"/>
        <w:rPr>
          <w:ins w:id="463" w:author="think" w:date="2017-02-12T16:34:00Z"/>
        </w:rPr>
        <w:pPrChange w:id="464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465" w:author="think" w:date="2017-02-12T16:34:00Z">
        <w:r>
          <w:rPr>
            <w:rFonts w:hint="eastAsia"/>
          </w:rPr>
          <w:t>输入收到的手机验证码</w:t>
        </w:r>
      </w:ins>
    </w:p>
    <w:p w14:paraId="67229922" w14:textId="77777777" w:rsidR="002509F5" w:rsidRPr="00637C42" w:rsidRDefault="002509F5">
      <w:pPr>
        <w:pStyle w:val="a5"/>
        <w:numPr>
          <w:ilvl w:val="0"/>
          <w:numId w:val="10"/>
        </w:numPr>
        <w:spacing w:line="560" w:lineRule="exact"/>
        <w:ind w:firstLineChars="0"/>
        <w:pPrChange w:id="466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467" w:author="think" w:date="2017-02-12T16:34:00Z">
        <w:r>
          <w:rPr>
            <w:rFonts w:hint="eastAsia"/>
          </w:rPr>
          <w:t>后台完成绑定</w:t>
        </w:r>
      </w:ins>
    </w:p>
    <w:p w14:paraId="3559902F" w14:textId="6C55D1EE" w:rsidR="00AE5121" w:rsidRDefault="00AE5121">
      <w:pPr>
        <w:pStyle w:val="a7"/>
        <w:numPr>
          <w:ilvl w:val="0"/>
          <w:numId w:val="3"/>
        </w:numPr>
        <w:spacing w:line="560" w:lineRule="exact"/>
        <w:ind w:firstLineChars="0"/>
        <w:rPr>
          <w:ins w:id="468" w:author="think" w:date="2017-02-12T16:34:00Z"/>
        </w:rPr>
        <w:pPrChange w:id="469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展示收款二维码</w:t>
      </w:r>
      <w:ins w:id="470" w:author="think" w:date="2017-02-12T16:48:00Z">
        <w:r w:rsidR="00EF7F73">
          <w:rPr>
            <w:rFonts w:hint="eastAsia"/>
          </w:rPr>
          <w:t>（我司二维码，非上游二维码）</w:t>
        </w:r>
      </w:ins>
      <w:r w:rsidR="004C5F83">
        <w:rPr>
          <w:rFonts w:hint="eastAsia"/>
        </w:rPr>
        <w:t>。</w:t>
      </w:r>
    </w:p>
    <w:p w14:paraId="47FD24F4" w14:textId="77777777" w:rsidR="00C715A2" w:rsidRDefault="00C715A2" w:rsidP="00C715A2">
      <w:pPr>
        <w:pStyle w:val="a5"/>
        <w:numPr>
          <w:ilvl w:val="0"/>
          <w:numId w:val="10"/>
        </w:numPr>
        <w:spacing w:line="560" w:lineRule="exact"/>
        <w:ind w:firstLineChars="0"/>
        <w:rPr>
          <w:ins w:id="471" w:author="think" w:date="2017-02-12T16:35:00Z"/>
        </w:rPr>
      </w:pPr>
      <w:ins w:id="472" w:author="think" w:date="2017-02-12T16:35:00Z">
        <w:r>
          <w:rPr>
            <w:rFonts w:hint="eastAsia"/>
          </w:rPr>
          <w:t>点击</w:t>
        </w:r>
      </w:ins>
    </w:p>
    <w:p w14:paraId="557F823A" w14:textId="77777777" w:rsidR="00C715A2" w:rsidRPr="00B8264D" w:rsidRDefault="00C715A2" w:rsidP="00C715A2">
      <w:pPr>
        <w:pStyle w:val="a5"/>
        <w:numPr>
          <w:ilvl w:val="0"/>
          <w:numId w:val="10"/>
        </w:numPr>
        <w:spacing w:line="560" w:lineRule="exact"/>
        <w:ind w:firstLineChars="0"/>
        <w:rPr>
          <w:ins w:id="473" w:author="think" w:date="2017-02-12T16:34:00Z"/>
        </w:rPr>
      </w:pPr>
      <w:ins w:id="474" w:author="think" w:date="2017-02-12T16:35:00Z">
        <w:r>
          <w:rPr>
            <w:rFonts w:hint="eastAsia"/>
          </w:rPr>
          <w:t>展示收款二维码</w:t>
        </w:r>
      </w:ins>
    </w:p>
    <w:p w14:paraId="17B3BFE4" w14:textId="77777777" w:rsidR="00C715A2" w:rsidDel="00C715A2" w:rsidRDefault="00C715A2">
      <w:pPr>
        <w:spacing w:line="560" w:lineRule="exact"/>
        <w:rPr>
          <w:del w:id="475" w:author="think" w:date="2017-02-12T16:34:00Z"/>
        </w:rPr>
        <w:pPrChange w:id="476" w:author="think" w:date="2017-02-12T16:34:00Z">
          <w:pPr>
            <w:pStyle w:val="a7"/>
            <w:numPr>
              <w:numId w:val="3"/>
            </w:numPr>
            <w:ind w:left="1140" w:firstLineChars="0" w:hanging="720"/>
          </w:pPr>
        </w:pPrChange>
      </w:pPr>
    </w:p>
    <w:p w14:paraId="65D558FB" w14:textId="3B75463C" w:rsidR="00AE5121" w:rsidRDefault="00155646">
      <w:pPr>
        <w:pStyle w:val="a7"/>
        <w:numPr>
          <w:ilvl w:val="0"/>
          <w:numId w:val="3"/>
        </w:numPr>
        <w:spacing w:line="560" w:lineRule="exact"/>
        <w:ind w:firstLineChars="0"/>
        <w:rPr>
          <w:ins w:id="477" w:author="think" w:date="2017-02-12T16:35:00Z"/>
        </w:rPr>
        <w:pPrChange w:id="478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479" w:author="think" w:date="2017-02-12T16:32:00Z">
        <w:r>
          <w:rPr>
            <w:rFonts w:hint="eastAsia"/>
          </w:rPr>
          <w:t>交易记录查询，包括</w:t>
        </w:r>
      </w:ins>
      <w:del w:id="480" w:author="think" w:date="2017-02-12T16:32:00Z">
        <w:r w:rsidR="00AE5121" w:rsidDel="00155646">
          <w:rPr>
            <w:rFonts w:hint="eastAsia"/>
          </w:rPr>
          <w:delText>查询</w:delText>
        </w:r>
      </w:del>
      <w:r w:rsidR="004C5F83">
        <w:rPr>
          <w:rFonts w:hint="eastAsia"/>
        </w:rPr>
        <w:t>最近一笔交易记录、</w:t>
      </w:r>
      <w:r w:rsidR="00AE5121">
        <w:rPr>
          <w:rFonts w:hint="eastAsia"/>
        </w:rPr>
        <w:t>当日交易记录、上日交易记录</w:t>
      </w:r>
      <w:r w:rsidR="004C5F83">
        <w:rPr>
          <w:rFonts w:hint="eastAsia"/>
        </w:rPr>
        <w:t>、历史交易记录。下载交易汇总及明细（</w:t>
      </w:r>
      <w:r w:rsidR="004C5F83">
        <w:rPr>
          <w:rFonts w:hint="eastAsia"/>
        </w:rPr>
        <w:t>Excel</w:t>
      </w:r>
      <w:r w:rsidR="004C5F83">
        <w:rPr>
          <w:rFonts w:hint="eastAsia"/>
        </w:rPr>
        <w:t>格式）。</w:t>
      </w:r>
      <w:ins w:id="481" w:author="think" w:date="2017-02-12T17:00:00Z">
        <w:r w:rsidR="00461A6A" w:rsidRPr="00461A6A">
          <w:rPr>
            <w:rFonts w:hint="eastAsia"/>
            <w:color w:val="FF0000"/>
            <w:rPrChange w:id="482" w:author="think" w:date="2017-02-12T17:02:00Z">
              <w:rPr>
                <w:rFonts w:hint="eastAsia"/>
              </w:rPr>
            </w:rPrChange>
          </w:rPr>
          <w:t>其中，</w:t>
        </w:r>
      </w:ins>
      <w:ins w:id="483" w:author="think" w:date="2017-02-12T17:01:00Z">
        <w:r w:rsidR="00461A6A" w:rsidRPr="00461A6A">
          <w:rPr>
            <w:rFonts w:hint="eastAsia"/>
            <w:color w:val="FF0000"/>
            <w:rPrChange w:id="484" w:author="think" w:date="2017-02-12T17:02:00Z">
              <w:rPr>
                <w:rFonts w:hint="eastAsia"/>
              </w:rPr>
            </w:rPrChange>
          </w:rPr>
          <w:t>后台未进行</w:t>
        </w:r>
      </w:ins>
      <w:ins w:id="485" w:author="think" w:date="2017-02-12T17:02:00Z">
        <w:r w:rsidR="00461A6A" w:rsidRPr="00461A6A">
          <w:rPr>
            <w:rFonts w:hint="eastAsia"/>
            <w:color w:val="FF0000"/>
            <w:rPrChange w:id="486" w:author="think" w:date="2017-02-12T17:02:00Z">
              <w:rPr>
                <w:rFonts w:hint="eastAsia"/>
              </w:rPr>
            </w:rPrChange>
          </w:rPr>
          <w:t>入账操作前，在交易记录后会有明确未入账说明。</w:t>
        </w:r>
      </w:ins>
    </w:p>
    <w:p w14:paraId="44C37624" w14:textId="77777777" w:rsidR="00996ED2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487" w:author="think" w:date="2017-02-12T16:35:00Z"/>
        </w:rPr>
      </w:pPr>
      <w:ins w:id="488" w:author="think" w:date="2017-02-12T16:35:00Z">
        <w:r>
          <w:rPr>
            <w:rFonts w:hint="eastAsia"/>
          </w:rPr>
          <w:t>点击对应查询菜单</w:t>
        </w:r>
      </w:ins>
    </w:p>
    <w:p w14:paraId="19981E91" w14:textId="77777777" w:rsidR="00996ED2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489" w:author="think" w:date="2017-02-12T16:36:00Z"/>
        </w:rPr>
      </w:pPr>
      <w:ins w:id="490" w:author="think" w:date="2017-02-12T16:35:00Z">
        <w:r>
          <w:rPr>
            <w:rFonts w:hint="eastAsia"/>
          </w:rPr>
          <w:t>输入</w:t>
        </w:r>
      </w:ins>
      <w:ins w:id="491" w:author="think" w:date="2017-02-12T16:36:00Z">
        <w:r>
          <w:rPr>
            <w:rFonts w:hint="eastAsia"/>
          </w:rPr>
          <w:t>查询条件</w:t>
        </w:r>
      </w:ins>
    </w:p>
    <w:p w14:paraId="7BD97232" w14:textId="77777777" w:rsidR="00996ED2" w:rsidRPr="00B8264D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492" w:author="think" w:date="2017-02-12T16:35:00Z"/>
        </w:rPr>
      </w:pPr>
      <w:ins w:id="493" w:author="think" w:date="2017-02-12T16:36:00Z">
        <w:r>
          <w:rPr>
            <w:rFonts w:hint="eastAsia"/>
          </w:rPr>
          <w:t>返回交易记录或下载</w:t>
        </w:r>
      </w:ins>
    </w:p>
    <w:p w14:paraId="5FFED9FB" w14:textId="77777777" w:rsidR="00996ED2" w:rsidDel="00996ED2" w:rsidRDefault="00996ED2">
      <w:pPr>
        <w:pStyle w:val="a7"/>
        <w:numPr>
          <w:ilvl w:val="0"/>
          <w:numId w:val="3"/>
        </w:numPr>
        <w:spacing w:line="560" w:lineRule="exact"/>
        <w:ind w:firstLineChars="0"/>
        <w:rPr>
          <w:del w:id="494" w:author="think" w:date="2017-02-12T16:35:00Z"/>
        </w:rPr>
        <w:pPrChange w:id="495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</w:p>
    <w:p w14:paraId="4EFD48BA" w14:textId="77777777" w:rsidR="004C5F83" w:rsidRDefault="004C5F83">
      <w:pPr>
        <w:pStyle w:val="a7"/>
        <w:numPr>
          <w:ilvl w:val="0"/>
          <w:numId w:val="3"/>
        </w:numPr>
        <w:spacing w:line="560" w:lineRule="exact"/>
        <w:ind w:firstLineChars="0"/>
        <w:pPrChange w:id="496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向客服反馈信息。</w:t>
      </w:r>
      <w:ins w:id="497" w:author="think" w:date="2017-02-12T16:36:00Z">
        <w:r w:rsidR="00996ED2">
          <w:rPr>
            <w:rFonts w:hint="eastAsia"/>
          </w:rPr>
          <w:t>（微信公众号自带功能）</w:t>
        </w:r>
      </w:ins>
    </w:p>
    <w:p w14:paraId="65DBD98A" w14:textId="77777777" w:rsidR="004467C8" w:rsidRDefault="004467C8" w:rsidP="004467C8">
      <w:pPr>
        <w:pStyle w:val="2"/>
        <w:spacing w:before="0" w:after="0" w:line="560" w:lineRule="exact"/>
        <w:rPr>
          <w:moveTo w:id="498" w:author="think" w:date="2017-02-12T16:37:00Z"/>
        </w:rPr>
      </w:pPr>
      <w:bookmarkStart w:id="499" w:name="_Toc475306988"/>
      <w:moveToRangeStart w:id="500" w:author="think" w:date="2017-02-12T16:37:00Z" w:name="move474680748"/>
      <w:moveTo w:id="501" w:author="think" w:date="2017-02-12T16:37:00Z">
        <w:r>
          <w:rPr>
            <w:rFonts w:hint="eastAsia"/>
          </w:rPr>
          <w:t>客户经理自助查询</w:t>
        </w:r>
        <w:bookmarkEnd w:id="499"/>
      </w:moveTo>
    </w:p>
    <w:p w14:paraId="3E357865" w14:textId="77777777" w:rsidR="009B702A" w:rsidRPr="00B8264D" w:rsidRDefault="009B702A" w:rsidP="009B702A">
      <w:pPr>
        <w:pStyle w:val="a5"/>
        <w:spacing w:line="560" w:lineRule="exact"/>
        <w:ind w:firstLine="640"/>
        <w:rPr>
          <w:ins w:id="502" w:author="think" w:date="2017-02-12T16:37:00Z"/>
        </w:rPr>
      </w:pPr>
      <w:ins w:id="503" w:author="think" w:date="2017-02-12T16:37:00Z">
        <w:r>
          <w:rPr>
            <w:rFonts w:hint="eastAsia"/>
          </w:rPr>
          <w:t>客户经理需先行关注银码通公众号。</w:t>
        </w:r>
      </w:ins>
    </w:p>
    <w:p w14:paraId="24589ECC" w14:textId="77777777" w:rsidR="004467C8" w:rsidRPr="00A12C72" w:rsidRDefault="004467C8" w:rsidP="004467C8">
      <w:pPr>
        <w:pStyle w:val="a5"/>
        <w:spacing w:line="560" w:lineRule="exact"/>
        <w:ind w:firstLine="640"/>
        <w:rPr>
          <w:moveTo w:id="504" w:author="think" w:date="2017-02-12T16:37:00Z"/>
          <w:strike/>
          <w:rPrChange w:id="505" w:author="think" w:date="2017-02-12T16:37:00Z">
            <w:rPr>
              <w:moveTo w:id="506" w:author="think" w:date="2017-02-12T16:37:00Z"/>
            </w:rPr>
          </w:rPrChange>
        </w:rPr>
      </w:pPr>
      <w:moveTo w:id="507" w:author="think" w:date="2017-02-12T16:37:00Z">
        <w:r w:rsidRPr="00A12C72">
          <w:rPr>
            <w:rFonts w:hint="eastAsia"/>
            <w:strike/>
            <w:rPrChange w:id="508" w:author="think" w:date="2017-02-12T16:37:00Z">
              <w:rPr>
                <w:rFonts w:hint="eastAsia"/>
              </w:rPr>
            </w:rPrChange>
          </w:rPr>
          <w:t>考虑使用企业号实现</w:t>
        </w:r>
      </w:moveTo>
      <w:ins w:id="509" w:author="think" w:date="2017-02-12T16:37:00Z">
        <w:r w:rsidR="00A12C72" w:rsidRPr="00A12C72">
          <w:rPr>
            <w:rFonts w:hint="eastAsia"/>
            <w:rPrChange w:id="510" w:author="think" w:date="2017-02-12T16:37:00Z">
              <w:rPr>
                <w:rFonts w:hint="eastAsia"/>
                <w:strike/>
              </w:rPr>
            </w:rPrChange>
          </w:rPr>
          <w:t>（</w:t>
        </w:r>
        <w:r w:rsidR="00A12C72">
          <w:rPr>
            <w:rFonts w:hint="eastAsia"/>
          </w:rPr>
          <w:t>商户和客户经理通过</w:t>
        </w:r>
      </w:ins>
      <w:ins w:id="511" w:author="think" w:date="2017-02-12T16:38:00Z">
        <w:r w:rsidR="00A12C72">
          <w:rPr>
            <w:rFonts w:hint="eastAsia"/>
          </w:rPr>
          <w:t>不同类别显示</w:t>
        </w:r>
      </w:ins>
      <w:ins w:id="512" w:author="think" w:date="2017-02-12T16:37:00Z">
        <w:r w:rsidR="00A12C72" w:rsidRPr="00A12C72">
          <w:rPr>
            <w:rFonts w:hint="eastAsia"/>
            <w:rPrChange w:id="513" w:author="think" w:date="2017-02-12T16:37:00Z">
              <w:rPr>
                <w:rFonts w:hint="eastAsia"/>
                <w:strike/>
              </w:rPr>
            </w:rPrChange>
          </w:rPr>
          <w:t>）</w:t>
        </w:r>
      </w:ins>
    </w:p>
    <w:p w14:paraId="3CFAC1FC" w14:textId="73F96EFE" w:rsidR="00503AC3" w:rsidRDefault="00503AC3" w:rsidP="00503AC3">
      <w:pPr>
        <w:pStyle w:val="a7"/>
        <w:numPr>
          <w:ilvl w:val="0"/>
          <w:numId w:val="11"/>
        </w:numPr>
        <w:spacing w:line="560" w:lineRule="exact"/>
        <w:ind w:firstLineChars="0"/>
        <w:rPr>
          <w:ins w:id="514" w:author="think" w:date="2017-02-12T16:43:00Z"/>
        </w:rPr>
      </w:pPr>
      <w:ins w:id="515" w:author="think" w:date="2017-02-12T16:43:00Z">
        <w:r>
          <w:rPr>
            <w:rFonts w:hint="eastAsia"/>
          </w:rPr>
          <w:t>商户信息管理：商户基本信息增删改查。</w:t>
        </w:r>
      </w:ins>
      <w:ins w:id="516" w:author="think" w:date="2017-02-12T16:44:00Z">
        <w:r w:rsidR="00CE407E">
          <w:rPr>
            <w:rFonts w:hint="eastAsia"/>
          </w:rPr>
          <w:t>（方便客户</w:t>
        </w:r>
        <w:r w:rsidR="00CE407E">
          <w:rPr>
            <w:rFonts w:hint="eastAsia"/>
          </w:rPr>
          <w:lastRenderedPageBreak/>
          <w:t>经理在商户经营地方提交相关信息）</w:t>
        </w:r>
      </w:ins>
    </w:p>
    <w:p w14:paraId="52BAE496" w14:textId="3B44CE10" w:rsidR="00FD4F24" w:rsidRDefault="00FD4F24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517" w:author="think" w:date="2017-02-12T16:43:00Z"/>
        </w:rPr>
      </w:pPr>
      <w:ins w:id="518" w:author="think" w:date="2017-02-12T16:43:00Z">
        <w:r>
          <w:rPr>
            <w:rFonts w:hint="eastAsia"/>
          </w:rPr>
          <w:t>选择菜单</w:t>
        </w:r>
      </w:ins>
    </w:p>
    <w:p w14:paraId="59A21D5E" w14:textId="76E1A0D4" w:rsidR="00FD4F24" w:rsidRDefault="00356436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519" w:author="think" w:date="2017-02-12T16:44:00Z"/>
        </w:rPr>
      </w:pPr>
      <w:ins w:id="520" w:author="think" w:date="2017-02-12T16:44:00Z">
        <w:r>
          <w:rPr>
            <w:rFonts w:hint="eastAsia"/>
          </w:rPr>
          <w:t>提交相关信息</w:t>
        </w:r>
      </w:ins>
    </w:p>
    <w:p w14:paraId="48E3ECC9" w14:textId="509FD325" w:rsidR="00356436" w:rsidRDefault="00356436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521" w:author="think" w:date="2017-02-12T16:43:00Z"/>
        </w:rPr>
      </w:pPr>
      <w:ins w:id="522" w:author="think" w:date="2017-02-12T16:44:00Z">
        <w:r>
          <w:rPr>
            <w:rFonts w:hint="eastAsia"/>
          </w:rPr>
          <w:t>返回结果</w:t>
        </w:r>
      </w:ins>
    </w:p>
    <w:p w14:paraId="76D0C55C" w14:textId="6680722F" w:rsidR="004467C8" w:rsidRDefault="000A20BF">
      <w:pPr>
        <w:pStyle w:val="a7"/>
        <w:numPr>
          <w:ilvl w:val="0"/>
          <w:numId w:val="11"/>
        </w:numPr>
        <w:spacing w:line="560" w:lineRule="exact"/>
        <w:ind w:firstLineChars="0"/>
        <w:rPr>
          <w:ins w:id="523" w:author="think" w:date="2017-02-12T16:41:00Z"/>
        </w:rPr>
        <w:pPrChange w:id="524" w:author="think" w:date="2017-02-12T16:38:00Z">
          <w:pPr>
            <w:pStyle w:val="a7"/>
            <w:spacing w:line="560" w:lineRule="exact"/>
            <w:ind w:left="720" w:firstLineChars="0" w:firstLine="0"/>
          </w:pPr>
        </w:pPrChange>
      </w:pPr>
      <w:ins w:id="525" w:author="think" w:date="2017-02-12T16:38:00Z">
        <w:r>
          <w:rPr>
            <w:rFonts w:hint="eastAsia"/>
          </w:rPr>
          <w:t>业绩</w:t>
        </w:r>
      </w:ins>
      <w:moveTo w:id="526" w:author="think" w:date="2017-02-12T16:37:00Z">
        <w:r w:rsidR="004467C8">
          <w:rPr>
            <w:rFonts w:hint="eastAsia"/>
          </w:rPr>
          <w:t>查询</w:t>
        </w:r>
      </w:moveTo>
      <w:ins w:id="527" w:author="think" w:date="2017-02-12T16:39:00Z">
        <w:r>
          <w:rPr>
            <w:rFonts w:hint="eastAsia"/>
          </w:rPr>
          <w:t>，包括</w:t>
        </w:r>
      </w:ins>
      <w:moveTo w:id="528" w:author="think" w:date="2017-02-12T16:37:00Z">
        <w:r w:rsidR="004467C8">
          <w:rPr>
            <w:rFonts w:hint="eastAsia"/>
          </w:rPr>
          <w:t>名下商户</w:t>
        </w:r>
      </w:moveTo>
      <w:ins w:id="529" w:author="think" w:date="2017-02-12T16:39:00Z">
        <w:r>
          <w:rPr>
            <w:rFonts w:hint="eastAsia"/>
          </w:rPr>
          <w:t>清单</w:t>
        </w:r>
      </w:ins>
      <w:moveTo w:id="530" w:author="think" w:date="2017-02-12T16:37:00Z">
        <w:r w:rsidR="004467C8">
          <w:rPr>
            <w:rFonts w:hint="eastAsia"/>
          </w:rPr>
          <w:t>、</w:t>
        </w:r>
      </w:moveTo>
      <w:ins w:id="531" w:author="think" w:date="2017-02-12T16:39:00Z">
        <w:r w:rsidR="0074091B">
          <w:rPr>
            <w:rFonts w:hint="eastAsia"/>
          </w:rPr>
          <w:t>商户</w:t>
        </w:r>
      </w:ins>
      <w:moveTo w:id="532" w:author="think" w:date="2017-02-12T16:37:00Z">
        <w:r w:rsidR="004467C8">
          <w:rPr>
            <w:rFonts w:hint="eastAsia"/>
          </w:rPr>
          <w:t>交易量</w:t>
        </w:r>
      </w:moveTo>
      <w:ins w:id="533" w:author="think" w:date="2017-02-12T16:39:00Z">
        <w:r w:rsidR="0074091B">
          <w:rPr>
            <w:rFonts w:hint="eastAsia"/>
          </w:rPr>
          <w:t>汇总</w:t>
        </w:r>
      </w:ins>
      <w:moveTo w:id="534" w:author="think" w:date="2017-02-12T16:37:00Z">
        <w:r w:rsidR="004467C8">
          <w:rPr>
            <w:rFonts w:hint="eastAsia"/>
          </w:rPr>
          <w:t>、</w:t>
        </w:r>
      </w:moveTo>
      <w:ins w:id="535" w:author="think" w:date="2017-02-12T16:39:00Z">
        <w:r w:rsidR="0074091B">
          <w:rPr>
            <w:rFonts w:hint="eastAsia"/>
          </w:rPr>
          <w:t>商户</w:t>
        </w:r>
      </w:ins>
      <w:moveTo w:id="536" w:author="think" w:date="2017-02-12T16:37:00Z">
        <w:r w:rsidR="004467C8">
          <w:rPr>
            <w:rFonts w:hint="eastAsia"/>
          </w:rPr>
          <w:t>交易总额、</w:t>
        </w:r>
      </w:moveTo>
      <w:ins w:id="537" w:author="think" w:date="2017-02-12T16:39:00Z">
        <w:r w:rsidR="0074091B">
          <w:rPr>
            <w:rFonts w:hint="eastAsia"/>
          </w:rPr>
          <w:t>手续费</w:t>
        </w:r>
      </w:ins>
      <w:moveTo w:id="538" w:author="think" w:date="2017-02-12T16:37:00Z">
        <w:del w:id="539" w:author="think" w:date="2017-02-12T16:39:00Z">
          <w:r w:rsidR="004467C8" w:rsidDel="0074091B">
            <w:rPr>
              <w:rFonts w:hint="eastAsia"/>
            </w:rPr>
            <w:delText>奖励</w:delText>
          </w:r>
        </w:del>
        <w:r w:rsidR="004467C8">
          <w:rPr>
            <w:rFonts w:hint="eastAsia"/>
          </w:rPr>
          <w:t>金额</w:t>
        </w:r>
      </w:moveTo>
      <w:ins w:id="540" w:author="think" w:date="2017-02-12T16:39:00Z">
        <w:r w:rsidR="00C73C90">
          <w:rPr>
            <w:rFonts w:hint="eastAsia"/>
          </w:rPr>
          <w:t>、</w:t>
        </w:r>
        <w:commentRangeStart w:id="541"/>
        <w:r w:rsidR="00C73C90">
          <w:rPr>
            <w:rFonts w:hint="eastAsia"/>
          </w:rPr>
          <w:t>奖励</w:t>
        </w:r>
      </w:ins>
      <w:ins w:id="542" w:author="think" w:date="2017-02-12T16:40:00Z">
        <w:r w:rsidR="00C73C90">
          <w:rPr>
            <w:rFonts w:hint="eastAsia"/>
          </w:rPr>
          <w:t>情况</w:t>
        </w:r>
        <w:commentRangeEnd w:id="541"/>
        <w:r w:rsidR="00637C42">
          <w:rPr>
            <w:rStyle w:val="ab"/>
          </w:rPr>
          <w:commentReference w:id="541"/>
        </w:r>
      </w:ins>
      <w:moveTo w:id="543" w:author="think" w:date="2017-02-12T16:37:00Z">
        <w:r w:rsidR="004467C8">
          <w:rPr>
            <w:rFonts w:hint="eastAsia"/>
          </w:rPr>
          <w:t>等。</w:t>
        </w:r>
      </w:moveTo>
      <w:ins w:id="544" w:author="think" w:date="2017-02-12T17:02:00Z">
        <w:r w:rsidR="00461A6A" w:rsidRPr="00461A6A">
          <w:rPr>
            <w:rFonts w:hint="eastAsia"/>
            <w:color w:val="FF0000"/>
            <w:rPrChange w:id="545" w:author="think" w:date="2017-02-12T17:03:00Z">
              <w:rPr>
                <w:rFonts w:hint="eastAsia"/>
              </w:rPr>
            </w:rPrChange>
          </w:rPr>
          <w:t>未入账交易将不在业绩查询中显示。</w:t>
        </w:r>
      </w:ins>
    </w:p>
    <w:p w14:paraId="52136CD5" w14:textId="54BD8BAF" w:rsidR="00DF7ED2" w:rsidRDefault="00DF7ED2" w:rsidP="00DF7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546" w:author="think" w:date="2017-02-12T16:42:00Z"/>
        </w:rPr>
      </w:pPr>
      <w:ins w:id="547" w:author="think" w:date="2017-02-12T16:42:00Z">
        <w:r>
          <w:rPr>
            <w:rFonts w:hint="eastAsia"/>
          </w:rPr>
          <w:t>选择菜单</w:t>
        </w:r>
      </w:ins>
    </w:p>
    <w:p w14:paraId="06A4A6F3" w14:textId="7B3B6045" w:rsidR="00DF7ED2" w:rsidRPr="00B8264D" w:rsidRDefault="00DF7ED2" w:rsidP="00DF7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548" w:author="think" w:date="2017-02-12T16:41:00Z"/>
        </w:rPr>
      </w:pPr>
      <w:ins w:id="549" w:author="think" w:date="2017-02-12T16:42:00Z">
        <w:r>
          <w:rPr>
            <w:rFonts w:hint="eastAsia"/>
          </w:rPr>
          <w:t>返回查询结果</w:t>
        </w:r>
      </w:ins>
    </w:p>
    <w:p w14:paraId="55FDB107" w14:textId="33CD9C7A" w:rsidR="00DF7ED2" w:rsidDel="00DF7ED2" w:rsidRDefault="00DF7ED2">
      <w:pPr>
        <w:pStyle w:val="a7"/>
        <w:numPr>
          <w:ilvl w:val="0"/>
          <w:numId w:val="11"/>
        </w:numPr>
        <w:spacing w:line="560" w:lineRule="exact"/>
        <w:ind w:firstLineChars="0"/>
        <w:rPr>
          <w:del w:id="550" w:author="think" w:date="2017-02-12T16:41:00Z"/>
          <w:moveTo w:id="551" w:author="think" w:date="2017-02-12T16:37:00Z"/>
        </w:rPr>
        <w:pPrChange w:id="552" w:author="think" w:date="2017-02-12T16:38:00Z">
          <w:pPr>
            <w:pStyle w:val="a7"/>
            <w:spacing w:line="560" w:lineRule="exact"/>
            <w:ind w:left="720" w:firstLineChars="0" w:firstLine="0"/>
          </w:pPr>
        </w:pPrChange>
      </w:pPr>
      <w:bookmarkStart w:id="553" w:name="_Toc474703195"/>
      <w:bookmarkStart w:id="554" w:name="_Toc474703294"/>
      <w:bookmarkStart w:id="555" w:name="_Toc475306667"/>
      <w:bookmarkStart w:id="556" w:name="_Toc475306729"/>
      <w:bookmarkStart w:id="557" w:name="_Toc475306803"/>
      <w:bookmarkStart w:id="558" w:name="_Toc475306989"/>
      <w:bookmarkEnd w:id="553"/>
      <w:bookmarkEnd w:id="554"/>
      <w:bookmarkEnd w:id="555"/>
      <w:bookmarkEnd w:id="556"/>
      <w:bookmarkEnd w:id="557"/>
      <w:bookmarkEnd w:id="558"/>
    </w:p>
    <w:moveToRangeEnd w:id="500"/>
    <w:p w14:paraId="42303EAD" w14:textId="57ACC8A5" w:rsidR="00B22436" w:rsidRDefault="00B22436">
      <w:pPr>
        <w:pStyle w:val="2"/>
        <w:spacing w:before="0" w:after="0" w:line="560" w:lineRule="exact"/>
        <w:pPrChange w:id="559" w:author="think" w:date="2017-02-12T16:26:00Z">
          <w:pPr>
            <w:pStyle w:val="2"/>
          </w:pPr>
        </w:pPrChange>
      </w:pPr>
      <w:del w:id="560" w:author="think" w:date="2017-02-12T16:56:00Z">
        <w:r w:rsidDel="00573BE4">
          <w:rPr>
            <w:rFonts w:hint="eastAsia"/>
          </w:rPr>
          <w:delText>客服</w:delText>
        </w:r>
      </w:del>
      <w:bookmarkStart w:id="561" w:name="_Toc475306990"/>
      <w:r>
        <w:rPr>
          <w:rFonts w:hint="eastAsia"/>
        </w:rPr>
        <w:t>后台管理</w:t>
      </w:r>
      <w:bookmarkEnd w:id="561"/>
      <w:del w:id="562" w:author="think" w:date="2017-02-12T16:56:00Z">
        <w:r w:rsidDel="00573BE4">
          <w:rPr>
            <w:rFonts w:hint="eastAsia"/>
          </w:rPr>
          <w:delText>查询</w:delText>
        </w:r>
      </w:del>
    </w:p>
    <w:p w14:paraId="4FE14E2F" w14:textId="77777777" w:rsidR="004C5F83" w:rsidRDefault="004C5F83">
      <w:pPr>
        <w:pStyle w:val="a5"/>
        <w:spacing w:line="560" w:lineRule="exact"/>
        <w:ind w:firstLine="640"/>
        <w:pPrChange w:id="563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银码通客服对平台相关信息的维护和管理查询等。</w:t>
      </w:r>
      <w:r w:rsidR="00F100EE">
        <w:rPr>
          <w:rFonts w:hint="eastAsia"/>
        </w:rPr>
        <w:t>（</w:t>
      </w:r>
      <w:r w:rsidR="00F100EE">
        <w:rPr>
          <w:rFonts w:hint="eastAsia"/>
        </w:rPr>
        <w:t>PC</w:t>
      </w:r>
      <w:r w:rsidR="00F100EE">
        <w:rPr>
          <w:rFonts w:hint="eastAsia"/>
        </w:rPr>
        <w:t>端）</w:t>
      </w:r>
    </w:p>
    <w:p w14:paraId="11814B07" w14:textId="77777777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564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商户</w:t>
      </w:r>
      <w:r w:rsidR="008F30C1">
        <w:rPr>
          <w:rFonts w:hint="eastAsia"/>
        </w:rPr>
        <w:t>信息</w:t>
      </w:r>
      <w:r>
        <w:rPr>
          <w:rFonts w:hint="eastAsia"/>
        </w:rPr>
        <w:t>管理：商户基本信息增删改查。</w:t>
      </w:r>
      <w:ins w:id="565" w:author="think" w:date="2017-02-12T16:06:00Z">
        <w:r w:rsidR="002C40A8">
          <w:rPr>
            <w:rFonts w:hint="eastAsia"/>
          </w:rPr>
          <w:t>（</w:t>
        </w:r>
      </w:ins>
      <w:ins w:id="566" w:author="think" w:date="2017-02-12T16:12:00Z">
        <w:r w:rsidR="00F52D36">
          <w:rPr>
            <w:rFonts w:hint="eastAsia"/>
          </w:rPr>
          <w:t>客户经理</w:t>
        </w:r>
      </w:ins>
      <w:ins w:id="567" w:author="think" w:date="2017-02-12T16:06:00Z">
        <w:r w:rsidR="002C40A8">
          <w:rPr>
            <w:rFonts w:hint="eastAsia"/>
          </w:rPr>
          <w:t>、</w:t>
        </w:r>
      </w:ins>
      <w:ins w:id="568" w:author="think" w:date="2017-02-12T16:08:00Z">
        <w:r w:rsidR="002C40A8">
          <w:rPr>
            <w:rFonts w:hint="eastAsia"/>
          </w:rPr>
          <w:t>管理人员</w:t>
        </w:r>
      </w:ins>
      <w:ins w:id="569" w:author="think" w:date="2017-02-12T16:06:00Z">
        <w:r w:rsidR="002C40A8">
          <w:rPr>
            <w:rFonts w:hint="eastAsia"/>
          </w:rPr>
          <w:t>）</w:t>
        </w:r>
      </w:ins>
    </w:p>
    <w:p w14:paraId="3B032F9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570" w:author="think" w:date="2017-02-12T16:45:00Z"/>
        </w:rPr>
      </w:pPr>
      <w:ins w:id="571" w:author="think" w:date="2017-02-12T16:45:00Z">
        <w:r>
          <w:rPr>
            <w:rFonts w:hint="eastAsia"/>
          </w:rPr>
          <w:t>选择菜单</w:t>
        </w:r>
      </w:ins>
    </w:p>
    <w:p w14:paraId="04446D13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572" w:author="think" w:date="2017-02-12T16:45:00Z"/>
        </w:rPr>
      </w:pPr>
      <w:ins w:id="573" w:author="think" w:date="2017-02-12T16:45:00Z">
        <w:r>
          <w:rPr>
            <w:rFonts w:hint="eastAsia"/>
          </w:rPr>
          <w:t>提交相关信息</w:t>
        </w:r>
      </w:ins>
    </w:p>
    <w:p w14:paraId="5019298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574" w:author="think" w:date="2017-02-12T16:45:00Z"/>
        </w:rPr>
      </w:pPr>
      <w:ins w:id="575" w:author="think" w:date="2017-02-12T16:45:00Z">
        <w:r>
          <w:rPr>
            <w:rFonts w:hint="eastAsia"/>
          </w:rPr>
          <w:t>返回结果</w:t>
        </w:r>
      </w:ins>
    </w:p>
    <w:p w14:paraId="2827F8E0" w14:textId="0EA4B56B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576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导出商户信息：可单个或批量导出商户信息，用于向</w:t>
      </w:r>
      <w:ins w:id="577" w:author="think" w:date="2017-02-12T16:48:00Z">
        <w:r w:rsidR="00CD7987">
          <w:rPr>
            <w:rFonts w:hint="eastAsia"/>
          </w:rPr>
          <w:t>上游</w:t>
        </w:r>
      </w:ins>
      <w:r>
        <w:rPr>
          <w:rFonts w:hint="eastAsia"/>
        </w:rPr>
        <w:t>渠道申请二维码。</w:t>
      </w:r>
      <w:ins w:id="578" w:author="think" w:date="2017-02-12T16:07:00Z">
        <w:r w:rsidR="002C40A8">
          <w:rPr>
            <w:rFonts w:hint="eastAsia"/>
          </w:rPr>
          <w:t>（</w:t>
        </w:r>
      </w:ins>
      <w:ins w:id="579" w:author="think" w:date="2017-02-12T16:12:00Z">
        <w:r w:rsidR="00F52D36">
          <w:rPr>
            <w:rFonts w:hint="eastAsia"/>
          </w:rPr>
          <w:t>客户经理</w:t>
        </w:r>
      </w:ins>
      <w:ins w:id="580" w:author="think" w:date="2017-02-12T16:07:00Z">
        <w:r w:rsidR="002C40A8">
          <w:rPr>
            <w:rFonts w:hint="eastAsia"/>
          </w:rPr>
          <w:t>、</w:t>
        </w:r>
      </w:ins>
      <w:ins w:id="581" w:author="think" w:date="2017-02-12T16:08:00Z">
        <w:r w:rsidR="002C40A8">
          <w:rPr>
            <w:rFonts w:hint="eastAsia"/>
          </w:rPr>
          <w:t>管理人员</w:t>
        </w:r>
      </w:ins>
      <w:ins w:id="582" w:author="think" w:date="2017-02-12T16:07:00Z">
        <w:r w:rsidR="002C40A8">
          <w:rPr>
            <w:rFonts w:hint="eastAsia"/>
          </w:rPr>
          <w:t>）</w:t>
        </w:r>
      </w:ins>
    </w:p>
    <w:p w14:paraId="7D3D380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583" w:author="think" w:date="2017-02-12T16:45:00Z"/>
        </w:rPr>
      </w:pPr>
      <w:ins w:id="584" w:author="think" w:date="2017-02-12T16:45:00Z">
        <w:r>
          <w:rPr>
            <w:rFonts w:hint="eastAsia"/>
          </w:rPr>
          <w:t>选择菜单</w:t>
        </w:r>
      </w:ins>
    </w:p>
    <w:p w14:paraId="309A5CED" w14:textId="3FD6DF1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585" w:author="think" w:date="2017-02-12T16:45:00Z"/>
        </w:rPr>
      </w:pPr>
      <w:ins w:id="586" w:author="think" w:date="2017-02-12T16:46:00Z">
        <w:r>
          <w:rPr>
            <w:rFonts w:hint="eastAsia"/>
          </w:rPr>
          <w:t>输入商户</w:t>
        </w:r>
        <w:r w:rsidR="00F04033">
          <w:rPr>
            <w:rFonts w:hint="eastAsia"/>
          </w:rPr>
          <w:t>查询条件</w:t>
        </w:r>
      </w:ins>
    </w:p>
    <w:p w14:paraId="2CEBAC91" w14:textId="2D2430B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587" w:author="think" w:date="2017-02-12T16:45:00Z"/>
        </w:rPr>
      </w:pPr>
      <w:ins w:id="588" w:author="think" w:date="2017-02-12T16:45:00Z">
        <w:r>
          <w:rPr>
            <w:rFonts w:hint="eastAsia"/>
          </w:rPr>
          <w:t>下载</w:t>
        </w:r>
      </w:ins>
      <w:ins w:id="589" w:author="think" w:date="2017-02-12T16:48:00Z">
        <w:r w:rsidR="001B6D8C">
          <w:rPr>
            <w:rFonts w:hint="eastAsia"/>
          </w:rPr>
          <w:t>商户信息</w:t>
        </w:r>
      </w:ins>
    </w:p>
    <w:p w14:paraId="20837F18" w14:textId="3841BC11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590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生成商户二维码</w:t>
      </w:r>
      <w:del w:id="591" w:author="think" w:date="2017-02-12T16:49:00Z">
        <w:r w:rsidDel="00710FE5">
          <w:rPr>
            <w:rFonts w:hint="eastAsia"/>
          </w:rPr>
          <w:delText>码</w:delText>
        </w:r>
      </w:del>
      <w:r>
        <w:rPr>
          <w:rFonts w:hint="eastAsia"/>
        </w:rPr>
        <w:t>，</w:t>
      </w:r>
      <w:r w:rsidR="008F30C1">
        <w:rPr>
          <w:rFonts w:hint="eastAsia"/>
        </w:rPr>
        <w:t>包括打印和</w:t>
      </w:r>
      <w:r>
        <w:rPr>
          <w:rFonts w:hint="eastAsia"/>
        </w:rPr>
        <w:t>导出图片。</w:t>
      </w:r>
      <w:ins w:id="592" w:author="think" w:date="2017-02-12T16:07:00Z">
        <w:r w:rsidR="002C40A8">
          <w:rPr>
            <w:rFonts w:hint="eastAsia"/>
          </w:rPr>
          <w:t>（</w:t>
        </w:r>
      </w:ins>
      <w:ins w:id="593" w:author="think" w:date="2017-02-12T16:12:00Z">
        <w:r w:rsidR="00F52D36">
          <w:rPr>
            <w:rFonts w:hint="eastAsia"/>
          </w:rPr>
          <w:t>客户经理</w:t>
        </w:r>
      </w:ins>
      <w:ins w:id="594" w:author="think" w:date="2017-02-12T16:07:00Z">
        <w:r w:rsidR="002C40A8">
          <w:rPr>
            <w:rFonts w:hint="eastAsia"/>
          </w:rPr>
          <w:t>）</w:t>
        </w:r>
      </w:ins>
    </w:p>
    <w:p w14:paraId="6748523B" w14:textId="77777777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595" w:author="think" w:date="2017-02-12T16:49:00Z"/>
        </w:rPr>
      </w:pPr>
      <w:ins w:id="596" w:author="think" w:date="2017-02-12T16:49:00Z">
        <w:r>
          <w:rPr>
            <w:rFonts w:hint="eastAsia"/>
          </w:rPr>
          <w:t>选择菜单</w:t>
        </w:r>
      </w:ins>
    </w:p>
    <w:p w14:paraId="5C8793D9" w14:textId="77777777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597" w:author="think" w:date="2017-02-12T16:49:00Z"/>
        </w:rPr>
      </w:pPr>
      <w:ins w:id="598" w:author="think" w:date="2017-02-12T16:49:00Z">
        <w:r>
          <w:rPr>
            <w:rFonts w:hint="eastAsia"/>
          </w:rPr>
          <w:lastRenderedPageBreak/>
          <w:t>输入商户查询条件</w:t>
        </w:r>
      </w:ins>
    </w:p>
    <w:p w14:paraId="583FD3AE" w14:textId="727FFD62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599" w:author="think" w:date="2017-02-12T16:49:00Z"/>
        </w:rPr>
      </w:pPr>
      <w:ins w:id="600" w:author="think" w:date="2017-02-12T16:49:00Z">
        <w:r>
          <w:rPr>
            <w:rFonts w:hint="eastAsia"/>
          </w:rPr>
          <w:t>下载</w:t>
        </w:r>
        <w:r w:rsidR="00710FE5">
          <w:rPr>
            <w:rFonts w:hint="eastAsia"/>
          </w:rPr>
          <w:t>二维码图片</w:t>
        </w:r>
      </w:ins>
    </w:p>
    <w:p w14:paraId="6FAF8DC3" w14:textId="77777777" w:rsidR="008F30C1" w:rsidRDefault="008F30C1">
      <w:pPr>
        <w:pStyle w:val="a7"/>
        <w:numPr>
          <w:ilvl w:val="0"/>
          <w:numId w:val="4"/>
        </w:numPr>
        <w:spacing w:line="560" w:lineRule="exact"/>
        <w:ind w:firstLineChars="0"/>
        <w:pPrChange w:id="601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商户开通、停用。</w:t>
      </w:r>
      <w:ins w:id="602" w:author="think" w:date="2017-02-12T16:07:00Z">
        <w:r w:rsidR="002C40A8">
          <w:rPr>
            <w:rFonts w:hint="eastAsia"/>
          </w:rPr>
          <w:t>（</w:t>
        </w:r>
      </w:ins>
      <w:ins w:id="603" w:author="think" w:date="2017-02-12T16:08:00Z">
        <w:r w:rsidR="002C40A8">
          <w:rPr>
            <w:rFonts w:hint="eastAsia"/>
          </w:rPr>
          <w:t>管理人员</w:t>
        </w:r>
      </w:ins>
      <w:ins w:id="604" w:author="think" w:date="2017-02-12T16:07:00Z">
        <w:r w:rsidR="002C40A8">
          <w:rPr>
            <w:rFonts w:hint="eastAsia"/>
          </w:rPr>
          <w:t>）</w:t>
        </w:r>
      </w:ins>
    </w:p>
    <w:p w14:paraId="76CC68F3" w14:textId="77777777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605" w:author="think" w:date="2017-02-12T16:49:00Z"/>
        </w:rPr>
      </w:pPr>
      <w:ins w:id="606" w:author="think" w:date="2017-02-12T16:49:00Z">
        <w:r>
          <w:rPr>
            <w:rFonts w:hint="eastAsia"/>
          </w:rPr>
          <w:t>选择菜单</w:t>
        </w:r>
      </w:ins>
    </w:p>
    <w:p w14:paraId="1AE32884" w14:textId="51EEB150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607" w:author="think" w:date="2017-02-12T16:50:00Z"/>
        </w:rPr>
      </w:pPr>
      <w:ins w:id="608" w:author="think" w:date="2017-02-12T16:50:00Z">
        <w:r>
          <w:rPr>
            <w:rFonts w:hint="eastAsia"/>
          </w:rPr>
          <w:t>查询商户清单</w:t>
        </w:r>
      </w:ins>
    </w:p>
    <w:p w14:paraId="4D152FAA" w14:textId="610BF830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609" w:author="think" w:date="2017-02-12T16:49:00Z"/>
        </w:rPr>
      </w:pPr>
      <w:ins w:id="610" w:author="think" w:date="2017-02-12T16:50:00Z">
        <w:r>
          <w:rPr>
            <w:rFonts w:hint="eastAsia"/>
          </w:rPr>
          <w:t>选取指定商户</w:t>
        </w:r>
      </w:ins>
    </w:p>
    <w:p w14:paraId="17961BB5" w14:textId="65A543DE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611" w:author="think" w:date="2017-02-12T16:49:00Z"/>
        </w:rPr>
      </w:pPr>
      <w:ins w:id="612" w:author="think" w:date="2017-02-12T16:50:00Z">
        <w:r>
          <w:rPr>
            <w:rFonts w:hint="eastAsia"/>
          </w:rPr>
          <w:t>开通或停用商户</w:t>
        </w:r>
      </w:ins>
    </w:p>
    <w:p w14:paraId="3CDE6E12" w14:textId="77777777" w:rsidR="008F30C1" w:rsidRDefault="008F30C1">
      <w:pPr>
        <w:pStyle w:val="a7"/>
        <w:numPr>
          <w:ilvl w:val="0"/>
          <w:numId w:val="4"/>
        </w:numPr>
        <w:spacing w:line="560" w:lineRule="exact"/>
        <w:ind w:firstLineChars="0"/>
        <w:pPrChange w:id="613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渠道路由维护，包括新增、修改、删除</w:t>
      </w:r>
      <w:r w:rsidR="00D954C9">
        <w:rPr>
          <w:rFonts w:hint="eastAsia"/>
        </w:rPr>
        <w:t>。设置</w:t>
      </w:r>
      <w:r w:rsidR="005C619C">
        <w:rPr>
          <w:rFonts w:hint="eastAsia"/>
        </w:rPr>
        <w:t>商户</w:t>
      </w:r>
      <w:r w:rsidR="00D954C9">
        <w:rPr>
          <w:rFonts w:hint="eastAsia"/>
        </w:rPr>
        <w:t>默认路由。</w:t>
      </w:r>
      <w:ins w:id="614" w:author="think" w:date="2017-02-12T16:07:00Z">
        <w:r w:rsidR="002C40A8">
          <w:rPr>
            <w:rFonts w:hint="eastAsia"/>
          </w:rPr>
          <w:t>（</w:t>
        </w:r>
      </w:ins>
      <w:ins w:id="615" w:author="think" w:date="2017-02-12T16:08:00Z">
        <w:r w:rsidR="002C40A8">
          <w:rPr>
            <w:rFonts w:hint="eastAsia"/>
          </w:rPr>
          <w:t>管理人员</w:t>
        </w:r>
      </w:ins>
      <w:ins w:id="616" w:author="think" w:date="2017-02-12T16:07:00Z">
        <w:r w:rsidR="002C40A8">
          <w:rPr>
            <w:rFonts w:hint="eastAsia"/>
          </w:rPr>
          <w:t>）</w:t>
        </w:r>
      </w:ins>
    </w:p>
    <w:p w14:paraId="47C602F4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617" w:author="think" w:date="2017-02-12T16:51:00Z"/>
        </w:rPr>
      </w:pPr>
      <w:ins w:id="618" w:author="think" w:date="2017-02-12T16:51:00Z">
        <w:r>
          <w:rPr>
            <w:rFonts w:hint="eastAsia"/>
          </w:rPr>
          <w:t>选择菜单</w:t>
        </w:r>
      </w:ins>
    </w:p>
    <w:p w14:paraId="126C253B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619" w:author="think" w:date="2017-02-12T16:51:00Z"/>
        </w:rPr>
      </w:pPr>
      <w:ins w:id="620" w:author="think" w:date="2017-02-12T16:51:00Z">
        <w:r>
          <w:rPr>
            <w:rFonts w:hint="eastAsia"/>
          </w:rPr>
          <w:t>查询商户清单</w:t>
        </w:r>
      </w:ins>
    </w:p>
    <w:p w14:paraId="59DD1310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621" w:author="think" w:date="2017-02-12T16:51:00Z"/>
        </w:rPr>
      </w:pPr>
      <w:ins w:id="622" w:author="think" w:date="2017-02-12T16:51:00Z">
        <w:r>
          <w:rPr>
            <w:rFonts w:hint="eastAsia"/>
          </w:rPr>
          <w:t>选取指定商户</w:t>
        </w:r>
      </w:ins>
    </w:p>
    <w:p w14:paraId="1131235C" w14:textId="3EA99A6C" w:rsidR="00C03A9C" w:rsidRDefault="009A0CCD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623" w:author="think" w:date="2017-02-12T16:51:00Z"/>
        </w:rPr>
      </w:pPr>
      <w:ins w:id="624" w:author="think" w:date="2017-02-12T16:51:00Z">
        <w:r>
          <w:rPr>
            <w:rFonts w:hint="eastAsia"/>
          </w:rPr>
          <w:t>维护路由记录</w:t>
        </w:r>
      </w:ins>
    </w:p>
    <w:p w14:paraId="3C3188AC" w14:textId="77777777" w:rsidR="00D954C9" w:rsidRPr="002C40A8" w:rsidRDefault="00D954C9">
      <w:pPr>
        <w:pStyle w:val="a7"/>
        <w:numPr>
          <w:ilvl w:val="0"/>
          <w:numId w:val="4"/>
        </w:numPr>
        <w:spacing w:line="560" w:lineRule="exact"/>
        <w:ind w:firstLineChars="0"/>
        <w:rPr>
          <w:strike/>
          <w:rPrChange w:id="625" w:author="think" w:date="2017-02-12T16:10:00Z">
            <w:rPr/>
          </w:rPrChange>
        </w:rPr>
        <w:pPrChange w:id="626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 w:rsidRPr="002C40A8">
        <w:rPr>
          <w:rFonts w:hint="eastAsia"/>
          <w:strike/>
          <w:rPrChange w:id="627" w:author="think" w:date="2017-02-12T16:10:00Z">
            <w:rPr>
              <w:rFonts w:hint="eastAsia"/>
            </w:rPr>
          </w:rPrChange>
        </w:rPr>
        <w:t>商户路由失败原因查询。</w:t>
      </w:r>
      <w:ins w:id="628" w:author="think" w:date="2017-02-12T16:10:00Z">
        <w:r w:rsidR="002C40A8" w:rsidRPr="002C40A8">
          <w:rPr>
            <w:rFonts w:hint="eastAsia"/>
            <w:rPrChange w:id="629" w:author="think" w:date="2017-02-12T16:10:00Z">
              <w:rPr>
                <w:rFonts w:hint="eastAsia"/>
                <w:strike/>
              </w:rPr>
            </w:rPrChange>
          </w:rPr>
          <w:t>（路由并不记</w:t>
        </w:r>
        <w:r w:rsidR="002C40A8" w:rsidRPr="002C40A8">
          <w:rPr>
            <w:rPrChange w:id="630" w:author="think" w:date="2017-02-12T16:10:00Z">
              <w:rPr>
                <w:strike/>
              </w:rPr>
            </w:rPrChange>
          </w:rPr>
          <w:t>log</w:t>
        </w:r>
        <w:r w:rsidR="002C40A8">
          <w:rPr>
            <w:rFonts w:hint="eastAsia"/>
          </w:rPr>
          <w:t>，如有商户反映路由失败</w:t>
        </w:r>
      </w:ins>
      <w:ins w:id="631" w:author="think" w:date="2017-02-12T16:11:00Z">
        <w:r w:rsidR="002C40A8">
          <w:rPr>
            <w:rFonts w:hint="eastAsia"/>
          </w:rPr>
          <w:t>应该首先自行扫码确认跳转上游路径是否正确</w:t>
        </w:r>
      </w:ins>
      <w:ins w:id="632" w:author="think" w:date="2017-02-12T16:10:00Z">
        <w:r w:rsidR="002C40A8" w:rsidRPr="002C40A8">
          <w:rPr>
            <w:rFonts w:hint="eastAsia"/>
            <w:rPrChange w:id="633" w:author="think" w:date="2017-02-12T16:10:00Z">
              <w:rPr>
                <w:rFonts w:hint="eastAsia"/>
                <w:strike/>
              </w:rPr>
            </w:rPrChange>
          </w:rPr>
          <w:t>）</w:t>
        </w:r>
      </w:ins>
    </w:p>
    <w:p w14:paraId="2990A95C" w14:textId="76995B24" w:rsidR="00573BE4" w:rsidRPr="005A5300" w:rsidRDefault="000167F7" w:rsidP="000167F7">
      <w:pPr>
        <w:pStyle w:val="a7"/>
        <w:numPr>
          <w:ilvl w:val="0"/>
          <w:numId w:val="4"/>
        </w:numPr>
        <w:spacing w:line="560" w:lineRule="exact"/>
        <w:ind w:firstLineChars="0"/>
        <w:rPr>
          <w:ins w:id="634" w:author="think" w:date="2017-02-12T17:04:00Z"/>
          <w:u w:val="single"/>
          <w:rPrChange w:id="635" w:author="think" w:date="2017-02-12T17:16:00Z">
            <w:rPr>
              <w:ins w:id="636" w:author="think" w:date="2017-02-12T17:04:00Z"/>
            </w:rPr>
          </w:rPrChange>
        </w:rPr>
      </w:pPr>
      <w:ins w:id="637" w:author="think" w:date="2017-02-12T16:55:00Z">
        <w:r>
          <w:rPr>
            <w:rFonts w:hint="eastAsia"/>
          </w:rPr>
          <w:t>交易记录</w:t>
        </w:r>
        <w:r w:rsidR="00DD5B38">
          <w:rPr>
            <w:rFonts w:hint="eastAsia"/>
          </w:rPr>
          <w:t>对账</w:t>
        </w:r>
        <w:r w:rsidR="0008435D">
          <w:rPr>
            <w:rFonts w:hint="eastAsia"/>
          </w:rPr>
          <w:t>，</w:t>
        </w:r>
        <w:r w:rsidR="0008435D" w:rsidRPr="00B02185">
          <w:rPr>
            <w:rFonts w:hint="eastAsia"/>
            <w:color w:val="FF0000"/>
            <w:rPrChange w:id="638" w:author="think" w:date="2017-02-12T17:05:00Z">
              <w:rPr>
                <w:rFonts w:hint="eastAsia"/>
              </w:rPr>
            </w:rPrChange>
          </w:rPr>
          <w:t>后台</w:t>
        </w:r>
      </w:ins>
      <w:ins w:id="639" w:author="think" w:date="2017-02-12T16:56:00Z">
        <w:r w:rsidR="00573BE4" w:rsidRPr="00B02185">
          <w:rPr>
            <w:rFonts w:hint="eastAsia"/>
            <w:color w:val="FF0000"/>
            <w:rPrChange w:id="640" w:author="think" w:date="2017-02-12T17:05:00Z">
              <w:rPr>
                <w:rFonts w:hint="eastAsia"/>
              </w:rPr>
            </w:rPrChange>
          </w:rPr>
          <w:t>应按周期对每个商户资金金额进行对账</w:t>
        </w:r>
        <w:r w:rsidR="00847450" w:rsidRPr="00B02185">
          <w:rPr>
            <w:rFonts w:hint="eastAsia"/>
            <w:color w:val="FF0000"/>
            <w:rPrChange w:id="641" w:author="think" w:date="2017-02-12T17:05:00Z">
              <w:rPr>
                <w:rFonts w:hint="eastAsia"/>
              </w:rPr>
            </w:rPrChange>
          </w:rPr>
          <w:t>（建议</w:t>
        </w:r>
      </w:ins>
      <w:ins w:id="642" w:author="think" w:date="2017-02-12T16:57:00Z">
        <w:r w:rsidR="00847450" w:rsidRPr="00B02185">
          <w:rPr>
            <w:rFonts w:hint="eastAsia"/>
            <w:color w:val="FF0000"/>
            <w:rPrChange w:id="643" w:author="think" w:date="2017-02-12T17:05:00Z">
              <w:rPr>
                <w:rFonts w:hint="eastAsia"/>
              </w:rPr>
            </w:rPrChange>
          </w:rPr>
          <w:t>每天</w:t>
        </w:r>
      </w:ins>
      <w:ins w:id="644" w:author="think" w:date="2017-02-12T17:03:00Z">
        <w:r w:rsidR="00461A6A" w:rsidRPr="00B02185">
          <w:rPr>
            <w:rFonts w:hint="eastAsia"/>
            <w:color w:val="FF0000"/>
            <w:rPrChange w:id="645" w:author="think" w:date="2017-02-12T17:05:00Z">
              <w:rPr>
                <w:rFonts w:hint="eastAsia"/>
              </w:rPr>
            </w:rPrChange>
          </w:rPr>
          <w:t>给商户进行清算前进行对账</w:t>
        </w:r>
      </w:ins>
      <w:ins w:id="646" w:author="think" w:date="2017-02-12T16:56:00Z">
        <w:r w:rsidR="00847450" w:rsidRPr="00B02185">
          <w:rPr>
            <w:rFonts w:hint="eastAsia"/>
            <w:color w:val="FF0000"/>
            <w:rPrChange w:id="647" w:author="think" w:date="2017-02-12T17:05:00Z">
              <w:rPr>
                <w:rFonts w:hint="eastAsia"/>
              </w:rPr>
            </w:rPrChange>
          </w:rPr>
          <w:t>）</w:t>
        </w:r>
      </w:ins>
      <w:ins w:id="648" w:author="think" w:date="2017-02-12T16:59:00Z">
        <w:r w:rsidR="00461A6A" w:rsidRPr="00B02185">
          <w:rPr>
            <w:rFonts w:hint="eastAsia"/>
            <w:color w:val="FF0000"/>
            <w:rPrChange w:id="649" w:author="think" w:date="2017-02-12T17:05:00Z">
              <w:rPr>
                <w:rFonts w:hint="eastAsia"/>
              </w:rPr>
            </w:rPrChange>
          </w:rPr>
          <w:t>，未经对账交易将</w:t>
        </w:r>
      </w:ins>
      <w:ins w:id="650" w:author="think" w:date="2017-02-12T17:04:00Z">
        <w:r w:rsidR="00461A6A" w:rsidRPr="00B02185">
          <w:rPr>
            <w:rFonts w:hint="eastAsia"/>
            <w:color w:val="FF0000"/>
            <w:rPrChange w:id="651" w:author="think" w:date="2017-02-12T17:05:00Z">
              <w:rPr>
                <w:rFonts w:hint="eastAsia"/>
              </w:rPr>
            </w:rPrChange>
          </w:rPr>
          <w:t>影响商户和客户经理交易记录查询</w:t>
        </w:r>
      </w:ins>
      <w:ins w:id="652" w:author="think" w:date="2017-02-12T16:56:00Z">
        <w:r w:rsidR="00847450" w:rsidRPr="00B02185">
          <w:rPr>
            <w:rFonts w:hint="eastAsia"/>
            <w:color w:val="FF0000"/>
            <w:rPrChange w:id="653" w:author="think" w:date="2017-02-12T17:05:00Z">
              <w:rPr>
                <w:rFonts w:hint="eastAsia"/>
              </w:rPr>
            </w:rPrChange>
          </w:rPr>
          <w:t>。</w:t>
        </w:r>
      </w:ins>
      <w:ins w:id="654" w:author="think" w:date="2017-02-12T17:16:00Z">
        <w:r w:rsidR="005A5300" w:rsidRPr="005A5300">
          <w:rPr>
            <w:rFonts w:hint="eastAsia"/>
            <w:color w:val="FF0000"/>
            <w:u w:val="single"/>
            <w:rPrChange w:id="655" w:author="think" w:date="2017-02-12T17:16:00Z">
              <w:rPr>
                <w:rFonts w:hint="eastAsia"/>
                <w:color w:val="FF0000"/>
              </w:rPr>
            </w:rPrChange>
          </w:rPr>
          <w:t>交易记录入账后无法进行更改</w:t>
        </w:r>
      </w:ins>
      <w:ins w:id="656" w:author="think" w:date="2017-02-12T17:22:00Z">
        <w:r w:rsidR="00B11750">
          <w:rPr>
            <w:rFonts w:hint="eastAsia"/>
            <w:color w:val="FF0000"/>
            <w:u w:val="single"/>
          </w:rPr>
          <w:t>，</w:t>
        </w:r>
      </w:ins>
      <w:ins w:id="657" w:author="think" w:date="2017-02-12T17:24:00Z">
        <w:r w:rsidR="00B11750">
          <w:rPr>
            <w:rFonts w:hint="eastAsia"/>
            <w:color w:val="FF0000"/>
            <w:u w:val="single"/>
          </w:rPr>
          <w:t>且只展示</w:t>
        </w:r>
      </w:ins>
      <w:ins w:id="658" w:author="think" w:date="2017-02-12T17:23:00Z">
        <w:r w:rsidR="00B11750">
          <w:rPr>
            <w:rFonts w:hint="eastAsia"/>
            <w:color w:val="FF0000"/>
            <w:u w:val="single"/>
          </w:rPr>
          <w:t>标记为正常交易</w:t>
        </w:r>
      </w:ins>
      <w:ins w:id="659" w:author="think" w:date="2017-02-12T17:24:00Z">
        <w:r w:rsidR="00B11750">
          <w:rPr>
            <w:rFonts w:hint="eastAsia"/>
            <w:color w:val="FF0000"/>
            <w:u w:val="single"/>
          </w:rPr>
          <w:t>的记录</w:t>
        </w:r>
      </w:ins>
      <w:ins w:id="660" w:author="think" w:date="2017-02-12T17:16:00Z">
        <w:r w:rsidR="005A5300" w:rsidRPr="005A5300">
          <w:rPr>
            <w:rFonts w:hint="eastAsia"/>
            <w:color w:val="FF0000"/>
            <w:u w:val="single"/>
            <w:rPrChange w:id="661" w:author="think" w:date="2017-02-12T17:16:00Z">
              <w:rPr>
                <w:rFonts w:hint="eastAsia"/>
                <w:color w:val="FF0000"/>
              </w:rPr>
            </w:rPrChange>
          </w:rPr>
          <w:t>。</w:t>
        </w:r>
      </w:ins>
      <w:ins w:id="662" w:author="think" w:date="2017-02-12T17:27:00Z">
        <w:r w:rsidR="005B0C11" w:rsidRPr="005B0C11">
          <w:rPr>
            <w:rFonts w:hint="eastAsia"/>
            <w:color w:val="FF0000"/>
            <w:rPrChange w:id="663" w:author="think" w:date="2017-02-12T17:27:00Z">
              <w:rPr>
                <w:rFonts w:hint="eastAsia"/>
                <w:color w:val="FF0000"/>
                <w:u w:val="single"/>
              </w:rPr>
            </w:rPrChange>
          </w:rPr>
          <w:t>（管理人员）</w:t>
        </w:r>
      </w:ins>
    </w:p>
    <w:p w14:paraId="4478D024" w14:textId="6B8291E4" w:rsidR="00B45702" w:rsidRDefault="00367A80">
      <w:pPr>
        <w:pStyle w:val="a5"/>
        <w:numPr>
          <w:ilvl w:val="0"/>
          <w:numId w:val="10"/>
        </w:numPr>
        <w:spacing w:line="560" w:lineRule="exact"/>
        <w:ind w:firstLineChars="0"/>
        <w:rPr>
          <w:ins w:id="664" w:author="think" w:date="2017-02-12T17:06:00Z"/>
        </w:rPr>
        <w:pPrChange w:id="665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666" w:author="think" w:date="2017-02-12T17:06:00Z">
        <w:r>
          <w:rPr>
            <w:rFonts w:hint="eastAsia"/>
          </w:rPr>
          <w:t>按日期</w:t>
        </w:r>
        <w:r w:rsidR="00B02185">
          <w:rPr>
            <w:rFonts w:hint="eastAsia"/>
          </w:rPr>
          <w:t>查询商户清单</w:t>
        </w:r>
      </w:ins>
    </w:p>
    <w:p w14:paraId="353125BD" w14:textId="3C6C3AF7" w:rsidR="00B02185" w:rsidRDefault="000E064A">
      <w:pPr>
        <w:pStyle w:val="a5"/>
        <w:numPr>
          <w:ilvl w:val="0"/>
          <w:numId w:val="10"/>
        </w:numPr>
        <w:spacing w:line="560" w:lineRule="exact"/>
        <w:ind w:firstLineChars="0"/>
        <w:rPr>
          <w:ins w:id="667" w:author="think" w:date="2017-02-12T17:09:00Z"/>
        </w:rPr>
        <w:pPrChange w:id="668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669" w:author="think" w:date="2017-02-12T17:06:00Z">
        <w:r>
          <w:rPr>
            <w:rFonts w:hint="eastAsia"/>
          </w:rPr>
          <w:t>核对</w:t>
        </w:r>
        <w:r w:rsidR="00367A80">
          <w:rPr>
            <w:rFonts w:hint="eastAsia"/>
          </w:rPr>
          <w:t>商户</w:t>
        </w:r>
      </w:ins>
      <w:ins w:id="670" w:author="think" w:date="2017-02-12T17:07:00Z">
        <w:r w:rsidR="00E6347C">
          <w:rPr>
            <w:rFonts w:hint="eastAsia"/>
          </w:rPr>
          <w:t>当天</w:t>
        </w:r>
      </w:ins>
      <w:ins w:id="671" w:author="think" w:date="2017-02-12T17:08:00Z">
        <w:r w:rsidR="00E6347C">
          <w:rPr>
            <w:rFonts w:hint="eastAsia"/>
          </w:rPr>
          <w:t>交易金额及笔数，两个要素均与各个上游加总金额和笔数</w:t>
        </w:r>
      </w:ins>
      <w:ins w:id="672" w:author="think" w:date="2017-02-12T17:09:00Z">
        <w:r w:rsidR="00E6347C">
          <w:rPr>
            <w:rFonts w:hint="eastAsia"/>
          </w:rPr>
          <w:t>一直，则</w:t>
        </w:r>
      </w:ins>
      <w:ins w:id="673" w:author="think" w:date="2017-02-12T17:22:00Z">
        <w:r w:rsidR="00A5744F">
          <w:rPr>
            <w:rFonts w:hint="eastAsia"/>
          </w:rPr>
          <w:t>将所有交易记录标记为正</w:t>
        </w:r>
        <w:r w:rsidR="00A5744F">
          <w:rPr>
            <w:rFonts w:hint="eastAsia"/>
          </w:rPr>
          <w:lastRenderedPageBreak/>
          <w:t>常交易</w:t>
        </w:r>
      </w:ins>
      <w:ins w:id="674" w:author="think" w:date="2017-02-12T17:09:00Z">
        <w:r w:rsidR="00E6347C">
          <w:rPr>
            <w:rFonts w:hint="eastAsia"/>
          </w:rPr>
          <w:t>。</w:t>
        </w:r>
      </w:ins>
    </w:p>
    <w:p w14:paraId="0E7BE2DB" w14:textId="675C2E2B" w:rsidR="00E6347C" w:rsidRDefault="00E6347C">
      <w:pPr>
        <w:pStyle w:val="a5"/>
        <w:numPr>
          <w:ilvl w:val="0"/>
          <w:numId w:val="10"/>
        </w:numPr>
        <w:spacing w:line="560" w:lineRule="exact"/>
        <w:ind w:firstLineChars="0"/>
        <w:rPr>
          <w:ins w:id="675" w:author="think" w:date="2017-02-12T17:12:00Z"/>
        </w:rPr>
        <w:pPrChange w:id="676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677" w:author="think" w:date="2017-02-12T17:09:00Z">
        <w:r>
          <w:rPr>
            <w:rFonts w:hint="eastAsia"/>
          </w:rPr>
          <w:t>如上述不一致，点选商户交易记录清单</w:t>
        </w:r>
      </w:ins>
      <w:ins w:id="678" w:author="think" w:date="2017-02-12T17:10:00Z">
        <w:r>
          <w:rPr>
            <w:rFonts w:hint="eastAsia"/>
          </w:rPr>
          <w:t>，与各个上游</w:t>
        </w:r>
      </w:ins>
      <w:ins w:id="679" w:author="think" w:date="2017-02-12T17:13:00Z">
        <w:r w:rsidR="005A5300">
          <w:rPr>
            <w:rFonts w:hint="eastAsia"/>
          </w:rPr>
          <w:t>渠道</w:t>
        </w:r>
      </w:ins>
      <w:ins w:id="680" w:author="think" w:date="2017-02-12T17:10:00Z">
        <w:r>
          <w:rPr>
            <w:rFonts w:hint="eastAsia"/>
          </w:rPr>
          <w:t>交易记录进行逐笔勾对（通过上游</w:t>
        </w:r>
      </w:ins>
      <w:ins w:id="681" w:author="think" w:date="2017-02-12T17:11:00Z">
        <w:r>
          <w:rPr>
            <w:rFonts w:hint="eastAsia"/>
          </w:rPr>
          <w:t>订单编号</w:t>
        </w:r>
      </w:ins>
      <w:ins w:id="682" w:author="think" w:date="2017-02-12T17:10:00Z">
        <w:r>
          <w:rPr>
            <w:rFonts w:hint="eastAsia"/>
          </w:rPr>
          <w:t>）</w:t>
        </w:r>
      </w:ins>
      <w:ins w:id="683" w:author="think" w:date="2017-02-12T17:17:00Z">
        <w:r w:rsidR="00760941">
          <w:rPr>
            <w:rFonts w:hint="eastAsia"/>
          </w:rPr>
          <w:t>，规则如下：</w:t>
        </w:r>
      </w:ins>
    </w:p>
    <w:p w14:paraId="50100B54" w14:textId="5A1D7EBF" w:rsidR="00760941" w:rsidRDefault="00760941" w:rsidP="00760941">
      <w:pPr>
        <w:pStyle w:val="a5"/>
        <w:numPr>
          <w:ilvl w:val="1"/>
          <w:numId w:val="10"/>
        </w:numPr>
        <w:spacing w:line="560" w:lineRule="exact"/>
        <w:ind w:firstLineChars="0"/>
        <w:rPr>
          <w:ins w:id="684" w:author="think" w:date="2017-02-12T17:16:00Z"/>
        </w:rPr>
      </w:pPr>
      <w:ins w:id="685" w:author="think" w:date="2017-02-12T17:16:00Z">
        <w:r>
          <w:rPr>
            <w:rFonts w:hint="eastAsia"/>
          </w:rPr>
          <w:t>上游渠道记录存在（状态正常），后台系统</w:t>
        </w:r>
      </w:ins>
      <w:ins w:id="686" w:author="think" w:date="2017-02-12T17:17:00Z">
        <w:r>
          <w:rPr>
            <w:rFonts w:hint="eastAsia"/>
          </w:rPr>
          <w:t>存在（状态正常）</w:t>
        </w:r>
      </w:ins>
      <w:ins w:id="687" w:author="think" w:date="2017-02-12T17:16:00Z">
        <w:r>
          <w:rPr>
            <w:rFonts w:hint="eastAsia"/>
          </w:rPr>
          <w:t>，</w:t>
        </w:r>
      </w:ins>
      <w:ins w:id="688" w:author="think" w:date="2017-02-12T17:17:00Z">
        <w:r>
          <w:rPr>
            <w:rFonts w:hint="eastAsia"/>
          </w:rPr>
          <w:t>标记为正常交易。</w:t>
        </w:r>
      </w:ins>
    </w:p>
    <w:p w14:paraId="175964B6" w14:textId="7707740F" w:rsidR="001B7396" w:rsidRDefault="001B7396" w:rsidP="001B7396">
      <w:pPr>
        <w:pStyle w:val="a5"/>
        <w:numPr>
          <w:ilvl w:val="1"/>
          <w:numId w:val="10"/>
        </w:numPr>
        <w:spacing w:line="560" w:lineRule="exact"/>
        <w:ind w:firstLineChars="0"/>
        <w:rPr>
          <w:ins w:id="689" w:author="think" w:date="2017-02-12T17:18:00Z"/>
        </w:rPr>
      </w:pPr>
      <w:ins w:id="690" w:author="think" w:date="2017-02-12T17:18:00Z">
        <w:r>
          <w:rPr>
            <w:rFonts w:hint="eastAsia"/>
          </w:rPr>
          <w:t>上游渠道记录存在（状态正常），后台系统不存在，由管理人员添加相关记录后标记为正常</w:t>
        </w:r>
        <w:r w:rsidR="00D56767">
          <w:rPr>
            <w:rFonts w:hint="eastAsia"/>
          </w:rPr>
          <w:t>交易</w:t>
        </w:r>
        <w:r>
          <w:rPr>
            <w:rFonts w:hint="eastAsia"/>
          </w:rPr>
          <w:t>。</w:t>
        </w:r>
      </w:ins>
    </w:p>
    <w:p w14:paraId="27E87433" w14:textId="7E53A85A" w:rsidR="001767EC" w:rsidRDefault="005A5300">
      <w:pPr>
        <w:pStyle w:val="a5"/>
        <w:numPr>
          <w:ilvl w:val="1"/>
          <w:numId w:val="10"/>
        </w:numPr>
        <w:spacing w:line="560" w:lineRule="exact"/>
        <w:ind w:firstLineChars="0"/>
        <w:rPr>
          <w:ins w:id="691" w:author="think" w:date="2017-02-12T17:20:00Z"/>
        </w:rPr>
        <w:pPrChange w:id="692" w:author="think" w:date="2017-02-12T17:12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693" w:author="think" w:date="2017-02-12T17:13:00Z">
        <w:r>
          <w:rPr>
            <w:rFonts w:hint="eastAsia"/>
          </w:rPr>
          <w:t>上游渠道记录</w:t>
        </w:r>
      </w:ins>
      <w:ins w:id="694" w:author="think" w:date="2017-02-12T17:21:00Z">
        <w:r w:rsidR="00A5744F">
          <w:rPr>
            <w:rFonts w:hint="eastAsia"/>
          </w:rPr>
          <w:t>不</w:t>
        </w:r>
      </w:ins>
      <w:ins w:id="695" w:author="think" w:date="2017-02-12T17:14:00Z">
        <w:r>
          <w:rPr>
            <w:rFonts w:hint="eastAsia"/>
          </w:rPr>
          <w:t>存在</w:t>
        </w:r>
      </w:ins>
      <w:ins w:id="696" w:author="think" w:date="2017-02-12T17:15:00Z">
        <w:r>
          <w:rPr>
            <w:rFonts w:hint="eastAsia"/>
          </w:rPr>
          <w:t>（</w:t>
        </w:r>
      </w:ins>
      <w:ins w:id="697" w:author="think" w:date="2017-02-12T17:21:00Z">
        <w:r w:rsidR="00A5744F">
          <w:rPr>
            <w:rFonts w:hint="eastAsia"/>
          </w:rPr>
          <w:t>或</w:t>
        </w:r>
      </w:ins>
      <w:ins w:id="698" w:author="think" w:date="2017-02-12T17:15:00Z">
        <w:r>
          <w:rPr>
            <w:rFonts w:hint="eastAsia"/>
          </w:rPr>
          <w:t>状态</w:t>
        </w:r>
      </w:ins>
      <w:ins w:id="699" w:author="think" w:date="2017-02-12T17:19:00Z">
        <w:r w:rsidR="005E1588">
          <w:rPr>
            <w:rFonts w:hint="eastAsia"/>
          </w:rPr>
          <w:t>不</w:t>
        </w:r>
      </w:ins>
      <w:ins w:id="700" w:author="think" w:date="2017-02-12T17:15:00Z">
        <w:r>
          <w:rPr>
            <w:rFonts w:hint="eastAsia"/>
          </w:rPr>
          <w:t>正常）</w:t>
        </w:r>
      </w:ins>
      <w:ins w:id="701" w:author="think" w:date="2017-02-12T17:14:00Z">
        <w:r>
          <w:rPr>
            <w:rFonts w:hint="eastAsia"/>
          </w:rPr>
          <w:t>，后台系统存在</w:t>
        </w:r>
      </w:ins>
      <w:ins w:id="702" w:author="think" w:date="2017-02-12T17:19:00Z">
        <w:r w:rsidR="005E1588">
          <w:rPr>
            <w:rFonts w:hint="eastAsia"/>
          </w:rPr>
          <w:t>（状态正常）</w:t>
        </w:r>
      </w:ins>
      <w:ins w:id="703" w:author="think" w:date="2017-02-12T17:14:00Z">
        <w:r>
          <w:rPr>
            <w:rFonts w:hint="eastAsia"/>
          </w:rPr>
          <w:t>，</w:t>
        </w:r>
      </w:ins>
      <w:ins w:id="704" w:author="think" w:date="2017-02-12T17:15:00Z">
        <w:r>
          <w:rPr>
            <w:rFonts w:hint="eastAsia"/>
          </w:rPr>
          <w:t>由</w:t>
        </w:r>
      </w:ins>
      <w:ins w:id="705" w:author="think" w:date="2017-02-12T17:16:00Z">
        <w:r w:rsidR="00760941">
          <w:rPr>
            <w:rFonts w:hint="eastAsia"/>
          </w:rPr>
          <w:t>管理人员</w:t>
        </w:r>
      </w:ins>
      <w:ins w:id="706" w:author="think" w:date="2017-02-12T17:19:00Z">
        <w:r w:rsidR="005E1588">
          <w:rPr>
            <w:rFonts w:hint="eastAsia"/>
          </w:rPr>
          <w:t>与上游</w:t>
        </w:r>
      </w:ins>
      <w:ins w:id="707" w:author="think" w:date="2017-02-12T17:20:00Z">
        <w:r w:rsidR="005E1588">
          <w:rPr>
            <w:rFonts w:hint="eastAsia"/>
          </w:rPr>
          <w:t>渠道核实</w:t>
        </w:r>
      </w:ins>
      <w:ins w:id="708" w:author="think" w:date="2017-02-12T17:19:00Z">
        <w:r w:rsidR="005E1588">
          <w:rPr>
            <w:rFonts w:hint="eastAsia"/>
          </w:rPr>
          <w:t>后</w:t>
        </w:r>
      </w:ins>
      <w:ins w:id="709" w:author="think" w:date="2017-02-12T17:17:00Z">
        <w:r w:rsidR="001D243F">
          <w:rPr>
            <w:rFonts w:hint="eastAsia"/>
          </w:rPr>
          <w:t>标记为正常</w:t>
        </w:r>
      </w:ins>
      <w:ins w:id="710" w:author="think" w:date="2017-02-12T17:19:00Z">
        <w:r w:rsidR="005E1588">
          <w:rPr>
            <w:rFonts w:hint="eastAsia"/>
          </w:rPr>
          <w:t>交易</w:t>
        </w:r>
        <w:r w:rsidR="005E1588">
          <w:rPr>
            <w:rFonts w:hint="eastAsia"/>
          </w:rPr>
          <w:t>/</w:t>
        </w:r>
        <w:r w:rsidR="005E1588">
          <w:rPr>
            <w:rFonts w:hint="eastAsia"/>
          </w:rPr>
          <w:t>失败交易</w:t>
        </w:r>
      </w:ins>
      <w:ins w:id="711" w:author="think" w:date="2017-02-12T17:17:00Z">
        <w:r w:rsidR="001D243F">
          <w:rPr>
            <w:rFonts w:hint="eastAsia"/>
          </w:rPr>
          <w:t>。</w:t>
        </w:r>
      </w:ins>
    </w:p>
    <w:p w14:paraId="22E1A42B" w14:textId="04272F96" w:rsidR="00A5744F" w:rsidRDefault="00597E60" w:rsidP="00A5744F">
      <w:pPr>
        <w:pStyle w:val="a5"/>
        <w:numPr>
          <w:ilvl w:val="0"/>
          <w:numId w:val="10"/>
        </w:numPr>
        <w:spacing w:line="560" w:lineRule="exact"/>
        <w:ind w:firstLineChars="0"/>
        <w:rPr>
          <w:ins w:id="712" w:author="think" w:date="2017-02-12T17:21:00Z"/>
        </w:rPr>
      </w:pPr>
      <w:ins w:id="713" w:author="think" w:date="2017-02-12T17:24:00Z">
        <w:r>
          <w:rPr>
            <w:rFonts w:hint="eastAsia"/>
          </w:rPr>
          <w:t>提交交易</w:t>
        </w:r>
      </w:ins>
      <w:ins w:id="714" w:author="think" w:date="2017-02-12T17:25:00Z">
        <w:r>
          <w:rPr>
            <w:rFonts w:hint="eastAsia"/>
          </w:rPr>
          <w:t>状态，完成入账操作</w:t>
        </w:r>
      </w:ins>
    </w:p>
    <w:p w14:paraId="53550A0C" w14:textId="13C92F56" w:rsidR="003D0387" w:rsidDel="007A3E6B" w:rsidRDefault="003D0387">
      <w:pPr>
        <w:pStyle w:val="a7"/>
        <w:numPr>
          <w:ilvl w:val="0"/>
          <w:numId w:val="4"/>
        </w:numPr>
        <w:spacing w:line="560" w:lineRule="exact"/>
        <w:ind w:firstLineChars="0"/>
        <w:rPr>
          <w:del w:id="715" w:author="think" w:date="2017-02-12T16:53:00Z"/>
        </w:rPr>
        <w:pPrChange w:id="716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del w:id="717" w:author="think" w:date="2017-02-12T16:53:00Z">
        <w:r w:rsidDel="007A3E6B">
          <w:rPr>
            <w:rFonts w:hint="eastAsia"/>
          </w:rPr>
          <w:delText>主动通知记录查询</w:delText>
        </w:r>
      </w:del>
    </w:p>
    <w:p w14:paraId="006F46DB" w14:textId="28DBC5F1" w:rsidR="00902574" w:rsidRDefault="00902574">
      <w:pPr>
        <w:pStyle w:val="a7"/>
        <w:numPr>
          <w:ilvl w:val="0"/>
          <w:numId w:val="4"/>
        </w:numPr>
        <w:spacing w:line="560" w:lineRule="exact"/>
        <w:ind w:firstLineChars="0"/>
        <w:rPr>
          <w:ins w:id="718" w:author="think" w:date="2017-02-12T17:26:00Z"/>
        </w:rPr>
        <w:pPrChange w:id="719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交易记录查询：按时段、渠道</w:t>
      </w:r>
      <w:ins w:id="720" w:author="think" w:date="2017-02-12T16:12:00Z">
        <w:r w:rsidR="00694209">
          <w:rPr>
            <w:rFonts w:hint="eastAsia"/>
          </w:rPr>
          <w:t>（微信、支付宝等）</w:t>
        </w:r>
      </w:ins>
      <w:r w:rsidR="003646AE">
        <w:rPr>
          <w:rFonts w:hint="eastAsia"/>
        </w:rPr>
        <w:t>、客户经理</w:t>
      </w:r>
      <w:r>
        <w:rPr>
          <w:rFonts w:hint="eastAsia"/>
        </w:rPr>
        <w:t>、商户信息项为条件查询交易记录，汇总统计交易总额、利润总额、手续费总额、奖励总额等。</w:t>
      </w:r>
      <w:ins w:id="721" w:author="think" w:date="2017-02-12T16:11:00Z">
        <w:r w:rsidR="00694209">
          <w:rPr>
            <w:rFonts w:hint="eastAsia"/>
          </w:rPr>
          <w:t>（</w:t>
        </w:r>
      </w:ins>
      <w:ins w:id="722" w:author="think" w:date="2017-02-12T16:12:00Z">
        <w:r w:rsidR="00F52D36">
          <w:rPr>
            <w:rFonts w:hint="eastAsia"/>
          </w:rPr>
          <w:t>客户经理</w:t>
        </w:r>
      </w:ins>
      <w:ins w:id="723" w:author="think" w:date="2017-02-12T16:11:00Z">
        <w:r w:rsidR="00694209">
          <w:rPr>
            <w:rFonts w:hint="eastAsia"/>
          </w:rPr>
          <w:t>、管理人员）</w:t>
        </w:r>
      </w:ins>
    </w:p>
    <w:p w14:paraId="008B8390" w14:textId="6105D3B1" w:rsidR="00F22076" w:rsidRDefault="00E22EDA" w:rsidP="00F22076">
      <w:pPr>
        <w:pStyle w:val="a5"/>
        <w:numPr>
          <w:ilvl w:val="0"/>
          <w:numId w:val="10"/>
        </w:numPr>
        <w:spacing w:line="560" w:lineRule="exact"/>
        <w:ind w:firstLineChars="0"/>
        <w:rPr>
          <w:ins w:id="724" w:author="think" w:date="2017-02-12T17:27:00Z"/>
        </w:rPr>
      </w:pPr>
      <w:ins w:id="725" w:author="think" w:date="2017-02-12T17:27:00Z">
        <w:r>
          <w:rPr>
            <w:rFonts w:hint="eastAsia"/>
          </w:rPr>
          <w:t>输入查询条件</w:t>
        </w:r>
      </w:ins>
    </w:p>
    <w:p w14:paraId="37972171" w14:textId="69C02CDB" w:rsidR="00E22EDA" w:rsidRDefault="00E22EDA" w:rsidP="00F22076">
      <w:pPr>
        <w:pStyle w:val="a5"/>
        <w:numPr>
          <w:ilvl w:val="0"/>
          <w:numId w:val="10"/>
        </w:numPr>
        <w:spacing w:line="560" w:lineRule="exact"/>
        <w:ind w:firstLineChars="0"/>
        <w:rPr>
          <w:ins w:id="726" w:author="think" w:date="2017-02-12T17:26:00Z"/>
        </w:rPr>
      </w:pPr>
      <w:ins w:id="727" w:author="think" w:date="2017-02-12T17:27:00Z">
        <w:r>
          <w:rPr>
            <w:rFonts w:hint="eastAsia"/>
          </w:rPr>
          <w:t>返回查询结果</w:t>
        </w:r>
      </w:ins>
    </w:p>
    <w:p w14:paraId="12458279" w14:textId="27D44665" w:rsidR="00F22076" w:rsidDel="00F22076" w:rsidRDefault="00F22076">
      <w:pPr>
        <w:pStyle w:val="a7"/>
        <w:numPr>
          <w:ilvl w:val="0"/>
          <w:numId w:val="4"/>
        </w:numPr>
        <w:spacing w:line="560" w:lineRule="exact"/>
        <w:ind w:firstLineChars="0"/>
        <w:rPr>
          <w:del w:id="728" w:author="think" w:date="2017-02-12T17:26:00Z"/>
        </w:rPr>
        <w:pPrChange w:id="729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</w:p>
    <w:p w14:paraId="01F96A93" w14:textId="0A3F3848" w:rsidR="007A3E6B" w:rsidRDefault="007A3E6B" w:rsidP="007A3E6B">
      <w:pPr>
        <w:pStyle w:val="a7"/>
        <w:numPr>
          <w:ilvl w:val="0"/>
          <w:numId w:val="4"/>
        </w:numPr>
        <w:spacing w:line="560" w:lineRule="exact"/>
        <w:ind w:firstLineChars="0"/>
        <w:rPr>
          <w:ins w:id="730" w:author="think" w:date="2017-02-12T16:53:00Z"/>
        </w:rPr>
      </w:pPr>
      <w:ins w:id="731" w:author="think" w:date="2017-02-12T16:53:00Z">
        <w:r>
          <w:rPr>
            <w:rFonts w:hint="eastAsia"/>
          </w:rPr>
          <w:t>主动通知记录查询</w:t>
        </w:r>
      </w:ins>
      <w:ins w:id="732" w:author="think" w:date="2017-02-12T17:28:00Z">
        <w:r w:rsidR="00E82005">
          <w:rPr>
            <w:rFonts w:hint="eastAsia"/>
          </w:rPr>
          <w:t>，返回</w:t>
        </w:r>
      </w:ins>
      <w:ins w:id="733" w:author="think" w:date="2017-02-12T17:29:00Z">
        <w:r w:rsidR="00E82005">
          <w:rPr>
            <w:rFonts w:hint="eastAsia"/>
          </w:rPr>
          <w:t>通知送达结果等。</w:t>
        </w:r>
      </w:ins>
      <w:ins w:id="734" w:author="think" w:date="2017-02-12T16:53:00Z">
        <w:r>
          <w:rPr>
            <w:rFonts w:hint="eastAsia"/>
          </w:rPr>
          <w:t>（客户经理、管理人员）</w:t>
        </w:r>
      </w:ins>
    </w:p>
    <w:p w14:paraId="664A57B7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735" w:author="think" w:date="2017-02-12T16:53:00Z"/>
        </w:rPr>
      </w:pPr>
      <w:ins w:id="736" w:author="think" w:date="2017-02-12T16:53:00Z">
        <w:r>
          <w:rPr>
            <w:rFonts w:hint="eastAsia"/>
          </w:rPr>
          <w:t>查询商户清单</w:t>
        </w:r>
      </w:ins>
    </w:p>
    <w:p w14:paraId="4D13EF55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737" w:author="think" w:date="2017-02-12T16:53:00Z"/>
        </w:rPr>
      </w:pPr>
      <w:ins w:id="738" w:author="think" w:date="2017-02-12T16:53:00Z">
        <w:r>
          <w:rPr>
            <w:rFonts w:hint="eastAsia"/>
          </w:rPr>
          <w:t>选取指定商户</w:t>
        </w:r>
      </w:ins>
    </w:p>
    <w:p w14:paraId="10D16048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739" w:author="think" w:date="2017-02-12T16:53:00Z"/>
        </w:rPr>
      </w:pPr>
      <w:ins w:id="740" w:author="think" w:date="2017-02-12T16:53:00Z">
        <w:r>
          <w:rPr>
            <w:rFonts w:hint="eastAsia"/>
          </w:rPr>
          <w:t>返回主动通知记录</w:t>
        </w:r>
      </w:ins>
    </w:p>
    <w:p w14:paraId="47FDE087" w14:textId="7010E9E6" w:rsidR="00490400" w:rsidRDefault="003D0387">
      <w:pPr>
        <w:pStyle w:val="a7"/>
        <w:numPr>
          <w:ilvl w:val="0"/>
          <w:numId w:val="4"/>
        </w:numPr>
        <w:spacing w:line="560" w:lineRule="exact"/>
        <w:ind w:firstLineChars="0"/>
        <w:pPrChange w:id="741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 w:rsidRPr="009E670C">
        <w:rPr>
          <w:rFonts w:hint="eastAsia"/>
          <w:strike/>
          <w:rPrChange w:id="742" w:author="think" w:date="2017-02-12T17:29:00Z">
            <w:rPr>
              <w:rFonts w:hint="eastAsia"/>
            </w:rPr>
          </w:rPrChange>
        </w:rPr>
        <w:t>上游交易记录查询</w:t>
      </w:r>
      <w:ins w:id="743" w:author="think" w:date="2017-02-12T17:29:00Z">
        <w:r w:rsidR="009E670C" w:rsidRPr="009E670C">
          <w:rPr>
            <w:rFonts w:hint="eastAsia"/>
            <w:strike/>
            <w:rPrChange w:id="744" w:author="think" w:date="2017-02-12T17:29:00Z">
              <w:rPr>
                <w:rFonts w:hint="eastAsia"/>
              </w:rPr>
            </w:rPrChange>
          </w:rPr>
          <w:t>，在上游系统自行查询</w:t>
        </w:r>
        <w:r w:rsidR="009E670C">
          <w:rPr>
            <w:rFonts w:hint="eastAsia"/>
          </w:rPr>
          <w:t>（管理人员）</w:t>
        </w:r>
      </w:ins>
    </w:p>
    <w:p w14:paraId="719B71E2" w14:textId="3D25D2B2" w:rsidR="003D0387" w:rsidDel="009E670C" w:rsidRDefault="003D0387">
      <w:pPr>
        <w:pStyle w:val="a7"/>
        <w:numPr>
          <w:ilvl w:val="0"/>
          <w:numId w:val="4"/>
        </w:numPr>
        <w:spacing w:line="560" w:lineRule="exact"/>
        <w:ind w:firstLineChars="0"/>
        <w:rPr>
          <w:del w:id="745" w:author="think" w:date="2017-02-12T17:30:00Z"/>
        </w:rPr>
        <w:pPrChange w:id="746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del w:id="747" w:author="think" w:date="2017-02-12T17:30:00Z">
        <w:r w:rsidRPr="003D0387" w:rsidDel="009E670C">
          <w:rPr>
            <w:rFonts w:hint="eastAsia"/>
          </w:rPr>
          <w:lastRenderedPageBreak/>
          <w:delText>清算数据维护</w:delText>
        </w:r>
        <w:bookmarkStart w:id="748" w:name="_Toc474703197"/>
        <w:bookmarkStart w:id="749" w:name="_Toc474703296"/>
        <w:bookmarkStart w:id="750" w:name="_Toc475306669"/>
        <w:bookmarkStart w:id="751" w:name="_Toc475306731"/>
        <w:bookmarkStart w:id="752" w:name="_Toc475306805"/>
        <w:bookmarkStart w:id="753" w:name="_Toc475306991"/>
        <w:bookmarkEnd w:id="748"/>
        <w:bookmarkEnd w:id="749"/>
        <w:bookmarkEnd w:id="750"/>
        <w:bookmarkEnd w:id="751"/>
        <w:bookmarkEnd w:id="752"/>
        <w:bookmarkEnd w:id="753"/>
      </w:del>
    </w:p>
    <w:p w14:paraId="736CE468" w14:textId="77777777" w:rsidR="00B22436" w:rsidDel="004467C8" w:rsidRDefault="00B22436">
      <w:pPr>
        <w:pStyle w:val="2"/>
        <w:spacing w:before="0" w:after="0" w:line="560" w:lineRule="exact"/>
        <w:rPr>
          <w:moveFrom w:id="754" w:author="think" w:date="2017-02-12T16:37:00Z"/>
        </w:rPr>
        <w:pPrChange w:id="755" w:author="think" w:date="2017-02-12T16:26:00Z">
          <w:pPr>
            <w:pStyle w:val="2"/>
          </w:pPr>
        </w:pPrChange>
      </w:pPr>
      <w:moveFromRangeStart w:id="756" w:author="think" w:date="2017-02-12T16:37:00Z" w:name="move474680748"/>
      <w:moveFrom w:id="757" w:author="think" w:date="2017-02-12T16:37:00Z">
        <w:r w:rsidDel="004467C8">
          <w:rPr>
            <w:rFonts w:hint="eastAsia"/>
          </w:rPr>
          <w:t>客户经理自助查询</w:t>
        </w:r>
        <w:bookmarkStart w:id="758" w:name="_Toc474703198"/>
        <w:bookmarkStart w:id="759" w:name="_Toc474703297"/>
        <w:bookmarkStart w:id="760" w:name="_Toc475306670"/>
        <w:bookmarkStart w:id="761" w:name="_Toc475306732"/>
        <w:bookmarkStart w:id="762" w:name="_Toc475306806"/>
        <w:bookmarkStart w:id="763" w:name="_Toc475306992"/>
        <w:bookmarkEnd w:id="758"/>
        <w:bookmarkEnd w:id="759"/>
        <w:bookmarkEnd w:id="760"/>
        <w:bookmarkEnd w:id="761"/>
        <w:bookmarkEnd w:id="762"/>
        <w:bookmarkEnd w:id="763"/>
      </w:moveFrom>
    </w:p>
    <w:p w14:paraId="33836CFB" w14:textId="77777777" w:rsidR="003D0387" w:rsidDel="004467C8" w:rsidRDefault="005C619C">
      <w:pPr>
        <w:pStyle w:val="a5"/>
        <w:spacing w:line="560" w:lineRule="exact"/>
        <w:ind w:firstLine="640"/>
        <w:rPr>
          <w:moveFrom w:id="764" w:author="think" w:date="2017-02-12T16:37:00Z"/>
        </w:rPr>
        <w:pPrChange w:id="765" w:author="think" w:date="2017-02-12T16:26:00Z">
          <w:pPr>
            <w:pStyle w:val="a5"/>
            <w:ind w:firstLine="640"/>
          </w:pPr>
        </w:pPrChange>
      </w:pPr>
      <w:moveFrom w:id="766" w:author="think" w:date="2017-02-12T16:37:00Z">
        <w:r w:rsidDel="004467C8">
          <w:rPr>
            <w:rFonts w:hint="eastAsia"/>
          </w:rPr>
          <w:t>考虑使用企业号实现</w:t>
        </w:r>
        <w:bookmarkStart w:id="767" w:name="_Toc474703199"/>
        <w:bookmarkStart w:id="768" w:name="_Toc474703298"/>
        <w:bookmarkStart w:id="769" w:name="_Toc475306671"/>
        <w:bookmarkStart w:id="770" w:name="_Toc475306733"/>
        <w:bookmarkStart w:id="771" w:name="_Toc475306807"/>
        <w:bookmarkStart w:id="772" w:name="_Toc475306993"/>
        <w:bookmarkEnd w:id="767"/>
        <w:bookmarkEnd w:id="768"/>
        <w:bookmarkEnd w:id="769"/>
        <w:bookmarkEnd w:id="770"/>
        <w:bookmarkEnd w:id="771"/>
        <w:bookmarkEnd w:id="772"/>
      </w:moveFrom>
    </w:p>
    <w:p w14:paraId="53F8B51F" w14:textId="77777777" w:rsidR="005C619C" w:rsidDel="004467C8" w:rsidRDefault="005C619C">
      <w:pPr>
        <w:pStyle w:val="a7"/>
        <w:spacing w:line="560" w:lineRule="exact"/>
        <w:ind w:left="720" w:firstLineChars="0" w:firstLine="0"/>
        <w:rPr>
          <w:moveFrom w:id="773" w:author="think" w:date="2017-02-12T16:37:00Z"/>
        </w:rPr>
        <w:pPrChange w:id="774" w:author="think" w:date="2017-02-12T16:26:00Z">
          <w:pPr>
            <w:pStyle w:val="a7"/>
            <w:ind w:left="720" w:firstLineChars="0" w:firstLine="0"/>
          </w:pPr>
        </w:pPrChange>
      </w:pPr>
      <w:moveFrom w:id="775" w:author="think" w:date="2017-02-12T16:37:00Z">
        <w:r w:rsidDel="004467C8">
          <w:rPr>
            <w:rFonts w:hint="eastAsia"/>
          </w:rPr>
          <w:t>查询名下商户、交易量、交易总额、奖励金额等。</w:t>
        </w:r>
        <w:bookmarkStart w:id="776" w:name="_Toc474703200"/>
        <w:bookmarkStart w:id="777" w:name="_Toc474703299"/>
        <w:bookmarkStart w:id="778" w:name="_Toc475306672"/>
        <w:bookmarkStart w:id="779" w:name="_Toc475306734"/>
        <w:bookmarkStart w:id="780" w:name="_Toc475306808"/>
        <w:bookmarkStart w:id="781" w:name="_Toc475306994"/>
        <w:bookmarkEnd w:id="776"/>
        <w:bookmarkEnd w:id="777"/>
        <w:bookmarkEnd w:id="778"/>
        <w:bookmarkEnd w:id="779"/>
        <w:bookmarkEnd w:id="780"/>
        <w:bookmarkEnd w:id="781"/>
      </w:moveFrom>
    </w:p>
    <w:p w14:paraId="07493B3C" w14:textId="36177150" w:rsidR="005545A1" w:rsidRDefault="005545A1">
      <w:pPr>
        <w:pStyle w:val="1"/>
        <w:spacing w:before="0" w:after="0" w:line="560" w:lineRule="exact"/>
        <w:pPrChange w:id="782" w:author="think" w:date="2017-02-12T16:26:00Z">
          <w:pPr>
            <w:pStyle w:val="1"/>
          </w:pPr>
        </w:pPrChange>
      </w:pPr>
      <w:bookmarkStart w:id="783" w:name="_Toc475306995"/>
      <w:moveFromRangeEnd w:id="756"/>
      <w:r>
        <w:rPr>
          <w:rFonts w:hint="eastAsia"/>
        </w:rPr>
        <w:t>详细功能要求</w:t>
      </w:r>
      <w:bookmarkEnd w:id="783"/>
    </w:p>
    <w:p w14:paraId="1F721F87" w14:textId="75F1128C" w:rsidR="005545A1" w:rsidRDefault="005545A1">
      <w:pPr>
        <w:pStyle w:val="2"/>
        <w:spacing w:before="0" w:after="0" w:line="560" w:lineRule="exact"/>
        <w:pPrChange w:id="784" w:author="think" w:date="2017-02-12T16:26:00Z">
          <w:pPr>
            <w:pStyle w:val="2"/>
          </w:pPr>
        </w:pPrChange>
      </w:pPr>
      <w:bookmarkStart w:id="785" w:name="_Toc475306996"/>
      <w:r>
        <w:rPr>
          <w:rFonts w:hint="eastAsia"/>
        </w:rPr>
        <w:t>商户自助功能</w:t>
      </w:r>
      <w:bookmarkEnd w:id="785"/>
    </w:p>
    <w:p w14:paraId="78303064" w14:textId="4779BAD7" w:rsidR="00B22436" w:rsidRDefault="005545A1" w:rsidP="00FC132B">
      <w:pPr>
        <w:pStyle w:val="3"/>
        <w:pPrChange w:id="786" w:author="think" w:date="2017-02-19T22:33:00Z">
          <w:pPr>
            <w:pStyle w:val="3"/>
          </w:pPr>
        </w:pPrChange>
      </w:pPr>
      <w:bookmarkStart w:id="787" w:name="_Toc475306997"/>
      <w:r>
        <w:rPr>
          <w:rFonts w:hint="eastAsia"/>
        </w:rPr>
        <w:t>商户关注公众号</w:t>
      </w:r>
      <w:r w:rsidR="00EC41FD">
        <w:rPr>
          <w:rFonts w:hint="eastAsia"/>
        </w:rPr>
        <w:t>：</w:t>
      </w:r>
      <w:bookmarkEnd w:id="787"/>
    </w:p>
    <w:p w14:paraId="6BBD6EED" w14:textId="77777777" w:rsidR="005545A1" w:rsidRDefault="00EC41FD">
      <w:pPr>
        <w:pStyle w:val="a5"/>
        <w:spacing w:line="560" w:lineRule="exact"/>
        <w:ind w:firstLine="640"/>
        <w:pPrChange w:id="788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菜单设计如下图。</w:t>
      </w:r>
    </w:p>
    <w:p w14:paraId="5D556B03" w14:textId="77777777" w:rsidR="00EC41FD" w:rsidRDefault="00EC41FD" w:rsidP="006E33D2">
      <w:pPr>
        <w:jc w:val="center"/>
      </w:pPr>
      <w:r>
        <w:rPr>
          <w:rFonts w:hint="eastAsia"/>
          <w:noProof/>
        </w:rPr>
        <w:drawing>
          <wp:inline distT="0" distB="0" distL="0" distR="0" wp14:anchorId="76583075" wp14:editId="3047FEDA">
            <wp:extent cx="2430000" cy="4320000"/>
            <wp:effectExtent l="0" t="0" r="889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81A" w14:textId="7B28EB57" w:rsidR="00EC41FD" w:rsidRDefault="002453FF">
      <w:pPr>
        <w:pStyle w:val="3"/>
        <w:spacing w:before="0" w:after="0" w:line="560" w:lineRule="exact"/>
        <w:pPrChange w:id="789" w:author="think" w:date="2017-02-12T16:26:00Z">
          <w:pPr>
            <w:pStyle w:val="3"/>
          </w:pPr>
        </w:pPrChange>
      </w:pPr>
      <w:bookmarkStart w:id="790" w:name="_Toc475306998"/>
      <w:r>
        <w:rPr>
          <w:rFonts w:hint="eastAsia"/>
        </w:rPr>
        <w:lastRenderedPageBreak/>
        <w:t>商户注册</w:t>
      </w:r>
      <w:bookmarkEnd w:id="790"/>
    </w:p>
    <w:p w14:paraId="1995EA82" w14:textId="77777777" w:rsidR="005010A8" w:rsidRDefault="005010A8">
      <w:pPr>
        <w:pStyle w:val="a5"/>
        <w:spacing w:line="240" w:lineRule="auto"/>
        <w:ind w:firstLineChars="0" w:firstLine="0"/>
        <w:jc w:val="center"/>
        <w:pPrChange w:id="791" w:author="think" w:date="2017-02-12T17:30:00Z">
          <w:pPr>
            <w:pStyle w:val="a5"/>
            <w:ind w:firstLineChars="0" w:firstLine="0"/>
            <w:jc w:val="center"/>
          </w:pPr>
        </w:pPrChange>
      </w:pPr>
      <w:r>
        <w:rPr>
          <w:rFonts w:hint="eastAsia"/>
          <w:noProof/>
        </w:rPr>
        <w:drawing>
          <wp:inline distT="0" distB="0" distL="0" distR="0" wp14:anchorId="5508BEE5" wp14:editId="4B903EE4">
            <wp:extent cx="2429884" cy="4320000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注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47A2" w14:textId="77777777" w:rsidR="005545A1" w:rsidRDefault="005010A8">
      <w:pPr>
        <w:pStyle w:val="a5"/>
        <w:spacing w:line="560" w:lineRule="exact"/>
        <w:ind w:firstLine="640"/>
        <w:pPrChange w:id="792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商户正确填写商户编号及预留手机号及短信验证码通过注册。</w:t>
      </w:r>
      <w:r w:rsidR="00122014" w:rsidRPr="00122014">
        <w:rPr>
          <w:rFonts w:hint="eastAsia"/>
          <w:color w:val="FF0000"/>
        </w:rPr>
        <w:t>同一商户可以有多个收银员注册。</w:t>
      </w:r>
    </w:p>
    <w:p w14:paraId="1A92D37E" w14:textId="226265F6" w:rsidR="005010A8" w:rsidRDefault="005010A8">
      <w:pPr>
        <w:pStyle w:val="3"/>
        <w:spacing w:before="0" w:after="0" w:line="560" w:lineRule="exact"/>
        <w:pPrChange w:id="793" w:author="think" w:date="2017-02-12T16:26:00Z">
          <w:pPr>
            <w:pStyle w:val="3"/>
          </w:pPr>
        </w:pPrChange>
      </w:pPr>
      <w:bookmarkStart w:id="794" w:name="_Toc475306999"/>
      <w:r>
        <w:rPr>
          <w:rFonts w:hint="eastAsia"/>
        </w:rPr>
        <w:lastRenderedPageBreak/>
        <w:t>收款</w:t>
      </w:r>
      <w:bookmarkEnd w:id="794"/>
    </w:p>
    <w:p w14:paraId="0DC840C0" w14:textId="77777777" w:rsidR="005010A8" w:rsidRDefault="005010A8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77C999A6" wp14:editId="0C1879EE">
            <wp:extent cx="2438859" cy="432000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收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85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AD29" w14:textId="4C72212D" w:rsidR="005010A8" w:rsidRDefault="006E1F2B">
      <w:pPr>
        <w:pStyle w:val="3"/>
        <w:spacing w:before="0" w:after="0" w:line="560" w:lineRule="exact"/>
        <w:pPrChange w:id="795" w:author="think" w:date="2017-02-12T16:26:00Z">
          <w:pPr>
            <w:pStyle w:val="3"/>
          </w:pPr>
        </w:pPrChange>
      </w:pPr>
      <w:bookmarkStart w:id="796" w:name="_Toc475307000"/>
      <w:r>
        <w:rPr>
          <w:rFonts w:hint="eastAsia"/>
        </w:rPr>
        <w:lastRenderedPageBreak/>
        <w:t>上一笔交易记录查询</w:t>
      </w:r>
      <w:ins w:id="797" w:author="think" w:date="2017-02-12T17:31:00Z">
        <w:r w:rsidR="003C5C4F" w:rsidRPr="003C5C4F">
          <w:rPr>
            <w:rFonts w:hint="eastAsia"/>
            <w:highlight w:val="yellow"/>
            <w:rPrChange w:id="798" w:author="think" w:date="2017-02-12T17:31:00Z">
              <w:rPr>
                <w:rFonts w:hint="eastAsia"/>
              </w:rPr>
            </w:rPrChange>
          </w:rPr>
          <w:t>（需增加入账情况字段）</w:t>
        </w:r>
      </w:ins>
      <w:bookmarkEnd w:id="796"/>
    </w:p>
    <w:p w14:paraId="08C7EC91" w14:textId="77777777" w:rsidR="006E1F2B" w:rsidRDefault="000938D5" w:rsidP="003C5C4F">
      <w:pPr>
        <w:jc w:val="center"/>
      </w:pPr>
      <w:r>
        <w:rPr>
          <w:noProof/>
        </w:rPr>
        <w:drawing>
          <wp:inline distT="0" distB="0" distL="0" distR="0" wp14:anchorId="220A666C" wp14:editId="0407F13D">
            <wp:extent cx="2430000" cy="4320000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上一笔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3503" w14:textId="2DBC68EB" w:rsidR="006E1F2B" w:rsidRDefault="00B4127F">
      <w:pPr>
        <w:pStyle w:val="3"/>
        <w:spacing w:before="0" w:after="0" w:line="560" w:lineRule="exact"/>
        <w:pPrChange w:id="799" w:author="think" w:date="2017-02-12T16:26:00Z">
          <w:pPr>
            <w:pStyle w:val="3"/>
          </w:pPr>
        </w:pPrChange>
      </w:pPr>
      <w:bookmarkStart w:id="800" w:name="_Toc475307001"/>
      <w:r>
        <w:rPr>
          <w:rFonts w:hint="eastAsia"/>
        </w:rPr>
        <w:lastRenderedPageBreak/>
        <w:t>今天、前天交易查询</w:t>
      </w:r>
      <w:ins w:id="801" w:author="think" w:date="2017-02-12T17:31:00Z">
        <w:r w:rsidR="003C5C4F" w:rsidRPr="00B8264D">
          <w:rPr>
            <w:rFonts w:hint="eastAsia"/>
            <w:highlight w:val="yellow"/>
          </w:rPr>
          <w:t>（需增加入账情况字段）</w:t>
        </w:r>
      </w:ins>
      <w:bookmarkEnd w:id="800"/>
    </w:p>
    <w:p w14:paraId="26BDB917" w14:textId="77777777" w:rsidR="00B4127F" w:rsidRDefault="005C338B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3FBE66E2" wp14:editId="067DCF03">
            <wp:extent cx="2430000" cy="4320000"/>
            <wp:effectExtent l="0" t="0" r="889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今天前天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8D5">
        <w:rPr>
          <w:noProof/>
        </w:rPr>
        <w:drawing>
          <wp:inline distT="0" distB="0" distL="0" distR="0" wp14:anchorId="237B5094" wp14:editId="4CCEF0DE">
            <wp:extent cx="2430000" cy="4320000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交易明细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AB7" w14:textId="3DB84A2F" w:rsidR="00B4127F" w:rsidRDefault="00803806">
      <w:pPr>
        <w:pStyle w:val="3"/>
        <w:spacing w:before="0" w:after="0" w:line="560" w:lineRule="exact"/>
        <w:pPrChange w:id="802" w:author="think" w:date="2017-02-12T16:26:00Z">
          <w:pPr>
            <w:pStyle w:val="3"/>
          </w:pPr>
        </w:pPrChange>
      </w:pPr>
      <w:bookmarkStart w:id="803" w:name="_Toc475307002"/>
      <w:r>
        <w:rPr>
          <w:rFonts w:hint="eastAsia"/>
        </w:rPr>
        <w:t>历史交易查询</w:t>
      </w:r>
      <w:ins w:id="804" w:author="think" w:date="2017-02-12T17:31:00Z">
        <w:r w:rsidR="003C5C4F" w:rsidRPr="00B8264D">
          <w:rPr>
            <w:rFonts w:hint="eastAsia"/>
            <w:highlight w:val="yellow"/>
          </w:rPr>
          <w:t>（需增加入账情况字段）</w:t>
        </w:r>
      </w:ins>
      <w:bookmarkEnd w:id="803"/>
    </w:p>
    <w:p w14:paraId="5B74D3A2" w14:textId="77777777" w:rsidR="00394659" w:rsidRDefault="00394659">
      <w:pPr>
        <w:pStyle w:val="a5"/>
        <w:spacing w:line="560" w:lineRule="exact"/>
        <w:ind w:firstLine="640"/>
        <w:pPrChange w:id="805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提供多个时间段的查询方式，反馈结果与今天、前天查询类似。</w:t>
      </w:r>
    </w:p>
    <w:p w14:paraId="2BE7CFEF" w14:textId="77777777" w:rsidR="00803806" w:rsidRDefault="00803806" w:rsidP="003C5C4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9FB49D8" wp14:editId="784CAB19">
            <wp:extent cx="2429884" cy="4320000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历史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D4BE" w14:textId="62BE8C72" w:rsidR="00803806" w:rsidRPr="003C5C4F" w:rsidRDefault="00394659">
      <w:pPr>
        <w:pStyle w:val="3"/>
        <w:spacing w:before="0" w:after="0" w:line="560" w:lineRule="exact"/>
        <w:rPr>
          <w:highlight w:val="yellow"/>
          <w:rPrChange w:id="806" w:author="think" w:date="2017-02-12T17:32:00Z">
            <w:rPr/>
          </w:rPrChange>
        </w:rPr>
        <w:pPrChange w:id="807" w:author="think" w:date="2017-02-12T16:26:00Z">
          <w:pPr>
            <w:pStyle w:val="3"/>
          </w:pPr>
        </w:pPrChange>
      </w:pPr>
      <w:bookmarkStart w:id="808" w:name="_Toc475307003"/>
      <w:r>
        <w:rPr>
          <w:rFonts w:hint="eastAsia"/>
        </w:rPr>
        <w:t>找客服</w:t>
      </w:r>
      <w:ins w:id="809" w:author="think" w:date="2017-02-12T17:32:00Z">
        <w:r w:rsidR="003C5C4F" w:rsidRPr="003C5C4F">
          <w:rPr>
            <w:rFonts w:hint="eastAsia"/>
            <w:highlight w:val="yellow"/>
            <w:rPrChange w:id="810" w:author="think" w:date="2017-02-12T17:32:00Z">
              <w:rPr>
                <w:rFonts w:hint="eastAsia"/>
              </w:rPr>
            </w:rPrChange>
          </w:rPr>
          <w:t>（建议使用原有微信功能，减少客户培训指导工作）</w:t>
        </w:r>
      </w:ins>
      <w:bookmarkEnd w:id="808"/>
    </w:p>
    <w:p w14:paraId="418E83D2" w14:textId="77777777" w:rsidR="00394659" w:rsidRDefault="00394659">
      <w:pPr>
        <w:pStyle w:val="a5"/>
        <w:spacing w:line="560" w:lineRule="exact"/>
        <w:ind w:firstLine="640"/>
        <w:pPrChange w:id="811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目的是给商户与银码通的一个沟通渠道。</w:t>
      </w:r>
    </w:p>
    <w:p w14:paraId="1363E070" w14:textId="77777777" w:rsidR="00394659" w:rsidRDefault="00394659">
      <w:pPr>
        <w:pStyle w:val="a5"/>
        <w:spacing w:line="240" w:lineRule="auto"/>
        <w:ind w:firstLine="640"/>
        <w:jc w:val="center"/>
        <w:pPrChange w:id="812" w:author="think" w:date="2017-02-12T17:32:00Z">
          <w:pPr>
            <w:pStyle w:val="a5"/>
            <w:ind w:firstLine="640"/>
            <w:jc w:val="center"/>
          </w:pPr>
        </w:pPrChange>
      </w:pPr>
      <w:r>
        <w:rPr>
          <w:rFonts w:hint="eastAsia"/>
          <w:noProof/>
        </w:rPr>
        <w:lastRenderedPageBreak/>
        <w:drawing>
          <wp:inline distT="0" distB="0" distL="0" distR="0" wp14:anchorId="304CD0CC" wp14:editId="0DF2FF8C">
            <wp:extent cx="2430000" cy="4320000"/>
            <wp:effectExtent l="0" t="0" r="889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找客服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7A9" w14:textId="162BACB2" w:rsidR="00B22436" w:rsidRDefault="00B22436">
      <w:pPr>
        <w:pStyle w:val="2"/>
        <w:spacing w:before="0" w:after="0" w:line="560" w:lineRule="exact"/>
        <w:pPrChange w:id="813" w:author="think" w:date="2017-02-12T16:26:00Z">
          <w:pPr>
            <w:pStyle w:val="2"/>
          </w:pPr>
        </w:pPrChange>
      </w:pPr>
      <w:bookmarkStart w:id="814" w:name="_Toc475307004"/>
      <w:r>
        <w:rPr>
          <w:rFonts w:hint="eastAsia"/>
        </w:rPr>
        <w:lastRenderedPageBreak/>
        <w:t>后台管理功能（</w:t>
      </w:r>
      <w:r>
        <w:rPr>
          <w:rFonts w:hint="eastAsia"/>
        </w:rPr>
        <w:t>PC</w:t>
      </w:r>
      <w:r>
        <w:rPr>
          <w:rFonts w:hint="eastAsia"/>
        </w:rPr>
        <w:t>端）</w:t>
      </w:r>
      <w:ins w:id="815" w:author="think" w:date="2017-02-12T17:33:00Z">
        <w:r w:rsidR="002D4F69" w:rsidRPr="002D4F69">
          <w:rPr>
            <w:rFonts w:hint="eastAsia"/>
            <w:highlight w:val="yellow"/>
            <w:rPrChange w:id="816" w:author="think" w:date="2017-02-12T17:33:00Z">
              <w:rPr>
                <w:rFonts w:hint="eastAsia"/>
              </w:rPr>
            </w:rPrChange>
          </w:rPr>
          <w:t>（请按照业务场景进行调整、补充）</w:t>
        </w:r>
      </w:ins>
      <w:bookmarkEnd w:id="814"/>
    </w:p>
    <w:p w14:paraId="6F1AF977" w14:textId="3B15136B" w:rsidR="00B22436" w:rsidRDefault="00B22436">
      <w:pPr>
        <w:pStyle w:val="3"/>
        <w:spacing w:before="0" w:after="0" w:line="560" w:lineRule="exact"/>
        <w:pPrChange w:id="817" w:author="think" w:date="2017-02-12T16:26:00Z">
          <w:pPr>
            <w:pStyle w:val="3"/>
          </w:pPr>
        </w:pPrChange>
      </w:pPr>
      <w:bookmarkStart w:id="818" w:name="_Toc475307005"/>
      <w:r>
        <w:rPr>
          <w:rFonts w:hint="eastAsia"/>
        </w:rPr>
        <w:t>商户信息管理</w:t>
      </w:r>
      <w:bookmarkEnd w:id="818"/>
    </w:p>
    <w:p w14:paraId="78E139CC" w14:textId="42B2988C" w:rsidR="00B22436" w:rsidRDefault="00B22436">
      <w:pPr>
        <w:pStyle w:val="3"/>
        <w:spacing w:before="0" w:after="0" w:line="560" w:lineRule="exact"/>
        <w:pPrChange w:id="819" w:author="think" w:date="2017-02-12T16:26:00Z">
          <w:pPr>
            <w:pStyle w:val="3"/>
          </w:pPr>
        </w:pPrChange>
      </w:pPr>
      <w:bookmarkStart w:id="820" w:name="_Toc475307006"/>
      <w:r>
        <w:rPr>
          <w:rFonts w:hint="eastAsia"/>
        </w:rPr>
        <w:t>导出商户信息</w:t>
      </w:r>
      <w:bookmarkEnd w:id="820"/>
    </w:p>
    <w:p w14:paraId="737332C7" w14:textId="050285F3" w:rsidR="00B22436" w:rsidRDefault="00B22436">
      <w:pPr>
        <w:pStyle w:val="3"/>
        <w:spacing w:before="0" w:after="0" w:line="560" w:lineRule="exact"/>
        <w:pPrChange w:id="821" w:author="think" w:date="2017-02-12T16:26:00Z">
          <w:pPr>
            <w:pStyle w:val="3"/>
          </w:pPr>
        </w:pPrChange>
      </w:pPr>
      <w:bookmarkStart w:id="822" w:name="_Toc475307007"/>
      <w:r>
        <w:rPr>
          <w:rFonts w:hint="eastAsia"/>
        </w:rPr>
        <w:t>生成商户二维码码</w:t>
      </w:r>
      <w:bookmarkEnd w:id="822"/>
    </w:p>
    <w:p w14:paraId="256FFD3F" w14:textId="71890ED5" w:rsidR="00B22436" w:rsidRDefault="00B22436">
      <w:pPr>
        <w:pStyle w:val="3"/>
        <w:spacing w:before="0" w:after="0" w:line="560" w:lineRule="exact"/>
        <w:pPrChange w:id="823" w:author="think" w:date="2017-02-12T16:26:00Z">
          <w:pPr>
            <w:pStyle w:val="3"/>
          </w:pPr>
        </w:pPrChange>
      </w:pPr>
      <w:bookmarkStart w:id="824" w:name="_Toc475307008"/>
      <w:r>
        <w:rPr>
          <w:rFonts w:hint="eastAsia"/>
        </w:rPr>
        <w:t>商户开通、停用</w:t>
      </w:r>
      <w:bookmarkEnd w:id="824"/>
    </w:p>
    <w:p w14:paraId="54532497" w14:textId="37C5FCE2" w:rsidR="00B22436" w:rsidRDefault="00B22436">
      <w:pPr>
        <w:pStyle w:val="3"/>
        <w:spacing w:before="0" w:after="0" w:line="560" w:lineRule="exact"/>
        <w:pPrChange w:id="825" w:author="think" w:date="2017-02-12T16:26:00Z">
          <w:pPr>
            <w:pStyle w:val="3"/>
          </w:pPr>
        </w:pPrChange>
      </w:pPr>
      <w:bookmarkStart w:id="826" w:name="_Toc475307009"/>
      <w:r>
        <w:rPr>
          <w:rFonts w:hint="eastAsia"/>
        </w:rPr>
        <w:t>渠道路由维护</w:t>
      </w:r>
      <w:bookmarkEnd w:id="826"/>
    </w:p>
    <w:p w14:paraId="14AF925E" w14:textId="6D1D83A3" w:rsidR="00B22436" w:rsidRPr="00B22436" w:rsidRDefault="00B22436">
      <w:pPr>
        <w:pStyle w:val="3"/>
        <w:spacing w:before="0" w:after="0" w:line="560" w:lineRule="exact"/>
        <w:pPrChange w:id="827" w:author="think" w:date="2017-02-12T16:26:00Z">
          <w:pPr>
            <w:pStyle w:val="3"/>
          </w:pPr>
        </w:pPrChange>
      </w:pPr>
      <w:bookmarkStart w:id="828" w:name="_Toc475307010"/>
      <w:r>
        <w:rPr>
          <w:rFonts w:hint="eastAsia"/>
        </w:rPr>
        <w:t>商户路由失败原因查询</w:t>
      </w:r>
      <w:bookmarkEnd w:id="828"/>
    </w:p>
    <w:p w14:paraId="2E8EEE00" w14:textId="738B935B" w:rsidR="00B22436" w:rsidRDefault="00B22436">
      <w:pPr>
        <w:pStyle w:val="3"/>
        <w:spacing w:before="0" w:after="0" w:line="560" w:lineRule="exact"/>
        <w:pPrChange w:id="829" w:author="think" w:date="2017-02-12T16:26:00Z">
          <w:pPr>
            <w:pStyle w:val="3"/>
          </w:pPr>
        </w:pPrChange>
      </w:pPr>
      <w:bookmarkStart w:id="830" w:name="_Toc475307011"/>
      <w:r>
        <w:rPr>
          <w:rFonts w:hint="eastAsia"/>
        </w:rPr>
        <w:t>主动通知记录查询</w:t>
      </w:r>
      <w:bookmarkEnd w:id="830"/>
    </w:p>
    <w:p w14:paraId="3C4D4546" w14:textId="77423C00" w:rsidR="00B22436" w:rsidRDefault="00B22436">
      <w:pPr>
        <w:pStyle w:val="3"/>
        <w:spacing w:before="0" w:after="0" w:line="560" w:lineRule="exact"/>
        <w:pPrChange w:id="831" w:author="think" w:date="2017-02-12T16:26:00Z">
          <w:pPr>
            <w:pStyle w:val="3"/>
          </w:pPr>
        </w:pPrChange>
      </w:pPr>
      <w:bookmarkStart w:id="832" w:name="_Toc475307012"/>
      <w:r>
        <w:rPr>
          <w:rFonts w:hint="eastAsia"/>
        </w:rPr>
        <w:t>交易记录查询</w:t>
      </w:r>
      <w:bookmarkEnd w:id="832"/>
    </w:p>
    <w:p w14:paraId="7B676F02" w14:textId="004C7B9E" w:rsidR="00122014" w:rsidRDefault="00122014">
      <w:pPr>
        <w:pStyle w:val="3"/>
        <w:spacing w:before="0" w:after="0" w:line="560" w:lineRule="exact"/>
        <w:pPrChange w:id="833" w:author="think" w:date="2017-02-12T16:26:00Z">
          <w:pPr>
            <w:pStyle w:val="3"/>
          </w:pPr>
        </w:pPrChange>
      </w:pPr>
      <w:bookmarkStart w:id="834" w:name="_Toc475307013"/>
      <w:r w:rsidRPr="003D0387">
        <w:rPr>
          <w:rFonts w:hint="eastAsia"/>
        </w:rPr>
        <w:t>上游交易记录查询</w:t>
      </w:r>
      <w:bookmarkEnd w:id="834"/>
    </w:p>
    <w:p w14:paraId="4A1AA519" w14:textId="2CF46619" w:rsidR="00B22436" w:rsidRDefault="00B22436">
      <w:pPr>
        <w:pStyle w:val="3"/>
        <w:spacing w:before="0" w:after="0" w:line="560" w:lineRule="exact"/>
        <w:pPrChange w:id="835" w:author="think" w:date="2017-02-12T16:26:00Z">
          <w:pPr>
            <w:pStyle w:val="3"/>
          </w:pPr>
        </w:pPrChange>
      </w:pPr>
      <w:bookmarkStart w:id="836" w:name="_Toc475307014"/>
      <w:r w:rsidRPr="003D0387">
        <w:rPr>
          <w:rFonts w:hint="eastAsia"/>
        </w:rPr>
        <w:t>清算数据维护</w:t>
      </w:r>
      <w:bookmarkEnd w:id="836"/>
    </w:p>
    <w:p w14:paraId="7B3C9635" w14:textId="77777777" w:rsidR="00C24F4A" w:rsidRPr="00C24F4A" w:rsidRDefault="00C24F4A">
      <w:pPr>
        <w:widowControl/>
        <w:spacing w:line="560" w:lineRule="exact"/>
        <w:jc w:val="left"/>
        <w:pPrChange w:id="837" w:author="think" w:date="2017-02-12T16:26:00Z">
          <w:pPr>
            <w:widowControl/>
            <w:jc w:val="left"/>
          </w:pPr>
        </w:pPrChange>
      </w:pPr>
      <w:r>
        <w:br w:type="page"/>
      </w:r>
    </w:p>
    <w:p w14:paraId="732384F6" w14:textId="391A02E8" w:rsidR="00667765" w:rsidRDefault="00667765">
      <w:pPr>
        <w:pStyle w:val="1"/>
        <w:spacing w:before="0" w:after="0" w:line="560" w:lineRule="exact"/>
        <w:rPr>
          <w:ins w:id="838" w:author="think" w:date="2017-02-12T17:36:00Z"/>
        </w:rPr>
        <w:pPrChange w:id="839" w:author="think" w:date="2017-02-12T16:26:00Z">
          <w:pPr>
            <w:pStyle w:val="1"/>
          </w:pPr>
        </w:pPrChange>
      </w:pPr>
      <w:bookmarkStart w:id="840" w:name="_Toc475307015"/>
      <w:ins w:id="841" w:author="think" w:date="2017-02-12T17:36:00Z">
        <w:r>
          <w:rPr>
            <w:rFonts w:hint="eastAsia"/>
          </w:rPr>
          <w:lastRenderedPageBreak/>
          <w:t>系统设计</w:t>
        </w:r>
        <w:bookmarkEnd w:id="840"/>
      </w:ins>
    </w:p>
    <w:p w14:paraId="2557826B" w14:textId="1472EB5F" w:rsidR="0043288A" w:rsidRDefault="00533563">
      <w:pPr>
        <w:pStyle w:val="2"/>
        <w:rPr>
          <w:ins w:id="842" w:author="think" w:date="2017-02-12T20:55:00Z"/>
        </w:rPr>
        <w:pPrChange w:id="843" w:author="think" w:date="2017-02-12T17:36:00Z">
          <w:pPr>
            <w:pStyle w:val="1"/>
          </w:pPr>
        </w:pPrChange>
      </w:pPr>
      <w:bookmarkStart w:id="844" w:name="_Toc475307016"/>
      <w:ins w:id="845" w:author="think" w:date="2017-02-12T17:40:00Z">
        <w:r>
          <w:rPr>
            <w:rFonts w:hint="eastAsia"/>
          </w:rPr>
          <w:t>相关</w:t>
        </w:r>
      </w:ins>
      <w:ins w:id="846" w:author="think" w:date="2017-02-12T17:38:00Z">
        <w:r w:rsidR="0043288A">
          <w:rPr>
            <w:rFonts w:hint="eastAsia"/>
          </w:rPr>
          <w:t>规范</w:t>
        </w:r>
      </w:ins>
      <w:bookmarkEnd w:id="844"/>
    </w:p>
    <w:p w14:paraId="4F9F572D" w14:textId="1D544D99" w:rsidR="00CA2FC5" w:rsidRDefault="00CA2FC5" w:rsidP="004D6E1A">
      <w:pPr>
        <w:pStyle w:val="a5"/>
        <w:numPr>
          <w:ilvl w:val="0"/>
          <w:numId w:val="10"/>
        </w:numPr>
        <w:spacing w:line="560" w:lineRule="exact"/>
        <w:ind w:firstLineChars="0"/>
        <w:rPr>
          <w:ins w:id="847" w:author="think" w:date="2017-02-19T12:42:00Z"/>
        </w:rPr>
      </w:pPr>
      <w:ins w:id="848" w:author="think" w:date="2017-02-19T12:42:00Z">
        <w:r>
          <w:rPr>
            <w:rFonts w:hint="eastAsia"/>
          </w:rPr>
          <w:t>大小写敏感，所有的</w:t>
        </w:r>
      </w:ins>
      <w:ins w:id="849" w:author="think" w:date="2017-02-19T12:43:00Z">
        <w:r>
          <w:rPr>
            <w:rFonts w:hint="eastAsia"/>
          </w:rPr>
          <w:t>字段</w:t>
        </w:r>
        <w:r w:rsidR="00C43659">
          <w:rPr>
            <w:rFonts w:hint="eastAsia"/>
          </w:rPr>
          <w:t>（包括但不限于</w:t>
        </w:r>
        <w:r w:rsidR="00C43659">
          <w:rPr>
            <w:rFonts w:hint="eastAsia"/>
          </w:rPr>
          <w:t>URL/URI</w:t>
        </w:r>
      </w:ins>
      <w:ins w:id="850" w:author="think" w:date="2017-02-19T12:44:00Z">
        <w:r w:rsidR="00C43659">
          <w:rPr>
            <w:rFonts w:hint="eastAsia"/>
          </w:rPr>
          <w:t>、数据库</w:t>
        </w:r>
      </w:ins>
      <w:ins w:id="851" w:author="think" w:date="2017-02-19T12:43:00Z">
        <w:r w:rsidR="00C43659">
          <w:rPr>
            <w:rFonts w:hint="eastAsia"/>
          </w:rPr>
          <w:t>）</w:t>
        </w:r>
        <w:r>
          <w:rPr>
            <w:rFonts w:hint="eastAsia"/>
          </w:rPr>
          <w:t>需严格按照文档中</w:t>
        </w:r>
      </w:ins>
      <w:ins w:id="852" w:author="think" w:date="2017-02-19T12:44:00Z">
        <w:r w:rsidR="00C70D11">
          <w:rPr>
            <w:rFonts w:hint="eastAsia"/>
          </w:rPr>
          <w:t>大小写设定执行。</w:t>
        </w:r>
      </w:ins>
    </w:p>
    <w:p w14:paraId="6F6E2443" w14:textId="5D5CE3E3" w:rsidR="004D6E1A" w:rsidRDefault="004D6E1A" w:rsidP="004D6E1A">
      <w:pPr>
        <w:pStyle w:val="a5"/>
        <w:numPr>
          <w:ilvl w:val="0"/>
          <w:numId w:val="10"/>
        </w:numPr>
        <w:spacing w:line="560" w:lineRule="exact"/>
        <w:ind w:firstLineChars="0"/>
        <w:rPr>
          <w:ins w:id="853" w:author="think" w:date="2017-02-12T20:55:00Z"/>
        </w:rPr>
      </w:pPr>
      <w:ins w:id="854" w:author="think" w:date="2017-02-12T20:55:00Z">
        <w:r>
          <w:rPr>
            <w:rFonts w:hint="eastAsia"/>
          </w:rPr>
          <w:t>阿里巴巴</w:t>
        </w:r>
        <w:r>
          <w:rPr>
            <w:rFonts w:hint="eastAsia"/>
          </w:rPr>
          <w:t>J</w:t>
        </w:r>
        <w:r>
          <w:t>AVA</w:t>
        </w:r>
        <w:r>
          <w:rPr>
            <w:rFonts w:hint="eastAsia"/>
          </w:rPr>
          <w:t>开发手册</w:t>
        </w:r>
      </w:ins>
    </w:p>
    <w:p w14:paraId="44A70F89" w14:textId="19CF3899" w:rsidR="0043288A" w:rsidRDefault="004A0D6E">
      <w:pPr>
        <w:ind w:left="640" w:firstLine="420"/>
        <w:rPr>
          <w:ins w:id="855" w:author="think" w:date="2017-02-16T23:25:00Z"/>
        </w:rPr>
        <w:pPrChange w:id="856" w:author="think" w:date="2017-02-12T20:55:00Z">
          <w:pPr>
            <w:pStyle w:val="1"/>
          </w:pPr>
        </w:pPrChange>
      </w:pPr>
      <w:ins w:id="857" w:author="think" w:date="2017-02-12T20:54:00Z">
        <w:r>
          <w:object w:dxaOrig="1490" w:dyaOrig="1006" w14:anchorId="0F6F64B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4.65pt;height:50.25pt" o:ole="">
              <v:imagedata r:id="rId19" o:title=""/>
            </v:shape>
            <o:OLEObject Type="Embed" ProgID="Package" ShapeID="_x0000_i1025" DrawAspect="Icon" ObjectID="_1549052814" r:id="rId20"/>
          </w:object>
        </w:r>
      </w:ins>
    </w:p>
    <w:p w14:paraId="3DBB05B9" w14:textId="2DEDA0FE" w:rsidR="00FB3797" w:rsidRDefault="00FB3797">
      <w:pPr>
        <w:pStyle w:val="a5"/>
        <w:numPr>
          <w:ilvl w:val="0"/>
          <w:numId w:val="10"/>
        </w:numPr>
        <w:spacing w:line="560" w:lineRule="exact"/>
        <w:ind w:firstLineChars="0"/>
        <w:rPr>
          <w:ins w:id="858" w:author="think" w:date="2017-02-16T23:25:00Z"/>
        </w:rPr>
        <w:pPrChange w:id="859" w:author="think" w:date="2017-02-16T23:26:00Z">
          <w:pPr>
            <w:pStyle w:val="1"/>
          </w:pPr>
        </w:pPrChange>
      </w:pPr>
      <w:ins w:id="860" w:author="think" w:date="2017-02-16T23:25:00Z">
        <w:r w:rsidRPr="00FB3797">
          <w:rPr>
            <w:rFonts w:hint="eastAsia"/>
          </w:rPr>
          <w:t xml:space="preserve">Restful API </w:t>
        </w:r>
        <w:r w:rsidRPr="00FB3797">
          <w:rPr>
            <w:rFonts w:hint="eastAsia"/>
          </w:rPr>
          <w:t>的设计规范</w:t>
        </w:r>
      </w:ins>
    </w:p>
    <w:p w14:paraId="1045FDC1" w14:textId="18FE937C" w:rsidR="00FB3797" w:rsidRDefault="00285C08">
      <w:pPr>
        <w:ind w:left="640" w:firstLine="420"/>
        <w:rPr>
          <w:ins w:id="861" w:author="think" w:date="2017-02-16T23:25:00Z"/>
          <w:sz w:val="28"/>
        </w:rPr>
        <w:pPrChange w:id="862" w:author="think" w:date="2017-02-12T20:55:00Z">
          <w:pPr>
            <w:pStyle w:val="1"/>
          </w:pPr>
        </w:pPrChange>
      </w:pPr>
      <w:ins w:id="863" w:author="think" w:date="2017-02-16T23:25:00Z">
        <w:r w:rsidRPr="00285C08">
          <w:rPr>
            <w:rFonts w:hint="eastAsia"/>
            <w:sz w:val="28"/>
            <w:rPrChange w:id="864" w:author="think" w:date="2017-02-16T23:25:00Z">
              <w:rPr>
                <w:rFonts w:hint="eastAsia"/>
                <w:b w:val="0"/>
                <w:bCs w:val="0"/>
              </w:rPr>
            </w:rPrChange>
          </w:rPr>
          <w:t>（</w:t>
        </w:r>
        <w:r>
          <w:rPr>
            <w:sz w:val="28"/>
          </w:rPr>
          <w:fldChar w:fldCharType="begin"/>
        </w:r>
        <w:r>
          <w:rPr>
            <w:sz w:val="28"/>
          </w:rPr>
          <w:instrText xml:space="preserve"> HYPERLINK "</w:instrText>
        </w:r>
        <w:r w:rsidRPr="00285C08">
          <w:rPr>
            <w:sz w:val="28"/>
            <w:rPrChange w:id="865" w:author="think" w:date="2017-02-16T23:25:00Z">
              <w:rPr>
                <w:b w:val="0"/>
                <w:bCs w:val="0"/>
              </w:rPr>
            </w:rPrChange>
          </w:rPr>
          <w:instrText>http://novoland.github.io/%E8%AE%BE%E8%AE%A1/2015/08/17/Restful%20API%20%E7%9A%84%E8%AE%BE%E8%AE%A1%E8%A7%84%E8%8C%83.html</w:instrText>
        </w:r>
        <w:r>
          <w:rPr>
            <w:sz w:val="28"/>
          </w:rPr>
          <w:instrText xml:space="preserve">" </w:instrText>
        </w:r>
        <w:r>
          <w:rPr>
            <w:sz w:val="28"/>
          </w:rPr>
          <w:fldChar w:fldCharType="separate"/>
        </w:r>
      </w:ins>
      <w:r w:rsidRPr="00AC304B">
        <w:rPr>
          <w:rStyle w:val="af5"/>
          <w:sz w:val="28"/>
          <w:rPrChange w:id="866" w:author="think" w:date="2017-02-16T23:25:00Z">
            <w:rPr>
              <w:b w:val="0"/>
              <w:bCs w:val="0"/>
            </w:rPr>
          </w:rPrChange>
        </w:rPr>
        <w:t>http://novoland.github.io/%E8%AE%BE%E8%AE%A1/2015/08/17/Restful%20API%20%E7%9A%84%E8%AE%BE%E8%AE%A1%E8%A7%84%E8%8C%83.html</w:t>
      </w:r>
      <w:ins w:id="867" w:author="think" w:date="2017-02-16T23:25:00Z">
        <w:r>
          <w:rPr>
            <w:sz w:val="28"/>
          </w:rPr>
          <w:fldChar w:fldCharType="end"/>
        </w:r>
        <w:r w:rsidRPr="00285C08">
          <w:rPr>
            <w:rFonts w:hint="eastAsia"/>
            <w:sz w:val="28"/>
            <w:rPrChange w:id="868" w:author="think" w:date="2017-02-16T23:25:00Z">
              <w:rPr>
                <w:rFonts w:hint="eastAsia"/>
                <w:b w:val="0"/>
                <w:bCs w:val="0"/>
              </w:rPr>
            </w:rPrChange>
          </w:rPr>
          <w:t>）</w:t>
        </w:r>
      </w:ins>
    </w:p>
    <w:p w14:paraId="52B98B96" w14:textId="7768FBB2" w:rsidR="00285C08" w:rsidRPr="00285C08" w:rsidRDefault="00285C08">
      <w:pPr>
        <w:pStyle w:val="a5"/>
        <w:numPr>
          <w:ilvl w:val="0"/>
          <w:numId w:val="10"/>
        </w:numPr>
        <w:spacing w:line="560" w:lineRule="exact"/>
        <w:ind w:firstLineChars="0"/>
        <w:rPr>
          <w:ins w:id="869" w:author="think" w:date="2017-02-16T23:25:00Z"/>
          <w:rPrChange w:id="870" w:author="think" w:date="2017-02-16T23:26:00Z">
            <w:rPr>
              <w:ins w:id="871" w:author="think" w:date="2017-02-16T23:25:00Z"/>
              <w:sz w:val="28"/>
            </w:rPr>
          </w:rPrChange>
        </w:rPr>
        <w:pPrChange w:id="872" w:author="think" w:date="2017-02-16T23:26:00Z">
          <w:pPr>
            <w:pStyle w:val="1"/>
          </w:pPr>
        </w:pPrChange>
      </w:pPr>
      <w:ins w:id="873" w:author="think" w:date="2017-02-16T23:26:00Z">
        <w:r w:rsidRPr="00285C08">
          <w:rPr>
            <w:rPrChange w:id="874" w:author="think" w:date="2017-02-16T23:26:00Z">
              <w:rPr>
                <w:b w:val="0"/>
                <w:bCs w:val="0"/>
                <w:sz w:val="28"/>
              </w:rPr>
            </w:rPrChange>
          </w:rPr>
          <w:t xml:space="preserve">RESTful API </w:t>
        </w:r>
        <w:r w:rsidRPr="00285C08">
          <w:rPr>
            <w:rFonts w:hint="eastAsia"/>
            <w:rPrChange w:id="875" w:author="think" w:date="2017-02-16T23:26:00Z">
              <w:rPr>
                <w:rFonts w:hint="eastAsia"/>
                <w:b w:val="0"/>
                <w:bCs w:val="0"/>
                <w:sz w:val="28"/>
              </w:rPr>
            </w:rPrChange>
          </w:rPr>
          <w:t>规范</w:t>
        </w:r>
        <w:r w:rsidRPr="00285C08">
          <w:rPr>
            <w:rPrChange w:id="876" w:author="think" w:date="2017-02-16T23:26:00Z">
              <w:rPr>
                <w:b w:val="0"/>
                <w:bCs w:val="0"/>
                <w:sz w:val="28"/>
              </w:rPr>
            </w:rPrChange>
          </w:rPr>
          <w:t xml:space="preserve"> v1.0</w:t>
        </w:r>
      </w:ins>
    </w:p>
    <w:p w14:paraId="5A73CF64" w14:textId="2D15B667" w:rsidR="00285C08" w:rsidRPr="00285C08" w:rsidRDefault="00285C08">
      <w:pPr>
        <w:ind w:left="640" w:firstLine="420"/>
        <w:rPr>
          <w:ins w:id="877" w:author="think" w:date="2017-02-12T17:38:00Z"/>
          <w:sz w:val="28"/>
          <w:rPrChange w:id="878" w:author="think" w:date="2017-02-16T23:25:00Z">
            <w:rPr>
              <w:ins w:id="879" w:author="think" w:date="2017-02-12T17:38:00Z"/>
            </w:rPr>
          </w:rPrChange>
        </w:rPr>
        <w:pPrChange w:id="880" w:author="think" w:date="2017-02-12T20:55:00Z">
          <w:pPr>
            <w:pStyle w:val="1"/>
          </w:pPr>
        </w:pPrChange>
      </w:pPr>
      <w:ins w:id="881" w:author="think" w:date="2017-02-16T23:25:00Z">
        <w:r w:rsidRPr="00285C08">
          <w:rPr>
            <w:sz w:val="28"/>
          </w:rPr>
          <w:t>http://imweb.io/topic/5707561f06f2400432c139a5</w:t>
        </w:r>
      </w:ins>
    </w:p>
    <w:p w14:paraId="1F2971E4" w14:textId="0C35AC3E" w:rsidR="003049B8" w:rsidRPr="00437D76" w:rsidRDefault="003049B8" w:rsidP="003049B8">
      <w:pPr>
        <w:pStyle w:val="a5"/>
        <w:numPr>
          <w:ilvl w:val="0"/>
          <w:numId w:val="10"/>
        </w:numPr>
        <w:spacing w:line="560" w:lineRule="exact"/>
        <w:ind w:firstLineChars="0"/>
        <w:rPr>
          <w:ins w:id="882" w:author="think" w:date="2017-02-18T22:49:00Z"/>
        </w:rPr>
      </w:pPr>
      <w:ins w:id="883" w:author="think" w:date="2017-02-18T22:49:00Z">
        <w:r>
          <w:t>URL/URI</w:t>
        </w:r>
        <w:r w:rsidRPr="00437D76">
          <w:rPr>
            <w:rFonts w:hint="eastAsia"/>
          </w:rPr>
          <w:t>规范</w:t>
        </w:r>
      </w:ins>
    </w:p>
    <w:p w14:paraId="7B562D94" w14:textId="77777777" w:rsidR="00786C01" w:rsidRDefault="003049B8" w:rsidP="004716F0">
      <w:pPr>
        <w:ind w:left="640" w:firstLine="420"/>
        <w:rPr>
          <w:ins w:id="884" w:author="think" w:date="2017-02-18T23:08:00Z"/>
          <w:sz w:val="28"/>
        </w:rPr>
      </w:pPr>
      <w:ins w:id="885" w:author="think" w:date="2017-02-18T22:49:00Z">
        <w:r>
          <w:rPr>
            <w:rFonts w:hint="eastAsia"/>
            <w:sz w:val="28"/>
          </w:rPr>
          <w:t>请求路径</w:t>
        </w:r>
      </w:ins>
      <w:ins w:id="886" w:author="think" w:date="2017-02-18T22:50:00Z">
        <w:r>
          <w:rPr>
            <w:rFonts w:hint="eastAsia"/>
            <w:sz w:val="28"/>
          </w:rPr>
          <w:t>统一使用</w:t>
        </w:r>
      </w:ins>
      <w:ins w:id="887" w:author="think" w:date="2017-02-18T23:08:00Z">
        <w:r w:rsidR="004716F0" w:rsidRPr="004716F0">
          <w:rPr>
            <w:rFonts w:hint="eastAsia"/>
            <w:sz w:val="28"/>
          </w:rPr>
          <w:t>encodeURI</w:t>
        </w:r>
        <w:r w:rsidR="004716F0" w:rsidRPr="004716F0">
          <w:rPr>
            <w:rFonts w:hint="eastAsia"/>
            <w:sz w:val="28"/>
          </w:rPr>
          <w:t>处理：</w:t>
        </w:r>
      </w:ins>
    </w:p>
    <w:p w14:paraId="1D4E0839" w14:textId="400BAE48" w:rsidR="004716F0" w:rsidRPr="004716F0" w:rsidRDefault="00786C01" w:rsidP="004716F0">
      <w:pPr>
        <w:ind w:left="640" w:firstLine="420"/>
        <w:rPr>
          <w:ins w:id="888" w:author="think" w:date="2017-02-18T23:08:00Z"/>
          <w:sz w:val="28"/>
        </w:rPr>
      </w:pPr>
      <w:ins w:id="889" w:author="think" w:date="2017-02-18T23:08:00Z">
        <w:r>
          <w:rPr>
            <w:rFonts w:hint="eastAsia"/>
            <w:sz w:val="28"/>
          </w:rPr>
          <w:t>e</w:t>
        </w:r>
        <w:r w:rsidR="004716F0" w:rsidRPr="004716F0">
          <w:rPr>
            <w:rFonts w:hint="eastAsia"/>
            <w:sz w:val="28"/>
          </w:rPr>
          <w:t xml:space="preserve">ncodeURI(encodeURI(url)); </w:t>
        </w:r>
        <w:r w:rsidR="004716F0" w:rsidRPr="004716F0">
          <w:rPr>
            <w:rFonts w:hint="eastAsia"/>
            <w:sz w:val="28"/>
          </w:rPr>
          <w:t>（一定要</w:t>
        </w:r>
        <w:r w:rsidR="004716F0" w:rsidRPr="004716F0">
          <w:rPr>
            <w:rFonts w:hint="eastAsia"/>
            <w:sz w:val="28"/>
          </w:rPr>
          <w:t>2</w:t>
        </w:r>
        <w:r w:rsidR="004716F0" w:rsidRPr="004716F0">
          <w:rPr>
            <w:rFonts w:hint="eastAsia"/>
            <w:sz w:val="28"/>
          </w:rPr>
          <w:t>次）</w:t>
        </w:r>
        <w:r w:rsidR="004716F0" w:rsidRPr="004716F0">
          <w:rPr>
            <w:rFonts w:hint="eastAsia"/>
            <w:sz w:val="28"/>
          </w:rPr>
          <w:t xml:space="preserve"> </w:t>
        </w:r>
      </w:ins>
    </w:p>
    <w:p w14:paraId="75FBC5BA" w14:textId="77777777" w:rsidR="00786C01" w:rsidRDefault="00786C01" w:rsidP="004716F0">
      <w:pPr>
        <w:ind w:left="640" w:firstLine="420"/>
        <w:rPr>
          <w:ins w:id="890" w:author="think" w:date="2017-02-18T23:09:00Z"/>
          <w:sz w:val="28"/>
        </w:rPr>
      </w:pPr>
      <w:ins w:id="891" w:author="think" w:date="2017-02-18T23:08:00Z">
        <w:r>
          <w:rPr>
            <w:rFonts w:hint="eastAsia"/>
            <w:sz w:val="28"/>
          </w:rPr>
          <w:t>接收</w:t>
        </w:r>
      </w:ins>
      <w:ins w:id="892" w:author="think" w:date="2017-02-18T23:09:00Z">
        <w:r>
          <w:rPr>
            <w:rFonts w:hint="eastAsia"/>
            <w:sz w:val="28"/>
          </w:rPr>
          <w:t>请求路径后统一进行</w:t>
        </w:r>
      </w:ins>
      <w:ins w:id="893" w:author="think" w:date="2017-02-18T23:08:00Z">
        <w:r w:rsidR="004716F0" w:rsidRPr="004716F0">
          <w:rPr>
            <w:rFonts w:hint="eastAsia"/>
            <w:sz w:val="28"/>
          </w:rPr>
          <w:t>如下处理：</w:t>
        </w:r>
      </w:ins>
    </w:p>
    <w:p w14:paraId="140306CE" w14:textId="38E658CC" w:rsidR="003049B8" w:rsidRDefault="004716F0" w:rsidP="004716F0">
      <w:pPr>
        <w:ind w:left="640" w:firstLine="420"/>
        <w:rPr>
          <w:ins w:id="894" w:author="think" w:date="2017-02-18T23:09:00Z"/>
          <w:sz w:val="28"/>
        </w:rPr>
      </w:pPr>
      <w:ins w:id="895" w:author="think" w:date="2017-02-18T23:08:00Z">
        <w:r w:rsidRPr="004716F0">
          <w:rPr>
            <w:rFonts w:hint="eastAsia"/>
            <w:sz w:val="28"/>
          </w:rPr>
          <w:t>java.net.URLDe</w:t>
        </w:r>
        <w:r w:rsidR="00786C01">
          <w:rPr>
            <w:rFonts w:hint="eastAsia"/>
            <w:sz w:val="28"/>
          </w:rPr>
          <w:t>coder.decode(clumnInfo,"UTF-8")</w:t>
        </w:r>
      </w:ins>
      <w:ins w:id="896" w:author="think" w:date="2017-02-18T22:51:00Z">
        <w:r w:rsidR="003049B8">
          <w:rPr>
            <w:rFonts w:hint="eastAsia"/>
            <w:sz w:val="28"/>
          </w:rPr>
          <w:t>。</w:t>
        </w:r>
      </w:ins>
    </w:p>
    <w:p w14:paraId="0B4C6B6A" w14:textId="77777777" w:rsidR="00A534BB" w:rsidRDefault="00A534BB" w:rsidP="004716F0">
      <w:pPr>
        <w:ind w:left="640" w:firstLine="420"/>
        <w:rPr>
          <w:ins w:id="897" w:author="think" w:date="2017-02-18T23:09:00Z"/>
          <w:sz w:val="28"/>
        </w:rPr>
      </w:pPr>
      <w:ins w:id="898" w:author="think" w:date="2017-02-18T23:09:00Z">
        <w:r>
          <w:rPr>
            <w:rFonts w:hint="eastAsia"/>
            <w:sz w:val="28"/>
          </w:rPr>
          <w:t>参考：</w:t>
        </w:r>
      </w:ins>
    </w:p>
    <w:p w14:paraId="77E96957" w14:textId="445EFE3E" w:rsidR="00A534BB" w:rsidRPr="00A534BB" w:rsidRDefault="00A534BB" w:rsidP="004716F0">
      <w:pPr>
        <w:ind w:left="640" w:firstLine="420"/>
        <w:rPr>
          <w:ins w:id="899" w:author="think" w:date="2017-02-18T22:49:00Z"/>
          <w:sz w:val="28"/>
        </w:rPr>
      </w:pPr>
      <w:ins w:id="900" w:author="think" w:date="2017-02-18T23:09:00Z">
        <w:r>
          <w:rPr>
            <w:rFonts w:hint="eastAsia"/>
            <w:sz w:val="28"/>
          </w:rPr>
          <w:t>（</w:t>
        </w:r>
        <w:r w:rsidRPr="00A534BB">
          <w:rPr>
            <w:sz w:val="28"/>
          </w:rPr>
          <w:t>http://www.cnblogs.com/bennman/archive/2011/05/27/2059985.html</w:t>
        </w:r>
        <w:r>
          <w:rPr>
            <w:rFonts w:hint="eastAsia"/>
            <w:sz w:val="28"/>
          </w:rPr>
          <w:t>）</w:t>
        </w:r>
      </w:ins>
    </w:p>
    <w:p w14:paraId="5E5B5F32" w14:textId="149D2380" w:rsidR="005545A1" w:rsidRDefault="009700DE">
      <w:pPr>
        <w:pStyle w:val="2"/>
        <w:pPrChange w:id="901" w:author="think" w:date="2017-02-12T17:36:00Z">
          <w:pPr>
            <w:pStyle w:val="1"/>
          </w:pPr>
        </w:pPrChange>
      </w:pPr>
      <w:bookmarkStart w:id="902" w:name="_Toc475307017"/>
      <w:r>
        <w:rPr>
          <w:rFonts w:hint="eastAsia"/>
        </w:rPr>
        <w:lastRenderedPageBreak/>
        <w:t>数据</w:t>
      </w:r>
      <w:del w:id="903" w:author="think" w:date="2017-02-12T20:55:00Z">
        <w:r w:rsidR="005545A1" w:rsidDel="00AD16DB">
          <w:rPr>
            <w:rFonts w:hint="eastAsia"/>
          </w:rPr>
          <w:delText>信息说明</w:delText>
        </w:r>
      </w:del>
      <w:ins w:id="904" w:author="think" w:date="2017-02-12T20:55:00Z">
        <w:r>
          <w:rPr>
            <w:rFonts w:hint="eastAsia"/>
          </w:rPr>
          <w:t>库</w:t>
        </w:r>
      </w:ins>
      <w:ins w:id="905" w:author="think" w:date="2017-02-12T20:56:00Z">
        <w:r>
          <w:rPr>
            <w:rFonts w:hint="eastAsia"/>
          </w:rPr>
          <w:t>设计</w:t>
        </w:r>
      </w:ins>
      <w:bookmarkEnd w:id="902"/>
    </w:p>
    <w:p w14:paraId="725FE963" w14:textId="1A374A24" w:rsidR="005545A1" w:rsidRDefault="009700DE">
      <w:pPr>
        <w:pStyle w:val="3"/>
        <w:pPrChange w:id="906" w:author="think" w:date="2017-02-12T17:36:00Z">
          <w:pPr>
            <w:pStyle w:val="2"/>
          </w:pPr>
        </w:pPrChange>
      </w:pPr>
      <w:bookmarkStart w:id="907" w:name="_Toc475307018"/>
      <w:r>
        <w:rPr>
          <w:rFonts w:hint="eastAsia"/>
        </w:rPr>
        <w:t>商户信息</w:t>
      </w:r>
      <w:ins w:id="908" w:author="think" w:date="2017-02-13T22:44:00Z">
        <w:r w:rsidR="00E92330">
          <w:t>(</w:t>
        </w:r>
        <w:r w:rsidR="00E92330" w:rsidRPr="00E92330">
          <w:t>wozhi_merchant</w:t>
        </w:r>
        <w:r w:rsidR="00E92330">
          <w:t>)</w:t>
        </w:r>
      </w:ins>
      <w:bookmarkEnd w:id="907"/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  <w:tblPrChange w:id="909" w:author="think" w:date="2017-02-12T21:45:00Z">
          <w:tblPr>
            <w:tblStyle w:val="aa"/>
            <w:tblW w:w="5000" w:type="pct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63"/>
        <w:gridCol w:w="2411"/>
        <w:gridCol w:w="2125"/>
        <w:gridCol w:w="1417"/>
        <w:gridCol w:w="1780"/>
        <w:tblGridChange w:id="910">
          <w:tblGrid>
            <w:gridCol w:w="432"/>
            <w:gridCol w:w="131"/>
            <w:gridCol w:w="2268"/>
            <w:gridCol w:w="2"/>
            <w:gridCol w:w="139"/>
            <w:gridCol w:w="1"/>
            <w:gridCol w:w="1842"/>
            <w:gridCol w:w="2"/>
            <w:gridCol w:w="141"/>
            <w:gridCol w:w="1861"/>
            <w:gridCol w:w="2"/>
            <w:gridCol w:w="1475"/>
          </w:tblGrid>
        </w:tblGridChange>
      </w:tblGrid>
      <w:tr w:rsidR="00432ED9" w:rsidRPr="00285F50" w14:paraId="2979E79C" w14:textId="77777777" w:rsidTr="00432ED9">
        <w:tc>
          <w:tcPr>
            <w:tcW w:w="339" w:type="pct"/>
            <w:tcPrChange w:id="911" w:author="think" w:date="2017-02-12T21:45:00Z">
              <w:tcPr>
                <w:tcW w:w="339" w:type="pct"/>
                <w:gridSpan w:val="2"/>
              </w:tcPr>
            </w:tcPrChange>
          </w:tcPr>
          <w:p w14:paraId="64896E34" w14:textId="489C2D47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453" w:type="pct"/>
            <w:tcPrChange w:id="912" w:author="think" w:date="2017-02-12T21:45:00Z">
              <w:tcPr>
                <w:tcW w:w="1452" w:type="pct"/>
                <w:gridSpan w:val="3"/>
              </w:tcPr>
            </w:tcPrChange>
          </w:tcPr>
          <w:p w14:paraId="0755A8D2" w14:textId="531C4AA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1281" w:type="pct"/>
            <w:tcPrChange w:id="913" w:author="think" w:date="2017-02-12T21:45:00Z">
              <w:tcPr>
                <w:tcW w:w="1112" w:type="pct"/>
                <w:gridSpan w:val="3"/>
              </w:tcPr>
            </w:tcPrChange>
          </w:tcPr>
          <w:p w14:paraId="7C3A314A" w14:textId="4957CF6B" w:rsidR="00226BD4" w:rsidRPr="00226BD4" w:rsidRDefault="009700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854" w:type="pct"/>
            <w:tcPrChange w:id="914" w:author="think" w:date="2017-02-12T21:45:00Z">
              <w:tcPr>
                <w:tcW w:w="1208" w:type="pct"/>
                <w:gridSpan w:val="3"/>
              </w:tcPr>
            </w:tcPrChange>
          </w:tcPr>
          <w:p w14:paraId="5F81DC24" w14:textId="1A0AAC6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073" w:type="pct"/>
            <w:tcPrChange w:id="915" w:author="think" w:date="2017-02-12T21:45:00Z">
              <w:tcPr>
                <w:tcW w:w="889" w:type="pct"/>
              </w:tcPr>
            </w:tcPrChange>
          </w:tcPr>
          <w:p w14:paraId="13E73F73" w14:textId="2474EB9F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432ED9" w:rsidRPr="00226BD4" w14:paraId="416C4C9D" w14:textId="77777777" w:rsidTr="00432ED9">
        <w:tc>
          <w:tcPr>
            <w:tcW w:w="339" w:type="pct"/>
            <w:vAlign w:val="center"/>
            <w:tcPrChange w:id="916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4B7146D" w14:textId="1B85A59C" w:rsidR="00432ED9" w:rsidRPr="00226BD4" w:rsidRDefault="00432ED9">
            <w:pPr>
              <w:rPr>
                <w:sz w:val="21"/>
                <w:szCs w:val="21"/>
              </w:rPr>
            </w:pPr>
            <w:ins w:id="917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  <w:del w:id="918" w:author="think" w:date="2017-02-12T21:44:00Z">
              <w:r w:rsidRPr="00226BD4" w:rsidDel="00657F98">
                <w:rPr>
                  <w:sz w:val="21"/>
                  <w:szCs w:val="21"/>
                </w:rPr>
                <w:delText>1</w:delText>
              </w:r>
            </w:del>
          </w:p>
        </w:tc>
        <w:tc>
          <w:tcPr>
            <w:tcW w:w="1453" w:type="pct"/>
            <w:tcPrChange w:id="919" w:author="think" w:date="2017-02-12T21:45:00Z">
              <w:tcPr>
                <w:tcW w:w="1368" w:type="pct"/>
                <w:gridSpan w:val="2"/>
              </w:tcPr>
            </w:tcPrChange>
          </w:tcPr>
          <w:p w14:paraId="3E9781C0" w14:textId="5206F7F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1281" w:type="pct"/>
            <w:tcPrChange w:id="920" w:author="think" w:date="2017-02-12T21:45:00Z">
              <w:tcPr>
                <w:tcW w:w="1196" w:type="pct"/>
                <w:gridSpan w:val="4"/>
              </w:tcPr>
            </w:tcPrChange>
          </w:tcPr>
          <w:p w14:paraId="555968A8" w14:textId="15E6A401" w:rsidR="00432ED9" w:rsidRPr="00226BD4" w:rsidRDefault="00432ED9">
            <w:pPr>
              <w:rPr>
                <w:sz w:val="21"/>
                <w:szCs w:val="21"/>
              </w:rPr>
            </w:pPr>
            <w:del w:id="921" w:author="Administrator" w:date="2017-02-10T18:43:00Z">
              <w:r w:rsidRPr="00226BD4" w:rsidDel="002C5E06">
                <w:rPr>
                  <w:rFonts w:hint="eastAsia"/>
                  <w:sz w:val="21"/>
                  <w:szCs w:val="21"/>
                </w:rPr>
                <w:delText>商户</w:delText>
              </w:r>
              <w:r w:rsidDel="002C5E06">
                <w:rPr>
                  <w:rFonts w:hint="eastAsia"/>
                  <w:sz w:val="21"/>
                  <w:szCs w:val="21"/>
                </w:rPr>
                <w:delText>编号</w:delText>
              </w:r>
            </w:del>
            <w:ins w:id="922" w:author="Administrator" w:date="2017-02-10T18:43:00Z">
              <w:del w:id="923" w:author="think" w:date="2017-02-12T22:09:00Z">
                <w:r w:rsidRPr="00226BD4" w:rsidDel="003B6374">
                  <w:rPr>
                    <w:rFonts w:hint="eastAsia"/>
                    <w:sz w:val="21"/>
                    <w:szCs w:val="21"/>
                  </w:rPr>
                  <w:delText>商户</w:delText>
                </w:r>
              </w:del>
              <w:r>
                <w:rPr>
                  <w:sz w:val="21"/>
                  <w:szCs w:val="21"/>
                </w:rPr>
                <w:t>id</w:t>
              </w:r>
            </w:ins>
          </w:p>
        </w:tc>
        <w:tc>
          <w:tcPr>
            <w:tcW w:w="854" w:type="pct"/>
            <w:tcBorders>
              <w:bottom w:val="single" w:sz="4" w:space="0" w:color="auto"/>
            </w:tcBorders>
            <w:tcPrChange w:id="924" w:author="think" w:date="2017-02-12T21:45:00Z">
              <w:tcPr>
                <w:tcW w:w="1208" w:type="pct"/>
                <w:gridSpan w:val="3"/>
                <w:tcBorders>
                  <w:bottom w:val="single" w:sz="4" w:space="0" w:color="auto"/>
                </w:tcBorders>
              </w:tcPr>
            </w:tcPrChange>
          </w:tcPr>
          <w:p w14:paraId="6210E0ED" w14:textId="43D9108A" w:rsidR="00432ED9" w:rsidRPr="00226BD4" w:rsidRDefault="00432ED9">
            <w:pPr>
              <w:rPr>
                <w:sz w:val="21"/>
                <w:szCs w:val="21"/>
              </w:rPr>
            </w:pPr>
            <w:del w:id="925" w:author="Administrator" w:date="2017-02-10T18:41:00Z">
              <w:r w:rsidRPr="00226BD4" w:rsidDel="00FA078C">
                <w:rPr>
                  <w:sz w:val="21"/>
                  <w:szCs w:val="21"/>
                </w:rPr>
                <w:delText>VARCHAR</w:delText>
              </w:r>
            </w:del>
            <w:ins w:id="926" w:author="Administrator" w:date="2017-02-10T18:41:00Z">
              <w:r>
                <w:rPr>
                  <w:sz w:val="21"/>
                  <w:szCs w:val="21"/>
                </w:rPr>
                <w:t>bigint</w:t>
              </w:r>
            </w:ins>
            <w:del w:id="927" w:author="Administrator" w:date="2017-02-10T18:42:00Z">
              <w:r w:rsidRPr="00226BD4" w:rsidDel="00FA078C">
                <w:rPr>
                  <w:sz w:val="21"/>
                  <w:szCs w:val="21"/>
                </w:rPr>
                <w:delText>(</w:delText>
              </w:r>
              <w:r w:rsidDel="00FA078C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FA078C">
                <w:rPr>
                  <w:sz w:val="21"/>
                  <w:szCs w:val="21"/>
                </w:rPr>
                <w:delText>0)</w:delText>
              </w:r>
            </w:del>
          </w:p>
        </w:tc>
        <w:tc>
          <w:tcPr>
            <w:tcW w:w="1073" w:type="pct"/>
            <w:tcPrChange w:id="928" w:author="think" w:date="2017-02-12T21:45:00Z">
              <w:tcPr>
                <w:tcW w:w="890" w:type="pct"/>
              </w:tcPr>
            </w:tcPrChange>
          </w:tcPr>
          <w:p w14:paraId="3C91D384" w14:textId="38CEB657" w:rsidR="00432ED9" w:rsidRPr="00226BD4" w:rsidRDefault="00432ED9">
            <w:pPr>
              <w:rPr>
                <w:sz w:val="21"/>
                <w:szCs w:val="21"/>
              </w:rPr>
            </w:pPr>
            <w:del w:id="929" w:author="Administrator" w:date="2017-02-10T18:42:00Z">
              <w:r w:rsidRPr="00226BD4" w:rsidDel="00FA078C">
                <w:rPr>
                  <w:rFonts w:hint="eastAsia"/>
                  <w:sz w:val="21"/>
                  <w:szCs w:val="21"/>
                </w:rPr>
                <w:delText>系统</w:delText>
              </w:r>
              <w:r w:rsidDel="00FA078C">
                <w:rPr>
                  <w:rFonts w:hint="eastAsia"/>
                  <w:sz w:val="21"/>
                  <w:szCs w:val="21"/>
                </w:rPr>
                <w:delText>按规则</w:delText>
              </w:r>
              <w:r w:rsidRPr="00226BD4" w:rsidDel="00FA078C">
                <w:rPr>
                  <w:rFonts w:hint="eastAsia"/>
                  <w:sz w:val="21"/>
                  <w:szCs w:val="21"/>
                </w:rPr>
                <w:delText>自动生成</w:delText>
              </w:r>
            </w:del>
            <w:ins w:id="930" w:author="Administrator" w:date="2017-02-10T18:42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自增</w:t>
              </w:r>
            </w:ins>
          </w:p>
        </w:tc>
      </w:tr>
      <w:tr w:rsidR="00432ED9" w:rsidRPr="00226BD4" w14:paraId="25245C06" w14:textId="77777777" w:rsidTr="00432ED9">
        <w:trPr>
          <w:ins w:id="931" w:author="Administrator" w:date="2017-02-10T18:42:00Z"/>
        </w:trPr>
        <w:tc>
          <w:tcPr>
            <w:tcW w:w="339" w:type="pct"/>
            <w:vAlign w:val="center"/>
            <w:tcPrChange w:id="93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2C3FED2" w14:textId="3882BF53" w:rsidR="00432ED9" w:rsidRPr="00226BD4" w:rsidRDefault="00432ED9">
            <w:pPr>
              <w:rPr>
                <w:ins w:id="933" w:author="Administrator" w:date="2017-02-10T18:42:00Z"/>
                <w:sz w:val="21"/>
                <w:szCs w:val="21"/>
              </w:rPr>
            </w:pPr>
            <w:ins w:id="93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935" w:author="Administrator" w:date="2017-02-10T18:42:00Z">
              <w:del w:id="936" w:author="think" w:date="2017-02-12T21:44:00Z">
                <w:r w:rsidRPr="00226BD4" w:rsidDel="00657F98">
                  <w:rPr>
                    <w:sz w:val="21"/>
                    <w:szCs w:val="21"/>
                  </w:rPr>
                  <w:delText>2</w:delText>
                </w:r>
              </w:del>
            </w:ins>
          </w:p>
        </w:tc>
        <w:tc>
          <w:tcPr>
            <w:tcW w:w="1453" w:type="pct"/>
            <w:tcPrChange w:id="937" w:author="think" w:date="2017-02-12T21:45:00Z">
              <w:tcPr>
                <w:tcW w:w="1368" w:type="pct"/>
                <w:gridSpan w:val="2"/>
              </w:tcPr>
            </w:tcPrChange>
          </w:tcPr>
          <w:p w14:paraId="6413ABAF" w14:textId="391BEBA3" w:rsidR="00432ED9" w:rsidRPr="00226BD4" w:rsidRDefault="00432ED9">
            <w:pPr>
              <w:rPr>
                <w:ins w:id="938" w:author="Administrator" w:date="2017-02-10T18:42:00Z"/>
                <w:sz w:val="21"/>
                <w:szCs w:val="21"/>
              </w:rPr>
            </w:pPr>
            <w:ins w:id="939" w:author="Administrator" w:date="2017-02-10T18:42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1281" w:type="pct"/>
            <w:tcBorders>
              <w:right w:val="single" w:sz="4" w:space="0" w:color="auto"/>
            </w:tcBorders>
            <w:tcPrChange w:id="940" w:author="think" w:date="2017-02-12T21:45:00Z">
              <w:tcPr>
                <w:tcW w:w="1196" w:type="pct"/>
                <w:gridSpan w:val="4"/>
                <w:tcBorders>
                  <w:right w:val="single" w:sz="4" w:space="0" w:color="auto"/>
                </w:tcBorders>
              </w:tcPr>
            </w:tcPrChange>
          </w:tcPr>
          <w:p w14:paraId="61AE39E8" w14:textId="39DB4E56" w:rsidR="00432ED9" w:rsidRPr="00226BD4" w:rsidRDefault="00432ED9">
            <w:pPr>
              <w:rPr>
                <w:ins w:id="941" w:author="Administrator" w:date="2017-02-10T18:42:00Z"/>
                <w:sz w:val="21"/>
                <w:szCs w:val="21"/>
              </w:rPr>
            </w:pPr>
            <w:ins w:id="942" w:author="Administrator" w:date="2017-02-10T18:42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</w:ins>
            <w:ins w:id="943" w:author="Administrator" w:date="2017-02-10T18:43:00Z"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944" w:author="think" w:date="2017-02-12T21:45:00Z">
              <w:tcPr>
                <w:tcW w:w="1208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3F0513F" w14:textId="4B04B7E8" w:rsidR="00432ED9" w:rsidRPr="00226BD4" w:rsidRDefault="00432ED9">
            <w:pPr>
              <w:rPr>
                <w:ins w:id="945" w:author="Administrator" w:date="2017-02-10T18:42:00Z"/>
                <w:sz w:val="21"/>
                <w:szCs w:val="21"/>
              </w:rPr>
            </w:pPr>
            <w:ins w:id="946" w:author="Administrator" w:date="2017-02-10T18:42:00Z">
              <w:del w:id="947" w:author="think" w:date="2017-02-12T21:09:00Z">
                <w:r w:rsidRPr="00E67AA3" w:rsidDel="009700DE">
                  <w:rPr>
                    <w:sz w:val="21"/>
                    <w:szCs w:val="21"/>
                  </w:rPr>
                  <w:delText>var</w:delText>
                </w:r>
              </w:del>
              <w:r w:rsidRPr="00E67AA3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073" w:type="pct"/>
            <w:tcBorders>
              <w:left w:val="single" w:sz="4" w:space="0" w:color="auto"/>
            </w:tcBorders>
            <w:tcPrChange w:id="948" w:author="think" w:date="2017-02-12T21:45:00Z">
              <w:tcPr>
                <w:tcW w:w="890" w:type="pct"/>
                <w:tcBorders>
                  <w:left w:val="single" w:sz="4" w:space="0" w:color="auto"/>
                </w:tcBorders>
              </w:tcPr>
            </w:tcPrChange>
          </w:tcPr>
          <w:p w14:paraId="6569C12A" w14:textId="121A4E3C" w:rsidR="00432ED9" w:rsidRPr="00226BD4" w:rsidRDefault="00432ED9">
            <w:pPr>
              <w:rPr>
                <w:ins w:id="949" w:author="Administrator" w:date="2017-02-10T18:42:00Z"/>
                <w:sz w:val="21"/>
                <w:szCs w:val="21"/>
              </w:rPr>
            </w:pPr>
            <w:ins w:id="950" w:author="think" w:date="2017-02-12T21:10:00Z">
              <w:r>
                <w:rPr>
                  <w:rFonts w:hint="eastAsia"/>
                  <w:sz w:val="21"/>
                  <w:szCs w:val="21"/>
                </w:rPr>
                <w:t>唯一索引</w:t>
              </w:r>
            </w:ins>
            <w:ins w:id="951" w:author="think" w:date="2017-02-12T21:58:00Z">
              <w:r w:rsidR="00D0342C">
                <w:rPr>
                  <w:rFonts w:hint="eastAsia"/>
                  <w:sz w:val="21"/>
                  <w:szCs w:val="21"/>
                </w:rPr>
                <w:t>，我司分配</w:t>
              </w:r>
            </w:ins>
          </w:p>
        </w:tc>
      </w:tr>
      <w:tr w:rsidR="00432ED9" w:rsidRPr="00226BD4" w14:paraId="626C9212" w14:textId="77777777" w:rsidTr="00432ED9">
        <w:tc>
          <w:tcPr>
            <w:tcW w:w="339" w:type="pct"/>
            <w:vAlign w:val="center"/>
            <w:tcPrChange w:id="95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EEB1E01" w14:textId="19F7A88D" w:rsidR="00432ED9" w:rsidRPr="00226BD4" w:rsidRDefault="00432ED9">
            <w:pPr>
              <w:rPr>
                <w:sz w:val="21"/>
                <w:szCs w:val="21"/>
              </w:rPr>
            </w:pPr>
            <w:ins w:id="95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3</w:t>
              </w:r>
            </w:ins>
            <w:del w:id="954" w:author="think" w:date="2017-02-12T21:43:00Z">
              <w:r w:rsidRPr="00226BD4" w:rsidDel="00826861">
                <w:rPr>
                  <w:sz w:val="21"/>
                  <w:szCs w:val="21"/>
                </w:rPr>
                <w:delText>2</w:delText>
              </w:r>
            </w:del>
          </w:p>
        </w:tc>
        <w:tc>
          <w:tcPr>
            <w:tcW w:w="1453" w:type="pct"/>
            <w:tcPrChange w:id="955" w:author="think" w:date="2017-02-12T21:45:00Z">
              <w:tcPr>
                <w:tcW w:w="1368" w:type="pct"/>
                <w:gridSpan w:val="2"/>
              </w:tcPr>
            </w:tcPrChange>
          </w:tcPr>
          <w:p w14:paraId="1CEB05AD" w14:textId="56C8E43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  <w:tcPrChange w:id="956" w:author="think" w:date="2017-02-12T21:45:00Z">
              <w:tcPr>
                <w:tcW w:w="1196" w:type="pct"/>
                <w:gridSpan w:val="4"/>
              </w:tcPr>
            </w:tcPrChange>
          </w:tcPr>
          <w:p w14:paraId="7F457451" w14:textId="4F3BAF0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商户名称</w:t>
            </w:r>
          </w:p>
        </w:tc>
        <w:tc>
          <w:tcPr>
            <w:tcW w:w="854" w:type="pct"/>
            <w:tcBorders>
              <w:top w:val="single" w:sz="4" w:space="0" w:color="auto"/>
            </w:tcBorders>
            <w:tcPrChange w:id="957" w:author="think" w:date="2017-02-12T21:45:00Z">
              <w:tcPr>
                <w:tcW w:w="1208" w:type="pct"/>
                <w:gridSpan w:val="3"/>
                <w:tcBorders>
                  <w:top w:val="single" w:sz="4" w:space="0" w:color="auto"/>
                </w:tcBorders>
              </w:tcPr>
            </w:tcPrChange>
          </w:tcPr>
          <w:p w14:paraId="268C49A7" w14:textId="50EBBB92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958" w:author="think" w:date="2017-02-12T21:10:00Z">
              <w:r w:rsidRPr="00226BD4" w:rsidDel="009700DE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959" w:author="think" w:date="2017-02-13T22:39:00Z">
              <w:r w:rsidR="001B5409">
                <w:rPr>
                  <w:sz w:val="21"/>
                  <w:szCs w:val="21"/>
                </w:rPr>
                <w:t>100</w:t>
              </w:r>
            </w:ins>
            <w:del w:id="960" w:author="think" w:date="2017-02-13T22:39:00Z">
              <w:r w:rsidRPr="00226BD4" w:rsidDel="001B5409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961" w:author="think" w:date="2017-02-12T21:45:00Z">
              <w:tcPr>
                <w:tcW w:w="890" w:type="pct"/>
              </w:tcPr>
            </w:tcPrChange>
          </w:tcPr>
          <w:p w14:paraId="6EF259D1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DFD655C" w14:textId="77777777" w:rsidTr="00432ED9">
        <w:tc>
          <w:tcPr>
            <w:tcW w:w="339" w:type="pct"/>
            <w:vAlign w:val="center"/>
            <w:tcPrChange w:id="96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A2CB326" w14:textId="12F95BF0" w:rsidR="00432ED9" w:rsidRPr="00226BD4" w:rsidRDefault="00432ED9">
            <w:pPr>
              <w:rPr>
                <w:sz w:val="21"/>
                <w:szCs w:val="21"/>
              </w:rPr>
            </w:pPr>
            <w:ins w:id="96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  <w:del w:id="964" w:author="think" w:date="2017-02-12T21:43:00Z">
              <w:r w:rsidRPr="00226BD4" w:rsidDel="00826861">
                <w:rPr>
                  <w:sz w:val="21"/>
                  <w:szCs w:val="21"/>
                </w:rPr>
                <w:delText>3</w:delText>
              </w:r>
            </w:del>
          </w:p>
        </w:tc>
        <w:tc>
          <w:tcPr>
            <w:tcW w:w="1453" w:type="pct"/>
            <w:tcPrChange w:id="965" w:author="think" w:date="2017-02-12T21:45:00Z">
              <w:tcPr>
                <w:tcW w:w="1452" w:type="pct"/>
                <w:gridSpan w:val="3"/>
              </w:tcPr>
            </w:tcPrChange>
          </w:tcPr>
          <w:p w14:paraId="1FE1A740" w14:textId="371991C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addr</w:t>
            </w:r>
          </w:p>
        </w:tc>
        <w:tc>
          <w:tcPr>
            <w:tcW w:w="1281" w:type="pct"/>
            <w:tcPrChange w:id="966" w:author="think" w:date="2017-02-12T21:45:00Z">
              <w:tcPr>
                <w:tcW w:w="1112" w:type="pct"/>
                <w:gridSpan w:val="3"/>
              </w:tcPr>
            </w:tcPrChange>
          </w:tcPr>
          <w:p w14:paraId="2EDA1233" w14:textId="03F4702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商户地址</w:t>
            </w:r>
          </w:p>
        </w:tc>
        <w:tc>
          <w:tcPr>
            <w:tcW w:w="854" w:type="pct"/>
            <w:tcPrChange w:id="967" w:author="think" w:date="2017-02-12T21:45:00Z">
              <w:tcPr>
                <w:tcW w:w="1208" w:type="pct"/>
                <w:gridSpan w:val="3"/>
              </w:tcPr>
            </w:tcPrChange>
          </w:tcPr>
          <w:p w14:paraId="7EF90118" w14:textId="1DF1F44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varchar(10</w:t>
            </w:r>
            <w:del w:id="968" w:author="think" w:date="2017-02-12T21:10:00Z">
              <w:r w:rsidRPr="00226BD4" w:rsidDel="00711A8C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  <w:tcPrChange w:id="969" w:author="think" w:date="2017-02-12T21:45:00Z">
              <w:tcPr>
                <w:tcW w:w="889" w:type="pct"/>
              </w:tcPr>
            </w:tcPrChange>
          </w:tcPr>
          <w:p w14:paraId="31ABFC5E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0B7F975E" w14:textId="77777777" w:rsidTr="00432ED9">
        <w:trPr>
          <w:trHeight w:val="441"/>
          <w:trPrChange w:id="970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971" w:author="think" w:date="2017-02-12T21:45:00Z">
              <w:tcPr>
                <w:tcW w:w="260" w:type="pct"/>
              </w:tcPr>
            </w:tcPrChange>
          </w:tcPr>
          <w:p w14:paraId="5E423175" w14:textId="18F335D4" w:rsidR="00432ED9" w:rsidRPr="00226BD4" w:rsidRDefault="00432ED9" w:rsidP="00432ED9">
            <w:pPr>
              <w:rPr>
                <w:moveTo w:id="972" w:author="think" w:date="2017-02-12T21:37:00Z"/>
                <w:sz w:val="21"/>
                <w:szCs w:val="21"/>
              </w:rPr>
            </w:pPr>
            <w:ins w:id="97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  <w:moveToRangeStart w:id="974" w:author="think" w:date="2017-02-12T21:37:00Z" w:name="move474698754"/>
            <w:moveTo w:id="975" w:author="think" w:date="2017-02-12T21:37:00Z">
              <w:del w:id="976" w:author="think" w:date="2017-02-12T21:44:00Z">
                <w:r w:rsidRPr="00226BD4" w:rsidDel="00657F98">
                  <w:rPr>
                    <w:sz w:val="21"/>
                    <w:szCs w:val="21"/>
                  </w:rPr>
                  <w:delText>14</w:delText>
                </w:r>
              </w:del>
            </w:moveTo>
          </w:p>
        </w:tc>
        <w:tc>
          <w:tcPr>
            <w:tcW w:w="1453" w:type="pct"/>
            <w:tcPrChange w:id="977" w:author="think" w:date="2017-02-12T21:45:00Z">
              <w:tcPr>
                <w:tcW w:w="1446" w:type="pct"/>
                <w:gridSpan w:val="2"/>
              </w:tcPr>
            </w:tcPrChange>
          </w:tcPr>
          <w:p w14:paraId="2C70412D" w14:textId="77777777" w:rsidR="00432ED9" w:rsidRPr="00226BD4" w:rsidRDefault="00432ED9" w:rsidP="00432ED9">
            <w:pPr>
              <w:rPr>
                <w:moveTo w:id="978" w:author="think" w:date="2017-02-12T21:37:00Z"/>
                <w:sz w:val="21"/>
                <w:szCs w:val="21"/>
              </w:rPr>
            </w:pPr>
            <w:moveTo w:id="979" w:author="think" w:date="2017-02-12T21:37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type</w:t>
              </w:r>
            </w:moveTo>
          </w:p>
        </w:tc>
        <w:tc>
          <w:tcPr>
            <w:tcW w:w="1281" w:type="pct"/>
            <w:tcPrChange w:id="980" w:author="think" w:date="2017-02-12T21:45:00Z">
              <w:tcPr>
                <w:tcW w:w="1196" w:type="pct"/>
                <w:gridSpan w:val="4"/>
              </w:tcPr>
            </w:tcPrChange>
          </w:tcPr>
          <w:p w14:paraId="698135DC" w14:textId="77777777" w:rsidR="00432ED9" w:rsidRPr="00226BD4" w:rsidRDefault="00432ED9" w:rsidP="00432ED9">
            <w:pPr>
              <w:rPr>
                <w:moveTo w:id="981" w:author="think" w:date="2017-02-12T21:37:00Z"/>
                <w:sz w:val="21"/>
                <w:szCs w:val="21"/>
              </w:rPr>
            </w:pPr>
            <w:moveTo w:id="982" w:author="think" w:date="2017-02-12T21:37:00Z">
              <w:r w:rsidRPr="00226BD4">
                <w:rPr>
                  <w:rFonts w:hint="eastAsia"/>
                  <w:sz w:val="21"/>
                  <w:szCs w:val="21"/>
                </w:rPr>
                <w:t>商户类型</w:t>
              </w:r>
            </w:moveTo>
          </w:p>
        </w:tc>
        <w:tc>
          <w:tcPr>
            <w:tcW w:w="854" w:type="pct"/>
            <w:tcPrChange w:id="983" w:author="think" w:date="2017-02-12T21:45:00Z">
              <w:tcPr>
                <w:tcW w:w="1208" w:type="pct"/>
                <w:gridSpan w:val="3"/>
              </w:tcPr>
            </w:tcPrChange>
          </w:tcPr>
          <w:p w14:paraId="1CFC22F3" w14:textId="77777777" w:rsidR="00432ED9" w:rsidRPr="00226BD4" w:rsidRDefault="00432ED9" w:rsidP="00432ED9">
            <w:pPr>
              <w:rPr>
                <w:moveTo w:id="984" w:author="think" w:date="2017-02-12T21:37:00Z"/>
                <w:sz w:val="21"/>
                <w:szCs w:val="21"/>
              </w:rPr>
            </w:pPr>
            <w:moveTo w:id="985" w:author="think" w:date="2017-02-12T21:37:00Z">
              <w:r w:rsidRPr="00226BD4">
                <w:rPr>
                  <w:sz w:val="21"/>
                  <w:szCs w:val="21"/>
                </w:rPr>
                <w:t>varchar(50)</w:t>
              </w:r>
            </w:moveTo>
          </w:p>
        </w:tc>
        <w:tc>
          <w:tcPr>
            <w:tcW w:w="1073" w:type="pct"/>
            <w:tcPrChange w:id="986" w:author="think" w:date="2017-02-12T21:45:00Z">
              <w:tcPr>
                <w:tcW w:w="890" w:type="pct"/>
                <w:gridSpan w:val="2"/>
              </w:tcPr>
            </w:tcPrChange>
          </w:tcPr>
          <w:p w14:paraId="0FD57895" w14:textId="77777777" w:rsidR="00432ED9" w:rsidRPr="00226BD4" w:rsidRDefault="00432ED9" w:rsidP="00432ED9">
            <w:pPr>
              <w:rPr>
                <w:moveTo w:id="987" w:author="think" w:date="2017-02-12T21:37:00Z"/>
                <w:sz w:val="21"/>
                <w:szCs w:val="21"/>
              </w:rPr>
            </w:pPr>
            <w:moveTo w:id="988" w:author="think" w:date="2017-02-12T21:37:00Z">
              <w:r>
                <w:rPr>
                  <w:rFonts w:hint="eastAsia"/>
                  <w:sz w:val="21"/>
                  <w:szCs w:val="21"/>
                </w:rPr>
                <w:t>餐饮、娱乐、百货等</w:t>
              </w:r>
            </w:moveTo>
          </w:p>
        </w:tc>
      </w:tr>
      <w:moveToRangeEnd w:id="974"/>
      <w:tr w:rsidR="00432ED9" w:rsidRPr="00226BD4" w14:paraId="63DD9F45" w14:textId="77777777" w:rsidTr="00432ED9">
        <w:tc>
          <w:tcPr>
            <w:tcW w:w="339" w:type="pct"/>
            <w:vAlign w:val="center"/>
            <w:tcPrChange w:id="989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D2651A3" w14:textId="4535738D" w:rsidR="00432ED9" w:rsidRPr="00226BD4" w:rsidRDefault="00432ED9">
            <w:pPr>
              <w:rPr>
                <w:sz w:val="21"/>
                <w:szCs w:val="21"/>
              </w:rPr>
            </w:pPr>
            <w:ins w:id="990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  <w:del w:id="991" w:author="think" w:date="2017-02-12T21:44:00Z">
              <w:r w:rsidRPr="00226BD4" w:rsidDel="00657F98">
                <w:rPr>
                  <w:sz w:val="21"/>
                  <w:szCs w:val="21"/>
                </w:rPr>
                <w:delText>4</w:delText>
              </w:r>
            </w:del>
          </w:p>
        </w:tc>
        <w:tc>
          <w:tcPr>
            <w:tcW w:w="1453" w:type="pct"/>
            <w:tcPrChange w:id="992" w:author="think" w:date="2017-02-12T21:45:00Z">
              <w:tcPr>
                <w:tcW w:w="1452" w:type="pct"/>
                <w:gridSpan w:val="3"/>
              </w:tcPr>
            </w:tcPrChange>
          </w:tcPr>
          <w:p w14:paraId="7216C489" w14:textId="54F1ADB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boss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  <w:tcPrChange w:id="993" w:author="think" w:date="2017-02-12T21:45:00Z">
              <w:tcPr>
                <w:tcW w:w="1112" w:type="pct"/>
                <w:gridSpan w:val="3"/>
              </w:tcPr>
            </w:tcPrChange>
          </w:tcPr>
          <w:p w14:paraId="6E7EB261" w14:textId="2E7CCC8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商户负责人</w:t>
            </w:r>
          </w:p>
        </w:tc>
        <w:tc>
          <w:tcPr>
            <w:tcW w:w="854" w:type="pct"/>
            <w:tcPrChange w:id="994" w:author="think" w:date="2017-02-12T21:45:00Z">
              <w:tcPr>
                <w:tcW w:w="1208" w:type="pct"/>
                <w:gridSpan w:val="3"/>
              </w:tcPr>
            </w:tcPrChange>
          </w:tcPr>
          <w:p w14:paraId="0D8E21C3" w14:textId="6A32814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995" w:author="think" w:date="2017-02-12T21:10:00Z">
              <w:r w:rsidRPr="00226BD4" w:rsidDel="009F3A87">
                <w:rPr>
                  <w:sz w:val="21"/>
                  <w:szCs w:val="21"/>
                </w:rPr>
                <w:delText>2</w:delText>
              </w:r>
            </w:del>
            <w:ins w:id="996" w:author="think" w:date="2017-02-12T21:10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r w:rsidRPr="00226BD4">
              <w:rPr>
                <w:sz w:val="21"/>
                <w:szCs w:val="21"/>
              </w:rPr>
              <w:t>0</w:t>
            </w:r>
            <w:del w:id="997" w:author="think" w:date="2017-02-12T21:10:00Z">
              <w:r w:rsidRPr="00226BD4" w:rsidDel="009F3A87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998" w:author="think" w:date="2017-02-12T21:45:00Z">
              <w:tcPr>
                <w:tcW w:w="889" w:type="pct"/>
              </w:tcPr>
            </w:tcPrChange>
          </w:tcPr>
          <w:p w14:paraId="20B1E652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56954B20" w14:textId="77777777" w:rsidTr="00432ED9">
        <w:tc>
          <w:tcPr>
            <w:tcW w:w="339" w:type="pct"/>
            <w:vAlign w:val="center"/>
            <w:tcPrChange w:id="999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833FED8" w14:textId="1AC71A27" w:rsidR="00432ED9" w:rsidRPr="00226BD4" w:rsidRDefault="00432ED9">
            <w:pPr>
              <w:rPr>
                <w:sz w:val="21"/>
                <w:szCs w:val="21"/>
              </w:rPr>
            </w:pPr>
            <w:ins w:id="1000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  <w:del w:id="1001" w:author="think" w:date="2017-02-12T21:44:00Z">
              <w:r w:rsidRPr="00226BD4" w:rsidDel="00657F98">
                <w:rPr>
                  <w:sz w:val="21"/>
                  <w:szCs w:val="21"/>
                </w:rPr>
                <w:delText>5</w:delText>
              </w:r>
            </w:del>
          </w:p>
        </w:tc>
        <w:tc>
          <w:tcPr>
            <w:tcW w:w="1453" w:type="pct"/>
            <w:tcPrChange w:id="1002" w:author="think" w:date="2017-02-12T21:45:00Z">
              <w:tcPr>
                <w:tcW w:w="1452" w:type="pct"/>
                <w:gridSpan w:val="3"/>
              </w:tcPr>
            </w:tcPrChange>
          </w:tcPr>
          <w:p w14:paraId="0DC48A13" w14:textId="3D50FE8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boss_mobile</w:t>
            </w:r>
          </w:p>
        </w:tc>
        <w:tc>
          <w:tcPr>
            <w:tcW w:w="1281" w:type="pct"/>
            <w:tcPrChange w:id="1003" w:author="think" w:date="2017-02-12T21:45:00Z">
              <w:tcPr>
                <w:tcW w:w="1112" w:type="pct"/>
                <w:gridSpan w:val="3"/>
              </w:tcPr>
            </w:tcPrChange>
          </w:tcPr>
          <w:p w14:paraId="47F1BA11" w14:textId="74CC68B6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负责人手机号</w:t>
            </w:r>
          </w:p>
        </w:tc>
        <w:tc>
          <w:tcPr>
            <w:tcW w:w="854" w:type="pct"/>
            <w:tcPrChange w:id="1004" w:author="think" w:date="2017-02-12T21:45:00Z">
              <w:tcPr>
                <w:tcW w:w="1208" w:type="pct"/>
                <w:gridSpan w:val="3"/>
              </w:tcPr>
            </w:tcPrChange>
          </w:tcPr>
          <w:p w14:paraId="1F7BFCBD" w14:textId="6BDA5ACE" w:rsidR="00432ED9" w:rsidRPr="00226BD4" w:rsidRDefault="00432ED9">
            <w:pPr>
              <w:rPr>
                <w:sz w:val="21"/>
                <w:szCs w:val="21"/>
              </w:rPr>
            </w:pPr>
            <w:del w:id="1005" w:author="think" w:date="2017-02-12T21:10:00Z">
              <w:r w:rsidRPr="00226BD4" w:rsidDel="009F3A87">
                <w:rPr>
                  <w:sz w:val="21"/>
                  <w:szCs w:val="21"/>
                </w:rPr>
                <w:delText>var</w:delText>
              </w:r>
            </w:del>
            <w:r w:rsidRPr="00226BD4">
              <w:rPr>
                <w:sz w:val="21"/>
                <w:szCs w:val="21"/>
              </w:rPr>
              <w:t>char(1</w:t>
            </w:r>
            <w:r>
              <w:rPr>
                <w:sz w:val="21"/>
                <w:szCs w:val="21"/>
              </w:rPr>
              <w:t>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006" w:author="think" w:date="2017-02-12T21:45:00Z">
              <w:tcPr>
                <w:tcW w:w="889" w:type="pct"/>
              </w:tcPr>
            </w:tcPrChange>
          </w:tcPr>
          <w:p w14:paraId="729B9AFA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357B0DAF" w14:textId="77777777" w:rsidTr="00432ED9">
        <w:trPr>
          <w:ins w:id="1007" w:author="think" w:date="2017-02-12T21:11:00Z"/>
        </w:trPr>
        <w:tc>
          <w:tcPr>
            <w:tcW w:w="339" w:type="pct"/>
            <w:vAlign w:val="center"/>
            <w:tcPrChange w:id="100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BB43557" w14:textId="1D1A8854" w:rsidR="00432ED9" w:rsidRPr="00226BD4" w:rsidRDefault="00432ED9">
            <w:pPr>
              <w:rPr>
                <w:ins w:id="1009" w:author="think" w:date="2017-02-12T21:11:00Z"/>
                <w:sz w:val="21"/>
                <w:szCs w:val="21"/>
              </w:rPr>
              <w:pPrChange w:id="1010" w:author="think" w:date="2017-02-12T21:23:00Z">
                <w:pPr>
                  <w:spacing w:line="560" w:lineRule="exact"/>
                </w:pPr>
              </w:pPrChange>
            </w:pPr>
            <w:ins w:id="101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453" w:type="pct"/>
            <w:tcPrChange w:id="1012" w:author="think" w:date="2017-02-12T21:45:00Z">
              <w:tcPr>
                <w:tcW w:w="1452" w:type="pct"/>
                <w:gridSpan w:val="4"/>
              </w:tcPr>
            </w:tcPrChange>
          </w:tcPr>
          <w:p w14:paraId="0B6F190F" w14:textId="75D3D6A1" w:rsidR="00432ED9" w:rsidRPr="00226BD4" w:rsidRDefault="00432ED9">
            <w:pPr>
              <w:rPr>
                <w:ins w:id="1013" w:author="think" w:date="2017-02-12T21:11:00Z"/>
                <w:sz w:val="21"/>
                <w:szCs w:val="21"/>
              </w:rPr>
              <w:pPrChange w:id="1014" w:author="think" w:date="2017-02-12T21:23:00Z">
                <w:pPr>
                  <w:spacing w:line="560" w:lineRule="exact"/>
                </w:pPr>
              </w:pPrChange>
            </w:pPr>
            <w:ins w:id="1015" w:author="think" w:date="2017-02-12T21:15:00Z">
              <w:r>
                <w:rPr>
                  <w:sz w:val="21"/>
                  <w:szCs w:val="21"/>
                </w:rPr>
                <w:t>boss_</w:t>
              </w:r>
            </w:ins>
            <w:ins w:id="1016" w:author="think" w:date="2017-02-12T21:11:00Z">
              <w:r>
                <w:rPr>
                  <w:rFonts w:hint="eastAsia"/>
                  <w:sz w:val="21"/>
                  <w:szCs w:val="21"/>
                </w:rPr>
                <w:t>cer</w:t>
              </w:r>
            </w:ins>
            <w:ins w:id="1017" w:author="think" w:date="2017-02-12T21:13:00Z">
              <w:r>
                <w:rPr>
                  <w:sz w:val="21"/>
                  <w:szCs w:val="21"/>
                </w:rPr>
                <w:t>tificate_type</w:t>
              </w:r>
            </w:ins>
          </w:p>
        </w:tc>
        <w:tc>
          <w:tcPr>
            <w:tcW w:w="1281" w:type="pct"/>
            <w:tcPrChange w:id="1018" w:author="think" w:date="2017-02-12T21:45:00Z">
              <w:tcPr>
                <w:tcW w:w="1196" w:type="pct"/>
                <w:gridSpan w:val="3"/>
              </w:tcPr>
            </w:tcPrChange>
          </w:tcPr>
          <w:p w14:paraId="40210EBE" w14:textId="79CD8D8A" w:rsidR="00432ED9" w:rsidRPr="00226BD4" w:rsidRDefault="00432ED9">
            <w:pPr>
              <w:rPr>
                <w:ins w:id="1019" w:author="think" w:date="2017-02-12T21:11:00Z"/>
                <w:sz w:val="21"/>
                <w:szCs w:val="21"/>
              </w:rPr>
              <w:pPrChange w:id="1020" w:author="think" w:date="2017-02-12T21:23:00Z">
                <w:pPr>
                  <w:spacing w:line="560" w:lineRule="exact"/>
                </w:pPr>
              </w:pPrChange>
            </w:pPr>
            <w:ins w:id="1021" w:author="think" w:date="2017-02-12T21:16:00Z">
              <w:r>
                <w:rPr>
                  <w:rFonts w:hint="eastAsia"/>
                  <w:sz w:val="21"/>
                  <w:szCs w:val="21"/>
                </w:rPr>
                <w:t>负责人</w:t>
              </w:r>
            </w:ins>
            <w:ins w:id="1022" w:author="think" w:date="2017-02-12T21:14:00Z">
              <w:r>
                <w:rPr>
                  <w:rFonts w:hint="eastAsia"/>
                  <w:sz w:val="21"/>
                  <w:szCs w:val="21"/>
                </w:rPr>
                <w:t>证件类型</w:t>
              </w:r>
            </w:ins>
          </w:p>
        </w:tc>
        <w:tc>
          <w:tcPr>
            <w:tcW w:w="854" w:type="pct"/>
            <w:tcPrChange w:id="1023" w:author="think" w:date="2017-02-12T21:45:00Z">
              <w:tcPr>
                <w:tcW w:w="1123" w:type="pct"/>
                <w:gridSpan w:val="2"/>
              </w:tcPr>
            </w:tcPrChange>
          </w:tcPr>
          <w:p w14:paraId="4F3F7500" w14:textId="55B6F834" w:rsidR="00432ED9" w:rsidRPr="00226BD4" w:rsidRDefault="00432ED9">
            <w:pPr>
              <w:rPr>
                <w:ins w:id="1024" w:author="think" w:date="2017-02-12T21:11:00Z"/>
                <w:sz w:val="21"/>
                <w:szCs w:val="21"/>
              </w:rPr>
              <w:pPrChange w:id="1025" w:author="think" w:date="2017-02-12T21:23:00Z">
                <w:pPr>
                  <w:spacing w:line="560" w:lineRule="exact"/>
                </w:pPr>
              </w:pPrChange>
            </w:pPr>
            <w:ins w:id="1026" w:author="think" w:date="2017-02-12T21:14:00Z">
              <w:r>
                <w:rPr>
                  <w:sz w:val="21"/>
                  <w:szCs w:val="21"/>
                </w:rPr>
                <w:t>char</w:t>
              </w:r>
            </w:ins>
            <w:ins w:id="1027" w:author="think" w:date="2017-02-12T21:11:00Z">
              <w:r w:rsidRPr="00226BD4">
                <w:rPr>
                  <w:sz w:val="21"/>
                  <w:szCs w:val="21"/>
                </w:rPr>
                <w:t>(</w:t>
              </w:r>
            </w:ins>
            <w:ins w:id="1028" w:author="think" w:date="2017-02-12T21:14:00Z">
              <w:r>
                <w:rPr>
                  <w:sz w:val="21"/>
                  <w:szCs w:val="21"/>
                </w:rPr>
                <w:t>2</w:t>
              </w:r>
            </w:ins>
            <w:ins w:id="1029" w:author="think" w:date="2017-02-12T21:11:00Z"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  <w:tcPrChange w:id="1030" w:author="think" w:date="2017-02-12T21:45:00Z">
              <w:tcPr>
                <w:tcW w:w="889" w:type="pct"/>
              </w:tcPr>
            </w:tcPrChange>
          </w:tcPr>
          <w:p w14:paraId="50786301" w14:textId="77777777" w:rsidR="00432ED9" w:rsidRPr="00226BD4" w:rsidRDefault="00432ED9">
            <w:pPr>
              <w:rPr>
                <w:ins w:id="1031" w:author="think" w:date="2017-02-12T21:11:00Z"/>
                <w:sz w:val="21"/>
                <w:szCs w:val="21"/>
              </w:rPr>
              <w:pPrChange w:id="1032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0885AC35" w14:textId="77777777" w:rsidTr="00432ED9">
        <w:tc>
          <w:tcPr>
            <w:tcW w:w="339" w:type="pct"/>
            <w:vAlign w:val="center"/>
            <w:tcPrChange w:id="1033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86FF074" w14:textId="20F5DB16" w:rsidR="00432ED9" w:rsidRPr="00226BD4" w:rsidRDefault="00432ED9">
            <w:pPr>
              <w:rPr>
                <w:sz w:val="21"/>
                <w:szCs w:val="21"/>
              </w:rPr>
            </w:pPr>
            <w:ins w:id="103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  <w:del w:id="1035" w:author="think" w:date="2017-02-12T21:44:00Z">
              <w:r w:rsidRPr="00226BD4" w:rsidDel="00657F98">
                <w:rPr>
                  <w:sz w:val="21"/>
                  <w:szCs w:val="21"/>
                </w:rPr>
                <w:delText>6</w:delText>
              </w:r>
            </w:del>
          </w:p>
        </w:tc>
        <w:tc>
          <w:tcPr>
            <w:tcW w:w="1453" w:type="pct"/>
            <w:tcPrChange w:id="1036" w:author="think" w:date="2017-02-12T21:45:00Z">
              <w:tcPr>
                <w:tcW w:w="1452" w:type="pct"/>
                <w:gridSpan w:val="3"/>
              </w:tcPr>
            </w:tcPrChange>
          </w:tcPr>
          <w:p w14:paraId="39686636" w14:textId="79B09463" w:rsidR="00432ED9" w:rsidRPr="00226BD4" w:rsidRDefault="00432ED9">
            <w:pPr>
              <w:rPr>
                <w:sz w:val="21"/>
                <w:szCs w:val="21"/>
              </w:rPr>
            </w:pPr>
            <w:ins w:id="1037" w:author="think" w:date="2017-02-12T21:15:00Z">
              <w:r>
                <w:rPr>
                  <w:sz w:val="21"/>
                  <w:szCs w:val="21"/>
                </w:rPr>
                <w:t>boss_certificate_number</w:t>
              </w:r>
            </w:ins>
            <w:del w:id="1038" w:author="think" w:date="2017-02-12T21:15:00Z">
              <w:r w:rsidRPr="00226BD4" w:rsidDel="006A10BE">
                <w:rPr>
                  <w:sz w:val="21"/>
                  <w:szCs w:val="21"/>
                </w:rPr>
                <w:delText>boss</w:delText>
              </w:r>
              <w:r w:rsidDel="006A10BE">
                <w:rPr>
                  <w:sz w:val="21"/>
                  <w:szCs w:val="21"/>
                </w:rPr>
                <w:delText>_</w:delText>
              </w:r>
              <w:r w:rsidRPr="00226BD4" w:rsidDel="006A10BE">
                <w:rPr>
                  <w:sz w:val="21"/>
                  <w:szCs w:val="21"/>
                </w:rPr>
                <w:delText>idcard</w:delText>
              </w:r>
            </w:del>
          </w:p>
        </w:tc>
        <w:tc>
          <w:tcPr>
            <w:tcW w:w="1281" w:type="pct"/>
            <w:tcPrChange w:id="1039" w:author="think" w:date="2017-02-12T21:45:00Z">
              <w:tcPr>
                <w:tcW w:w="1112" w:type="pct"/>
                <w:gridSpan w:val="3"/>
              </w:tcPr>
            </w:tcPrChange>
          </w:tcPr>
          <w:p w14:paraId="7525F7D0" w14:textId="4A0176DD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负责人身份证</w:t>
            </w:r>
            <w:ins w:id="1040" w:author="think" w:date="2017-02-12T21:16:00Z">
              <w:r>
                <w:rPr>
                  <w:rFonts w:hint="eastAsia"/>
                  <w:sz w:val="21"/>
                  <w:szCs w:val="21"/>
                </w:rPr>
                <w:t>号码</w:t>
              </w:r>
            </w:ins>
          </w:p>
        </w:tc>
        <w:tc>
          <w:tcPr>
            <w:tcW w:w="854" w:type="pct"/>
            <w:tcPrChange w:id="1041" w:author="think" w:date="2017-02-12T21:45:00Z">
              <w:tcPr>
                <w:tcW w:w="1208" w:type="pct"/>
                <w:gridSpan w:val="3"/>
              </w:tcPr>
            </w:tcPrChange>
          </w:tcPr>
          <w:p w14:paraId="4CA0CA5E" w14:textId="034E0D6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042" w:author="think" w:date="2017-02-12T21:16:00Z">
              <w:r w:rsidRPr="00226BD4" w:rsidDel="00A97ACD">
                <w:rPr>
                  <w:rFonts w:hint="eastAsia"/>
                  <w:sz w:val="21"/>
                  <w:szCs w:val="21"/>
                </w:rPr>
                <w:delText>18</w:delText>
              </w:r>
            </w:del>
            <w:ins w:id="1043" w:author="think" w:date="2017-02-12T21:16:00Z">
              <w:r>
                <w:rPr>
                  <w:rFonts w:hint="eastAsia"/>
                  <w:sz w:val="21"/>
                  <w:szCs w:val="21"/>
                </w:rPr>
                <w:t>30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044" w:author="think" w:date="2017-02-12T21:45:00Z">
              <w:tcPr>
                <w:tcW w:w="889" w:type="pct"/>
              </w:tcPr>
            </w:tcPrChange>
          </w:tcPr>
          <w:p w14:paraId="4F804FE4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FFDCAF2" w14:textId="77777777" w:rsidTr="00432ED9">
        <w:trPr>
          <w:trHeight w:val="441"/>
          <w:ins w:id="1045" w:author="think" w:date="2017-02-12T21:29:00Z"/>
          <w:trPrChange w:id="104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047" w:author="think" w:date="2017-02-12T21:45:00Z">
              <w:tcPr>
                <w:tcW w:w="260" w:type="pct"/>
              </w:tcPr>
            </w:tcPrChange>
          </w:tcPr>
          <w:p w14:paraId="1483771D" w14:textId="1DBEC6DF" w:rsidR="00432ED9" w:rsidRPr="00226BD4" w:rsidRDefault="00432ED9" w:rsidP="00432ED9">
            <w:pPr>
              <w:rPr>
                <w:ins w:id="1048" w:author="think" w:date="2017-02-12T21:29:00Z"/>
                <w:sz w:val="21"/>
                <w:szCs w:val="21"/>
              </w:rPr>
            </w:pPr>
            <w:ins w:id="104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453" w:type="pct"/>
            <w:tcPrChange w:id="1050" w:author="think" w:date="2017-02-12T21:45:00Z">
              <w:tcPr>
                <w:tcW w:w="1446" w:type="pct"/>
                <w:gridSpan w:val="2"/>
              </w:tcPr>
            </w:tcPrChange>
          </w:tcPr>
          <w:p w14:paraId="127D4B0F" w14:textId="48D1B456" w:rsidR="00432ED9" w:rsidRPr="00226BD4" w:rsidRDefault="00432ED9" w:rsidP="00432ED9">
            <w:pPr>
              <w:rPr>
                <w:ins w:id="1051" w:author="think" w:date="2017-02-12T21:29:00Z"/>
                <w:sz w:val="21"/>
                <w:szCs w:val="21"/>
              </w:rPr>
            </w:pPr>
            <w:ins w:id="1052" w:author="think" w:date="2017-02-12T21:33:00Z">
              <w:r>
                <w:rPr>
                  <w:rFonts w:hint="eastAsia"/>
                  <w:sz w:val="21"/>
                  <w:szCs w:val="21"/>
                </w:rPr>
                <w:t>settlement</w:t>
              </w:r>
            </w:ins>
            <w:ins w:id="1053" w:author="think" w:date="2017-02-12T21:29:00Z">
              <w:r>
                <w:rPr>
                  <w:sz w:val="21"/>
                  <w:szCs w:val="21"/>
                </w:rPr>
                <w:t>_</w:t>
              </w:r>
            </w:ins>
            <w:ins w:id="1054" w:author="think" w:date="2017-02-12T21:33:00Z">
              <w:r>
                <w:rPr>
                  <w:rFonts w:hint="eastAsia"/>
                  <w:sz w:val="21"/>
                  <w:szCs w:val="21"/>
                </w:rPr>
                <w:t>bank</w:t>
              </w:r>
            </w:ins>
          </w:p>
        </w:tc>
        <w:tc>
          <w:tcPr>
            <w:tcW w:w="1281" w:type="pct"/>
            <w:tcPrChange w:id="1055" w:author="think" w:date="2017-02-12T21:45:00Z">
              <w:tcPr>
                <w:tcW w:w="1196" w:type="pct"/>
                <w:gridSpan w:val="4"/>
              </w:tcPr>
            </w:tcPrChange>
          </w:tcPr>
          <w:p w14:paraId="6BB548C7" w14:textId="77777777" w:rsidR="00432ED9" w:rsidRPr="00226BD4" w:rsidRDefault="00432ED9" w:rsidP="00432ED9">
            <w:pPr>
              <w:rPr>
                <w:ins w:id="1056" w:author="think" w:date="2017-02-12T21:29:00Z"/>
                <w:sz w:val="21"/>
                <w:szCs w:val="21"/>
              </w:rPr>
            </w:pPr>
            <w:ins w:id="1057" w:author="think" w:date="2017-02-12T21:29:00Z">
              <w:r>
                <w:rPr>
                  <w:rFonts w:hint="eastAsia"/>
                  <w:sz w:val="21"/>
                  <w:szCs w:val="21"/>
                </w:rPr>
                <w:t>收款银行账户开户行</w:t>
              </w:r>
            </w:ins>
          </w:p>
        </w:tc>
        <w:tc>
          <w:tcPr>
            <w:tcW w:w="854" w:type="pct"/>
            <w:tcPrChange w:id="1058" w:author="think" w:date="2017-02-12T21:45:00Z">
              <w:tcPr>
                <w:tcW w:w="1208" w:type="pct"/>
                <w:gridSpan w:val="3"/>
              </w:tcPr>
            </w:tcPrChange>
          </w:tcPr>
          <w:p w14:paraId="24B5DB54" w14:textId="768C872A" w:rsidR="00432ED9" w:rsidRPr="00226BD4" w:rsidRDefault="00432ED9" w:rsidP="00432ED9">
            <w:pPr>
              <w:rPr>
                <w:ins w:id="1059" w:author="think" w:date="2017-02-12T21:29:00Z"/>
                <w:sz w:val="21"/>
                <w:szCs w:val="21"/>
              </w:rPr>
            </w:pPr>
            <w:ins w:id="1060" w:author="think" w:date="2017-02-12T21:29:00Z">
              <w:r w:rsidRPr="00226BD4">
                <w:rPr>
                  <w:sz w:val="21"/>
                  <w:szCs w:val="21"/>
                </w:rPr>
                <w:t>varchar(</w:t>
              </w:r>
            </w:ins>
            <w:ins w:id="1061" w:author="think" w:date="2017-02-12T21:34:00Z">
              <w:r>
                <w:rPr>
                  <w:rFonts w:hint="eastAsia"/>
                  <w:sz w:val="21"/>
                  <w:szCs w:val="21"/>
                </w:rPr>
                <w:t>10</w:t>
              </w:r>
            </w:ins>
            <w:ins w:id="1062" w:author="think" w:date="2017-02-12T21:29:00Z"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  <w:tcPrChange w:id="1063" w:author="think" w:date="2017-02-12T21:45:00Z">
              <w:tcPr>
                <w:tcW w:w="891" w:type="pct"/>
                <w:gridSpan w:val="2"/>
              </w:tcPr>
            </w:tcPrChange>
          </w:tcPr>
          <w:p w14:paraId="6FABE1AE" w14:textId="77777777" w:rsidR="00432ED9" w:rsidRPr="00226BD4" w:rsidRDefault="00432ED9" w:rsidP="00432ED9">
            <w:pPr>
              <w:rPr>
                <w:ins w:id="1064" w:author="think" w:date="2017-02-12T21:29:00Z"/>
                <w:sz w:val="21"/>
                <w:szCs w:val="21"/>
              </w:rPr>
            </w:pPr>
          </w:p>
        </w:tc>
      </w:tr>
      <w:tr w:rsidR="00432ED9" w:rsidRPr="00226BD4" w14:paraId="468D1050" w14:textId="77777777" w:rsidTr="00432ED9">
        <w:trPr>
          <w:trHeight w:val="441"/>
          <w:trPrChange w:id="1065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066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B2C2095" w14:textId="450612A3" w:rsidR="00432ED9" w:rsidRPr="00226BD4" w:rsidRDefault="00432ED9">
            <w:pPr>
              <w:rPr>
                <w:sz w:val="21"/>
                <w:szCs w:val="21"/>
              </w:rPr>
            </w:pPr>
            <w:ins w:id="1067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11</w:t>
              </w:r>
            </w:ins>
            <w:del w:id="1068" w:author="think" w:date="2017-02-12T21:44:00Z">
              <w:r w:rsidRPr="00226BD4" w:rsidDel="00657F98">
                <w:rPr>
                  <w:sz w:val="21"/>
                  <w:szCs w:val="21"/>
                </w:rPr>
                <w:delText>7</w:delText>
              </w:r>
            </w:del>
          </w:p>
        </w:tc>
        <w:tc>
          <w:tcPr>
            <w:tcW w:w="1453" w:type="pct"/>
            <w:tcPrChange w:id="1069" w:author="think" w:date="2017-02-12T21:45:00Z">
              <w:tcPr>
                <w:tcW w:w="1452" w:type="pct"/>
                <w:gridSpan w:val="3"/>
              </w:tcPr>
            </w:tcPrChange>
          </w:tcPr>
          <w:p w14:paraId="36EAB7DD" w14:textId="47D430E4" w:rsidR="00432ED9" w:rsidRPr="00226BD4" w:rsidRDefault="00432ED9">
            <w:pPr>
              <w:rPr>
                <w:sz w:val="21"/>
                <w:szCs w:val="21"/>
              </w:rPr>
            </w:pPr>
            <w:del w:id="1070" w:author="think" w:date="2017-02-12T21:33:00Z">
              <w:r w:rsidRPr="00226BD4" w:rsidDel="00753D11">
                <w:rPr>
                  <w:sz w:val="21"/>
                  <w:szCs w:val="21"/>
                </w:rPr>
                <w:delText>bank</w:delText>
              </w:r>
            </w:del>
            <w:ins w:id="1071" w:author="think" w:date="2017-02-12T21:33:00Z">
              <w:r>
                <w:rPr>
                  <w:sz w:val="21"/>
                  <w:szCs w:val="21"/>
                </w:rPr>
                <w:t>settlement</w:t>
              </w:r>
            </w:ins>
            <w:ins w:id="1072" w:author="think" w:date="2017-02-12T21:28:00Z">
              <w:r>
                <w:rPr>
                  <w:sz w:val="21"/>
                  <w:szCs w:val="21"/>
                </w:rPr>
                <w:t>_</w:t>
              </w:r>
              <w:r w:rsidDel="00C749AB">
                <w:rPr>
                  <w:sz w:val="21"/>
                  <w:szCs w:val="21"/>
                </w:rPr>
                <w:t xml:space="preserve"> </w:t>
              </w:r>
            </w:ins>
            <w:del w:id="1073" w:author="think" w:date="2017-02-12T21:28:00Z">
              <w:r w:rsidDel="00C749AB">
                <w:rPr>
                  <w:sz w:val="21"/>
                  <w:szCs w:val="21"/>
                </w:rPr>
                <w:delText>_</w:delText>
              </w:r>
            </w:del>
            <w:del w:id="1074" w:author="think" w:date="2017-02-12T21:26:00Z">
              <w:r w:rsidRPr="00226BD4" w:rsidDel="003C10AF">
                <w:rPr>
                  <w:sz w:val="21"/>
                  <w:szCs w:val="21"/>
                </w:rPr>
                <w:delText>card</w:delText>
              </w:r>
            </w:del>
            <w:ins w:id="1075" w:author="think" w:date="2017-02-12T21:26:00Z">
              <w:r>
                <w:rPr>
                  <w:sz w:val="21"/>
                  <w:szCs w:val="21"/>
                </w:rPr>
                <w:t>account</w:t>
              </w:r>
            </w:ins>
          </w:p>
        </w:tc>
        <w:tc>
          <w:tcPr>
            <w:tcW w:w="1281" w:type="pct"/>
            <w:tcPrChange w:id="1076" w:author="think" w:date="2017-02-12T21:45:00Z">
              <w:tcPr>
                <w:tcW w:w="1112" w:type="pct"/>
                <w:gridSpan w:val="3"/>
              </w:tcPr>
            </w:tcPrChange>
          </w:tcPr>
          <w:p w14:paraId="659C7AEA" w14:textId="2034C32A" w:rsidR="00432ED9" w:rsidRPr="00226BD4" w:rsidRDefault="00432ED9">
            <w:pPr>
              <w:rPr>
                <w:sz w:val="21"/>
                <w:szCs w:val="21"/>
              </w:rPr>
            </w:pPr>
            <w:ins w:id="1077" w:author="think" w:date="2017-02-12T21:25:00Z">
              <w:r>
                <w:rPr>
                  <w:rFonts w:hint="eastAsia"/>
                  <w:sz w:val="21"/>
                  <w:szCs w:val="21"/>
                </w:rPr>
                <w:t>收款</w:t>
              </w:r>
            </w:ins>
            <w:r w:rsidRPr="00226BD4">
              <w:rPr>
                <w:rFonts w:hint="eastAsia"/>
                <w:sz w:val="21"/>
                <w:szCs w:val="21"/>
              </w:rPr>
              <w:t>银行</w:t>
            </w:r>
            <w:del w:id="1078" w:author="think" w:date="2017-02-12T21:26:00Z">
              <w:r w:rsidRPr="00226BD4" w:rsidDel="003C10AF">
                <w:rPr>
                  <w:rFonts w:hint="eastAsia"/>
                  <w:sz w:val="21"/>
                  <w:szCs w:val="21"/>
                </w:rPr>
                <w:delText>帐号</w:delText>
              </w:r>
            </w:del>
            <w:ins w:id="1079" w:author="think" w:date="2017-02-12T21:26:00Z">
              <w:r>
                <w:rPr>
                  <w:rFonts w:hint="eastAsia"/>
                  <w:sz w:val="21"/>
                  <w:szCs w:val="21"/>
                </w:rPr>
                <w:t>账户</w:t>
              </w:r>
            </w:ins>
          </w:p>
        </w:tc>
        <w:tc>
          <w:tcPr>
            <w:tcW w:w="854" w:type="pct"/>
            <w:tcPrChange w:id="1080" w:author="think" w:date="2017-02-12T21:45:00Z">
              <w:tcPr>
                <w:tcW w:w="1208" w:type="pct"/>
                <w:gridSpan w:val="3"/>
              </w:tcPr>
            </w:tcPrChange>
          </w:tcPr>
          <w:p w14:paraId="3F2456D9" w14:textId="551A6BB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  <w:tcPrChange w:id="1081" w:author="think" w:date="2017-02-12T21:45:00Z">
              <w:tcPr>
                <w:tcW w:w="889" w:type="pct"/>
              </w:tcPr>
            </w:tcPrChange>
          </w:tcPr>
          <w:p w14:paraId="702495A0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193785F6" w14:textId="77777777" w:rsidTr="00432ED9">
        <w:trPr>
          <w:trHeight w:val="441"/>
          <w:ins w:id="1082" w:author="think" w:date="2017-02-12T21:17:00Z"/>
          <w:trPrChange w:id="1083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084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8A75732" w14:textId="19D60769" w:rsidR="00432ED9" w:rsidRPr="00226BD4" w:rsidRDefault="00432ED9">
            <w:pPr>
              <w:rPr>
                <w:ins w:id="1085" w:author="think" w:date="2017-02-12T21:17:00Z"/>
                <w:sz w:val="21"/>
                <w:szCs w:val="21"/>
              </w:rPr>
              <w:pPrChange w:id="1086" w:author="think" w:date="2017-02-12T21:23:00Z">
                <w:pPr>
                  <w:spacing w:line="560" w:lineRule="exact"/>
                </w:pPr>
              </w:pPrChange>
            </w:pPr>
            <w:ins w:id="1087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12</w:t>
              </w:r>
            </w:ins>
          </w:p>
        </w:tc>
        <w:tc>
          <w:tcPr>
            <w:tcW w:w="1453" w:type="pct"/>
            <w:tcPrChange w:id="1088" w:author="think" w:date="2017-02-12T21:45:00Z">
              <w:tcPr>
                <w:tcW w:w="1452" w:type="pct"/>
                <w:gridSpan w:val="4"/>
              </w:tcPr>
            </w:tcPrChange>
          </w:tcPr>
          <w:p w14:paraId="06C8DABB" w14:textId="1C04B07A" w:rsidR="00432ED9" w:rsidRPr="00226BD4" w:rsidRDefault="00432ED9">
            <w:pPr>
              <w:rPr>
                <w:ins w:id="1089" w:author="think" w:date="2017-02-12T21:17:00Z"/>
                <w:sz w:val="21"/>
                <w:szCs w:val="21"/>
              </w:rPr>
              <w:pPrChange w:id="1090" w:author="think" w:date="2017-02-12T21:23:00Z">
                <w:pPr>
                  <w:spacing w:line="560" w:lineRule="exact"/>
                </w:pPr>
              </w:pPrChange>
            </w:pPr>
            <w:ins w:id="1091" w:author="think" w:date="2017-02-12T21:33:00Z">
              <w:r>
                <w:rPr>
                  <w:sz w:val="21"/>
                  <w:szCs w:val="21"/>
                </w:rPr>
                <w:t>settlement_name</w:t>
              </w:r>
            </w:ins>
          </w:p>
        </w:tc>
        <w:tc>
          <w:tcPr>
            <w:tcW w:w="1281" w:type="pct"/>
            <w:tcPrChange w:id="1092" w:author="think" w:date="2017-02-12T21:45:00Z">
              <w:tcPr>
                <w:tcW w:w="1196" w:type="pct"/>
                <w:gridSpan w:val="3"/>
              </w:tcPr>
            </w:tcPrChange>
          </w:tcPr>
          <w:p w14:paraId="627BE8EF" w14:textId="0F1546EA" w:rsidR="00432ED9" w:rsidRPr="00226BD4" w:rsidRDefault="00432ED9">
            <w:pPr>
              <w:rPr>
                <w:ins w:id="1093" w:author="think" w:date="2017-02-12T21:17:00Z"/>
                <w:sz w:val="21"/>
                <w:szCs w:val="21"/>
              </w:rPr>
              <w:pPrChange w:id="1094" w:author="think" w:date="2017-02-12T21:23:00Z">
                <w:pPr>
                  <w:spacing w:line="560" w:lineRule="exact"/>
                </w:pPr>
              </w:pPrChange>
            </w:pPr>
            <w:ins w:id="1095" w:author="think" w:date="2017-02-12T21:26:00Z">
              <w:r>
                <w:rPr>
                  <w:rFonts w:hint="eastAsia"/>
                  <w:sz w:val="21"/>
                  <w:szCs w:val="21"/>
                </w:rPr>
                <w:t>收款</w:t>
              </w:r>
            </w:ins>
            <w:ins w:id="1096" w:author="think" w:date="2017-02-12T21:33:00Z">
              <w:r>
                <w:rPr>
                  <w:rFonts w:hint="eastAsia"/>
                  <w:sz w:val="21"/>
                  <w:szCs w:val="21"/>
                </w:rPr>
                <w:t>人</w:t>
              </w:r>
            </w:ins>
            <w:ins w:id="1097" w:author="think" w:date="2017-02-12T21:34:00Z">
              <w:r>
                <w:rPr>
                  <w:rFonts w:hint="eastAsia"/>
                  <w:sz w:val="21"/>
                  <w:szCs w:val="21"/>
                </w:rPr>
                <w:t>名称</w:t>
              </w:r>
            </w:ins>
          </w:p>
        </w:tc>
        <w:tc>
          <w:tcPr>
            <w:tcW w:w="854" w:type="pct"/>
            <w:tcPrChange w:id="1098" w:author="think" w:date="2017-02-12T21:45:00Z">
              <w:tcPr>
                <w:tcW w:w="1123" w:type="pct"/>
                <w:gridSpan w:val="2"/>
              </w:tcPr>
            </w:tcPrChange>
          </w:tcPr>
          <w:p w14:paraId="46A41116" w14:textId="5CB3AE0F" w:rsidR="00432ED9" w:rsidRPr="00226BD4" w:rsidRDefault="00432ED9">
            <w:pPr>
              <w:rPr>
                <w:ins w:id="1099" w:author="think" w:date="2017-02-12T21:17:00Z"/>
                <w:sz w:val="21"/>
                <w:szCs w:val="21"/>
              </w:rPr>
              <w:pPrChange w:id="1100" w:author="think" w:date="2017-02-12T21:23:00Z">
                <w:pPr>
                  <w:spacing w:line="560" w:lineRule="exact"/>
                </w:pPr>
              </w:pPrChange>
            </w:pPr>
            <w:ins w:id="1101" w:author="think" w:date="2017-02-12T21:17:00Z">
              <w:r w:rsidRPr="00226BD4">
                <w:rPr>
                  <w:sz w:val="21"/>
                  <w:szCs w:val="21"/>
                </w:rPr>
                <w:t>varchar(</w:t>
              </w:r>
            </w:ins>
            <w:ins w:id="1102" w:author="think" w:date="2017-02-12T21:34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ins w:id="1103" w:author="think" w:date="2017-02-12T21:17:00Z"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  <w:tcPrChange w:id="1104" w:author="think" w:date="2017-02-12T21:45:00Z">
              <w:tcPr>
                <w:tcW w:w="889" w:type="pct"/>
              </w:tcPr>
            </w:tcPrChange>
          </w:tcPr>
          <w:p w14:paraId="1F3040ED" w14:textId="77777777" w:rsidR="00432ED9" w:rsidRPr="00226BD4" w:rsidRDefault="00432ED9">
            <w:pPr>
              <w:rPr>
                <w:ins w:id="1105" w:author="think" w:date="2017-02-12T21:17:00Z"/>
                <w:sz w:val="21"/>
                <w:szCs w:val="21"/>
              </w:rPr>
              <w:pPrChange w:id="1106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5467926C" w14:textId="77777777" w:rsidTr="00432ED9">
        <w:trPr>
          <w:trHeight w:val="441"/>
          <w:trPrChange w:id="1107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108" w:author="think" w:date="2017-02-12T21:45:00Z">
              <w:tcPr>
                <w:tcW w:w="260" w:type="pct"/>
              </w:tcPr>
            </w:tcPrChange>
          </w:tcPr>
          <w:p w14:paraId="5F2C73E3" w14:textId="32155857" w:rsidR="00432ED9" w:rsidRPr="00122014" w:rsidRDefault="00432ED9" w:rsidP="00432ED9">
            <w:pPr>
              <w:rPr>
                <w:moveTo w:id="1109" w:author="think" w:date="2017-02-12T21:41:00Z"/>
                <w:sz w:val="21"/>
                <w:szCs w:val="21"/>
              </w:rPr>
            </w:pPr>
            <w:ins w:id="1110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  <w:moveToRangeStart w:id="1111" w:author="think" w:date="2017-02-12T21:41:00Z" w:name="move474699029"/>
            <w:moveTo w:id="1112" w:author="think" w:date="2017-02-12T21:41:00Z">
              <w:del w:id="1113" w:author="think" w:date="2017-02-12T21:44:00Z">
                <w:r w:rsidDel="00657F98">
                  <w:rPr>
                    <w:sz w:val="21"/>
                    <w:szCs w:val="21"/>
                  </w:rPr>
                  <w:delText>18</w:delText>
                </w:r>
              </w:del>
            </w:moveTo>
          </w:p>
        </w:tc>
        <w:tc>
          <w:tcPr>
            <w:tcW w:w="1453" w:type="pct"/>
            <w:tcPrChange w:id="1114" w:author="think" w:date="2017-02-12T21:45:00Z">
              <w:tcPr>
                <w:tcW w:w="1446" w:type="pct"/>
                <w:gridSpan w:val="2"/>
              </w:tcPr>
            </w:tcPrChange>
          </w:tcPr>
          <w:p w14:paraId="4766BF4E" w14:textId="77777777" w:rsidR="00432ED9" w:rsidRDefault="00432ED9" w:rsidP="00432ED9">
            <w:pPr>
              <w:rPr>
                <w:moveTo w:id="1115" w:author="think" w:date="2017-02-12T21:41:00Z"/>
                <w:sz w:val="21"/>
                <w:szCs w:val="21"/>
              </w:rPr>
            </w:pPr>
            <w:moveTo w:id="1116" w:author="think" w:date="2017-02-12T21:41:00Z">
              <w:r>
                <w:rPr>
                  <w:sz w:val="21"/>
                  <w:szCs w:val="21"/>
                </w:rPr>
                <w:t>cashiers_mobile</w:t>
              </w:r>
            </w:moveTo>
          </w:p>
        </w:tc>
        <w:tc>
          <w:tcPr>
            <w:tcW w:w="1281" w:type="pct"/>
            <w:tcPrChange w:id="1117" w:author="think" w:date="2017-02-12T21:45:00Z">
              <w:tcPr>
                <w:tcW w:w="1196" w:type="pct"/>
                <w:gridSpan w:val="4"/>
              </w:tcPr>
            </w:tcPrChange>
          </w:tcPr>
          <w:p w14:paraId="4BC5E622" w14:textId="77777777" w:rsidR="00432ED9" w:rsidRDefault="00432ED9" w:rsidP="00432ED9">
            <w:pPr>
              <w:rPr>
                <w:moveTo w:id="1118" w:author="think" w:date="2017-02-12T21:41:00Z"/>
                <w:sz w:val="21"/>
                <w:szCs w:val="21"/>
              </w:rPr>
            </w:pPr>
            <w:moveTo w:id="1119" w:author="think" w:date="2017-02-12T21:41:00Z">
              <w:r>
                <w:rPr>
                  <w:rFonts w:hint="eastAsia"/>
                  <w:sz w:val="21"/>
                  <w:szCs w:val="21"/>
                </w:rPr>
                <w:t>收银员手机号</w:t>
              </w:r>
            </w:moveTo>
          </w:p>
        </w:tc>
        <w:tc>
          <w:tcPr>
            <w:tcW w:w="854" w:type="pct"/>
            <w:tcPrChange w:id="1120" w:author="think" w:date="2017-02-12T21:45:00Z">
              <w:tcPr>
                <w:tcW w:w="1208" w:type="pct"/>
                <w:gridSpan w:val="3"/>
              </w:tcPr>
            </w:tcPrChange>
          </w:tcPr>
          <w:p w14:paraId="021A752E" w14:textId="58B1B3AC" w:rsidR="00432ED9" w:rsidRPr="00226BD4" w:rsidRDefault="00432ED9" w:rsidP="00432ED9">
            <w:pPr>
              <w:rPr>
                <w:moveTo w:id="1121" w:author="think" w:date="2017-02-12T21:41:00Z"/>
                <w:sz w:val="21"/>
                <w:szCs w:val="21"/>
              </w:rPr>
            </w:pPr>
            <w:moveTo w:id="1122" w:author="think" w:date="2017-02-12T21:41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</w:t>
              </w:r>
              <w:del w:id="1123" w:author="think" w:date="2017-02-12T21:42:00Z">
                <w:r w:rsidRPr="00226BD4" w:rsidDel="004C3BD6">
                  <w:rPr>
                    <w:sz w:val="21"/>
                    <w:szCs w:val="21"/>
                  </w:rPr>
                  <w:delText>0</w:delText>
                </w:r>
              </w:del>
              <w:r w:rsidRPr="00226BD4">
                <w:rPr>
                  <w:sz w:val="21"/>
                  <w:szCs w:val="21"/>
                </w:rPr>
                <w:t>)</w:t>
              </w:r>
            </w:moveTo>
          </w:p>
        </w:tc>
        <w:tc>
          <w:tcPr>
            <w:tcW w:w="1073" w:type="pct"/>
            <w:tcPrChange w:id="1124" w:author="think" w:date="2017-02-12T21:45:00Z">
              <w:tcPr>
                <w:tcW w:w="890" w:type="pct"/>
                <w:gridSpan w:val="2"/>
              </w:tcPr>
            </w:tcPrChange>
          </w:tcPr>
          <w:p w14:paraId="4C0E1C7C" w14:textId="25982434" w:rsidR="00432ED9" w:rsidRDefault="00432ED9" w:rsidP="00432ED9">
            <w:pPr>
              <w:rPr>
                <w:moveTo w:id="1125" w:author="think" w:date="2017-02-12T21:41:00Z"/>
                <w:sz w:val="21"/>
                <w:szCs w:val="21"/>
              </w:rPr>
            </w:pPr>
            <w:moveTo w:id="1126" w:author="think" w:date="2017-02-12T21:41:00Z">
              <w:r>
                <w:rPr>
                  <w:rFonts w:hint="eastAsia"/>
                  <w:sz w:val="21"/>
                  <w:szCs w:val="21"/>
                </w:rPr>
                <w:t>收银员手机号，多个号码用</w:t>
              </w:r>
            </w:moveTo>
            <w:ins w:id="1127" w:author="think" w:date="2017-02-12T21:42:00Z">
              <w:r>
                <w:rPr>
                  <w:rFonts w:hint="eastAsia"/>
                  <w:sz w:val="21"/>
                  <w:szCs w:val="21"/>
                </w:rPr>
                <w:t>半角</w:t>
              </w:r>
            </w:ins>
            <w:moveTo w:id="1128" w:author="think" w:date="2017-02-12T21:41:00Z">
              <w:r>
                <w:rPr>
                  <w:rFonts w:hint="eastAsia"/>
                  <w:sz w:val="21"/>
                  <w:szCs w:val="21"/>
                </w:rPr>
                <w:t>逗号</w:t>
              </w:r>
              <w:del w:id="1129" w:author="think" w:date="2017-02-12T21:42:00Z">
                <w:r w:rsidDel="004C3BD6">
                  <w:rPr>
                    <w:sz w:val="21"/>
                    <w:szCs w:val="21"/>
                  </w:rPr>
                  <w:delText xml:space="preserve"> </w:delText>
                </w:r>
                <w:r w:rsidDel="004C3BD6">
                  <w:rPr>
                    <w:rFonts w:hint="eastAsia"/>
                    <w:sz w:val="21"/>
                    <w:szCs w:val="21"/>
                  </w:rPr>
                  <w:delText>，</w:delText>
                </w:r>
              </w:del>
              <w:r>
                <w:rPr>
                  <w:sz w:val="21"/>
                  <w:szCs w:val="21"/>
                </w:rPr>
                <w:t xml:space="preserve"> </w:t>
              </w:r>
              <w:r>
                <w:rPr>
                  <w:rFonts w:hint="eastAsia"/>
                  <w:sz w:val="21"/>
                  <w:szCs w:val="21"/>
                </w:rPr>
                <w:t>分开</w:t>
              </w:r>
            </w:moveTo>
          </w:p>
        </w:tc>
      </w:tr>
      <w:moveToRangeEnd w:id="1111"/>
      <w:tr w:rsidR="00432ED9" w:rsidRPr="00226BD4" w14:paraId="2B889CBF" w14:textId="77777777" w:rsidTr="00432ED9">
        <w:trPr>
          <w:trHeight w:val="441"/>
          <w:trPrChange w:id="1130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13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2CB7AA33" w14:textId="0673274A" w:rsidR="00432ED9" w:rsidRPr="00226BD4" w:rsidRDefault="00432ED9">
            <w:pPr>
              <w:rPr>
                <w:sz w:val="21"/>
                <w:szCs w:val="21"/>
              </w:rPr>
            </w:pPr>
            <w:ins w:id="113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14</w:t>
              </w:r>
            </w:ins>
            <w:del w:id="1133" w:author="think" w:date="2017-02-12T21:44:00Z">
              <w:r w:rsidRPr="00226BD4" w:rsidDel="00657F98">
                <w:rPr>
                  <w:sz w:val="21"/>
                  <w:szCs w:val="21"/>
                </w:rPr>
                <w:delText>8</w:delText>
              </w:r>
            </w:del>
          </w:p>
        </w:tc>
        <w:tc>
          <w:tcPr>
            <w:tcW w:w="1453" w:type="pct"/>
            <w:tcPrChange w:id="1134" w:author="think" w:date="2017-02-12T21:45:00Z">
              <w:tcPr>
                <w:tcW w:w="1452" w:type="pct"/>
                <w:gridSpan w:val="3"/>
              </w:tcPr>
            </w:tcPrChange>
          </w:tcPr>
          <w:p w14:paraId="1D0937E7" w14:textId="0194621F" w:rsidR="00432ED9" w:rsidRPr="00226BD4" w:rsidRDefault="00432ED9">
            <w:pPr>
              <w:rPr>
                <w:sz w:val="21"/>
                <w:szCs w:val="21"/>
              </w:rPr>
            </w:pPr>
            <w:ins w:id="1135" w:author="think" w:date="2017-02-12T21:36:00Z">
              <w:r>
                <w:rPr>
                  <w:rFonts w:hint="eastAsia"/>
                  <w:sz w:val="21"/>
                  <w:szCs w:val="21"/>
                </w:rPr>
                <w:t>handling_charge</w:t>
              </w:r>
            </w:ins>
            <w:del w:id="1136" w:author="think" w:date="2017-02-12T21:35:00Z">
              <w:r w:rsidDel="00271FEB">
                <w:rPr>
                  <w:sz w:val="21"/>
                  <w:szCs w:val="21"/>
                </w:rPr>
                <w:delText>r</w:delText>
              </w:r>
              <w:r w:rsidRPr="00226BD4" w:rsidDel="00271FEB">
                <w:rPr>
                  <w:sz w:val="21"/>
                  <w:szCs w:val="21"/>
                </w:rPr>
                <w:delText>ate</w:delText>
              </w:r>
            </w:del>
          </w:p>
        </w:tc>
        <w:tc>
          <w:tcPr>
            <w:tcW w:w="1281" w:type="pct"/>
            <w:tcPrChange w:id="1137" w:author="think" w:date="2017-02-12T21:45:00Z">
              <w:tcPr>
                <w:tcW w:w="1112" w:type="pct"/>
                <w:gridSpan w:val="3"/>
              </w:tcPr>
            </w:tcPrChange>
          </w:tcPr>
          <w:p w14:paraId="05B25670" w14:textId="54C943B6" w:rsidR="00432ED9" w:rsidRPr="00226BD4" w:rsidRDefault="00432ED9">
            <w:pPr>
              <w:rPr>
                <w:sz w:val="21"/>
                <w:szCs w:val="21"/>
              </w:rPr>
            </w:pPr>
            <w:del w:id="1138" w:author="think" w:date="2017-02-12T21:36:00Z">
              <w:r w:rsidRPr="00226BD4" w:rsidDel="00271FEB">
                <w:rPr>
                  <w:rFonts w:hint="eastAsia"/>
                  <w:sz w:val="21"/>
                  <w:szCs w:val="21"/>
                </w:rPr>
                <w:delText>费率</w:delText>
              </w:r>
            </w:del>
            <w:ins w:id="1139" w:author="think" w:date="2017-02-12T21:36:00Z">
              <w:r>
                <w:rPr>
                  <w:rFonts w:hint="eastAsia"/>
                  <w:sz w:val="21"/>
                  <w:szCs w:val="21"/>
                </w:rPr>
                <w:t>手续费</w:t>
              </w:r>
            </w:ins>
          </w:p>
        </w:tc>
        <w:tc>
          <w:tcPr>
            <w:tcW w:w="854" w:type="pct"/>
            <w:tcPrChange w:id="1140" w:author="think" w:date="2017-02-12T21:45:00Z">
              <w:tcPr>
                <w:tcW w:w="1208" w:type="pct"/>
                <w:gridSpan w:val="3"/>
              </w:tcPr>
            </w:tcPrChange>
          </w:tcPr>
          <w:p w14:paraId="25AABF09" w14:textId="4B9EA4D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  <w:tcPrChange w:id="1141" w:author="think" w:date="2017-02-12T21:45:00Z">
              <w:tcPr>
                <w:tcW w:w="889" w:type="pct"/>
              </w:tcPr>
            </w:tcPrChange>
          </w:tcPr>
          <w:p w14:paraId="226F8687" w14:textId="7934577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0.025%</w:t>
            </w:r>
          </w:p>
        </w:tc>
      </w:tr>
      <w:tr w:rsidR="00432ED9" w:rsidRPr="00226BD4" w14:paraId="29ADA1B3" w14:textId="77777777" w:rsidTr="00432ED9">
        <w:trPr>
          <w:trHeight w:val="441"/>
          <w:trPrChange w:id="1142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143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2F20B9A" w14:textId="2987C9BB" w:rsidR="00432ED9" w:rsidRPr="00226BD4" w:rsidRDefault="00432ED9">
            <w:pPr>
              <w:rPr>
                <w:sz w:val="21"/>
                <w:szCs w:val="21"/>
              </w:rPr>
            </w:pPr>
            <w:ins w:id="114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15</w:t>
              </w:r>
            </w:ins>
            <w:del w:id="1145" w:author="think" w:date="2017-02-12T21:44:00Z">
              <w:r w:rsidRPr="00226BD4" w:rsidDel="00657F98">
                <w:rPr>
                  <w:sz w:val="21"/>
                  <w:szCs w:val="21"/>
                </w:rPr>
                <w:delText>9</w:delText>
              </w:r>
            </w:del>
          </w:p>
        </w:tc>
        <w:tc>
          <w:tcPr>
            <w:tcW w:w="1453" w:type="pct"/>
            <w:tcPrChange w:id="1146" w:author="think" w:date="2017-02-12T21:45:00Z">
              <w:tcPr>
                <w:tcW w:w="1452" w:type="pct"/>
                <w:gridSpan w:val="3"/>
              </w:tcPr>
            </w:tcPrChange>
          </w:tcPr>
          <w:p w14:paraId="0AB3DFFA" w14:textId="6778FE2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Pr="00226BD4">
              <w:rPr>
                <w:sz w:val="21"/>
                <w:szCs w:val="21"/>
              </w:rPr>
              <w:t>aler</w:t>
            </w:r>
            <w:ins w:id="1147" w:author="think" w:date="2017-02-19T17:29:00Z">
              <w:r w:rsidR="00FE47A0">
                <w:rPr>
                  <w:sz w:val="21"/>
                  <w:szCs w:val="21"/>
                </w:rPr>
                <w:t>_code</w:t>
              </w:r>
            </w:ins>
          </w:p>
        </w:tc>
        <w:tc>
          <w:tcPr>
            <w:tcW w:w="1281" w:type="pct"/>
            <w:tcPrChange w:id="1148" w:author="think" w:date="2017-02-12T21:45:00Z">
              <w:tcPr>
                <w:tcW w:w="1112" w:type="pct"/>
                <w:gridSpan w:val="3"/>
              </w:tcPr>
            </w:tcPrChange>
          </w:tcPr>
          <w:p w14:paraId="31A422CF" w14:textId="506E3D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客户经理</w:t>
            </w:r>
          </w:p>
        </w:tc>
        <w:tc>
          <w:tcPr>
            <w:tcW w:w="854" w:type="pct"/>
            <w:tcPrChange w:id="1149" w:author="think" w:date="2017-02-12T21:45:00Z">
              <w:tcPr>
                <w:tcW w:w="1208" w:type="pct"/>
                <w:gridSpan w:val="3"/>
              </w:tcPr>
            </w:tcPrChange>
          </w:tcPr>
          <w:p w14:paraId="00D82064" w14:textId="274854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  <w:tcPrChange w:id="1150" w:author="think" w:date="2017-02-12T21:45:00Z">
              <w:tcPr>
                <w:tcW w:w="889" w:type="pct"/>
              </w:tcPr>
            </w:tcPrChange>
          </w:tcPr>
          <w:p w14:paraId="7E5F50D9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EC1FFD2" w14:textId="77777777" w:rsidTr="00432ED9">
        <w:trPr>
          <w:trHeight w:val="441"/>
          <w:trPrChange w:id="1151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15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52121A1" w14:textId="5A986330" w:rsidR="00432ED9" w:rsidRPr="00226BD4" w:rsidRDefault="00432ED9">
            <w:pPr>
              <w:rPr>
                <w:sz w:val="21"/>
                <w:szCs w:val="21"/>
              </w:rPr>
            </w:pPr>
            <w:ins w:id="115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16</w:t>
              </w:r>
            </w:ins>
            <w:del w:id="1154" w:author="think" w:date="2017-02-12T21:44:00Z">
              <w:r w:rsidRPr="00226BD4" w:rsidDel="00657F98">
                <w:rPr>
                  <w:sz w:val="21"/>
                  <w:szCs w:val="21"/>
                </w:rPr>
                <w:delText>10</w:delText>
              </w:r>
            </w:del>
          </w:p>
        </w:tc>
        <w:tc>
          <w:tcPr>
            <w:tcW w:w="1453" w:type="pct"/>
            <w:tcPrChange w:id="1155" w:author="think" w:date="2017-02-12T21:45:00Z">
              <w:tcPr>
                <w:tcW w:w="1452" w:type="pct"/>
                <w:gridSpan w:val="3"/>
              </w:tcPr>
            </w:tcPrChange>
          </w:tcPr>
          <w:p w14:paraId="6313C98B" w14:textId="430E296F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1281" w:type="pct"/>
            <w:tcPrChange w:id="1156" w:author="think" w:date="2017-02-12T21:45:00Z">
              <w:tcPr>
                <w:tcW w:w="1112" w:type="pct"/>
                <w:gridSpan w:val="3"/>
              </w:tcPr>
            </w:tcPrChange>
          </w:tcPr>
          <w:p w14:paraId="0927D236" w14:textId="0906FDB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854" w:type="pct"/>
            <w:tcPrChange w:id="1157" w:author="think" w:date="2017-02-12T21:45:00Z">
              <w:tcPr>
                <w:tcW w:w="1208" w:type="pct"/>
                <w:gridSpan w:val="3"/>
              </w:tcPr>
            </w:tcPrChange>
          </w:tcPr>
          <w:p w14:paraId="57B806A1" w14:textId="156A3DA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  <w:tcPrChange w:id="1158" w:author="think" w:date="2017-02-12T21:45:00Z">
              <w:tcPr>
                <w:tcW w:w="889" w:type="pct"/>
              </w:tcPr>
            </w:tcPrChange>
          </w:tcPr>
          <w:p w14:paraId="49E3445A" w14:textId="4D1DFD7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432ED9" w:rsidRPr="00226BD4" w14:paraId="49EB0989" w14:textId="77777777" w:rsidTr="00432ED9">
        <w:trPr>
          <w:trHeight w:val="441"/>
          <w:trPrChange w:id="1159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16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37FEDEF" w14:textId="6E2DC7E3" w:rsidR="00432ED9" w:rsidRPr="00226BD4" w:rsidRDefault="00432ED9">
            <w:pPr>
              <w:rPr>
                <w:sz w:val="21"/>
                <w:szCs w:val="21"/>
              </w:rPr>
            </w:pPr>
            <w:ins w:id="116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17</w:t>
              </w:r>
            </w:ins>
            <w:del w:id="1162" w:author="think" w:date="2017-02-12T21:44:00Z">
              <w:r w:rsidRPr="00226BD4" w:rsidDel="00657F98">
                <w:rPr>
                  <w:sz w:val="21"/>
                  <w:szCs w:val="21"/>
                </w:rPr>
                <w:delText>11</w:delText>
              </w:r>
            </w:del>
          </w:p>
        </w:tc>
        <w:tc>
          <w:tcPr>
            <w:tcW w:w="1453" w:type="pct"/>
            <w:tcPrChange w:id="1163" w:author="think" w:date="2017-02-12T21:45:00Z">
              <w:tcPr>
                <w:tcW w:w="1452" w:type="pct"/>
                <w:gridSpan w:val="3"/>
              </w:tcPr>
            </w:tcPrChange>
          </w:tcPr>
          <w:p w14:paraId="3DD7D113" w14:textId="3620AA5C" w:rsidR="00432ED9" w:rsidRPr="00226BD4" w:rsidRDefault="00432ED9">
            <w:pPr>
              <w:rPr>
                <w:sz w:val="21"/>
                <w:szCs w:val="21"/>
              </w:rPr>
            </w:pPr>
            <w:ins w:id="1164" w:author="think" w:date="2017-02-12T21:37:00Z">
              <w:r>
                <w:rPr>
                  <w:sz w:val="21"/>
                  <w:szCs w:val="21"/>
                </w:rPr>
                <w:t>saler_</w:t>
              </w:r>
            </w:ins>
            <w:r w:rsidRPr="00226BD4">
              <w:rPr>
                <w:sz w:val="21"/>
                <w:szCs w:val="21"/>
              </w:rPr>
              <w:t>reward</w:t>
            </w:r>
            <w:r>
              <w:rPr>
                <w:sz w:val="21"/>
                <w:szCs w:val="21"/>
              </w:rPr>
              <w:t>_</w:t>
            </w:r>
            <w:del w:id="1165" w:author="think" w:date="2017-02-12T21:37:00Z">
              <w:r w:rsidRPr="00226BD4" w:rsidDel="00903E1E">
                <w:rPr>
                  <w:sz w:val="21"/>
                  <w:szCs w:val="21"/>
                </w:rPr>
                <w:delText>time</w:delText>
              </w:r>
            </w:del>
            <w:ins w:id="1166" w:author="think" w:date="2017-02-12T21:37:00Z">
              <w:r>
                <w:rPr>
                  <w:sz w:val="21"/>
                  <w:szCs w:val="21"/>
                </w:rPr>
                <w:t>begin</w:t>
              </w:r>
            </w:ins>
          </w:p>
        </w:tc>
        <w:tc>
          <w:tcPr>
            <w:tcW w:w="1281" w:type="pct"/>
            <w:tcPrChange w:id="1167" w:author="think" w:date="2017-02-12T21:45:00Z">
              <w:tcPr>
                <w:tcW w:w="1112" w:type="pct"/>
                <w:gridSpan w:val="3"/>
              </w:tcPr>
            </w:tcPrChange>
          </w:tcPr>
          <w:p w14:paraId="1B7CAB48" w14:textId="4586830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利润起计时间</w:t>
            </w:r>
          </w:p>
        </w:tc>
        <w:tc>
          <w:tcPr>
            <w:tcW w:w="854" w:type="pct"/>
            <w:tcPrChange w:id="1168" w:author="think" w:date="2017-02-12T21:45:00Z">
              <w:tcPr>
                <w:tcW w:w="1208" w:type="pct"/>
                <w:gridSpan w:val="3"/>
              </w:tcPr>
            </w:tcPrChange>
          </w:tcPr>
          <w:p w14:paraId="18C3B9C8" w14:textId="2ACD1E03" w:rsidR="00432ED9" w:rsidRPr="00226BD4" w:rsidRDefault="00432ED9">
            <w:pPr>
              <w:rPr>
                <w:sz w:val="21"/>
                <w:szCs w:val="21"/>
              </w:rPr>
            </w:pPr>
            <w:del w:id="1169" w:author="think" w:date="2017-02-12T21:36:00Z">
              <w:r w:rsidRPr="00226BD4" w:rsidDel="00E80AC4">
                <w:rPr>
                  <w:rFonts w:hint="eastAsia"/>
                  <w:sz w:val="21"/>
                  <w:szCs w:val="21"/>
                </w:rPr>
                <w:delText>datetime</w:delText>
              </w:r>
            </w:del>
            <w:ins w:id="1170" w:author="think" w:date="2017-02-12T21:36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1171" w:author="think" w:date="2017-02-12T21:45:00Z">
              <w:tcPr>
                <w:tcW w:w="889" w:type="pct"/>
              </w:tcPr>
            </w:tcPrChange>
          </w:tcPr>
          <w:p w14:paraId="27BAF238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:rsidDel="007656F6" w14:paraId="24B425AA" w14:textId="38BAB596" w:rsidTr="00432ED9">
        <w:trPr>
          <w:trHeight w:val="441"/>
          <w:del w:id="1172" w:author="think" w:date="2017-02-12T21:01:00Z"/>
          <w:trPrChange w:id="1173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174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58D9B9A4" w14:textId="6D5A5429" w:rsidR="00432ED9" w:rsidRPr="00226BD4" w:rsidDel="007656F6" w:rsidRDefault="00432ED9">
            <w:pPr>
              <w:rPr>
                <w:del w:id="1175" w:author="think" w:date="2017-02-12T21:01:00Z"/>
                <w:sz w:val="21"/>
                <w:szCs w:val="21"/>
              </w:rPr>
            </w:pPr>
            <w:ins w:id="1176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18</w:t>
              </w:r>
            </w:ins>
            <w:del w:id="1177" w:author="think" w:date="2017-02-12T21:01:00Z">
              <w:r w:rsidRPr="00226BD4" w:rsidDel="007656F6">
                <w:rPr>
                  <w:rFonts w:hint="eastAsia"/>
                  <w:sz w:val="21"/>
                  <w:szCs w:val="21"/>
                </w:rPr>
                <w:delText>12</w:delText>
              </w:r>
            </w:del>
          </w:p>
        </w:tc>
        <w:tc>
          <w:tcPr>
            <w:tcW w:w="1453" w:type="pct"/>
            <w:tcPrChange w:id="1178" w:author="think" w:date="2017-02-12T21:45:00Z">
              <w:tcPr>
                <w:tcW w:w="1452" w:type="pct"/>
                <w:gridSpan w:val="3"/>
              </w:tcPr>
            </w:tcPrChange>
          </w:tcPr>
          <w:p w14:paraId="33B39F7F" w14:textId="386F518E" w:rsidR="00432ED9" w:rsidRPr="00226BD4" w:rsidDel="007656F6" w:rsidRDefault="00432ED9">
            <w:pPr>
              <w:rPr>
                <w:del w:id="1179" w:author="think" w:date="2017-02-12T21:01:00Z"/>
                <w:sz w:val="21"/>
                <w:szCs w:val="21"/>
              </w:rPr>
            </w:pPr>
            <w:del w:id="1180" w:author="think" w:date="2017-02-12T21:01:00Z">
              <w:r w:rsidDel="007656F6">
                <w:rPr>
                  <w:sz w:val="21"/>
                  <w:szCs w:val="21"/>
                </w:rPr>
                <w:delText>Merchant_</w:delText>
              </w:r>
              <w:r w:rsidRPr="00226BD4" w:rsidDel="007656F6">
                <w:rPr>
                  <w:sz w:val="21"/>
                  <w:szCs w:val="21"/>
                </w:rPr>
                <w:delText>opentime</w:delText>
              </w:r>
            </w:del>
            <w:ins w:id="1181" w:author="Administrator" w:date="2017-02-10T18:44:00Z">
              <w:del w:id="1182" w:author="think" w:date="2017-02-12T21:01:00Z">
                <w:r w:rsidDel="007656F6">
                  <w:rPr>
                    <w:rFonts w:hint="eastAsia"/>
                    <w:sz w:val="21"/>
                    <w:szCs w:val="21"/>
                  </w:rPr>
                  <w:delText>create_time</w:delText>
                </w:r>
              </w:del>
            </w:ins>
          </w:p>
        </w:tc>
        <w:tc>
          <w:tcPr>
            <w:tcW w:w="1281" w:type="pct"/>
            <w:tcPrChange w:id="1183" w:author="think" w:date="2017-02-12T21:45:00Z">
              <w:tcPr>
                <w:tcW w:w="1112" w:type="pct"/>
                <w:gridSpan w:val="3"/>
              </w:tcPr>
            </w:tcPrChange>
          </w:tcPr>
          <w:p w14:paraId="0CFA9997" w14:textId="716F41DE" w:rsidR="00432ED9" w:rsidRPr="00226BD4" w:rsidDel="007656F6" w:rsidRDefault="00432ED9">
            <w:pPr>
              <w:rPr>
                <w:del w:id="1184" w:author="think" w:date="2017-02-12T21:01:00Z"/>
                <w:sz w:val="21"/>
                <w:szCs w:val="21"/>
              </w:rPr>
            </w:pPr>
            <w:del w:id="1185" w:author="think" w:date="2017-02-12T21:01:00Z">
              <w:r w:rsidRPr="00226BD4" w:rsidDel="007656F6">
                <w:rPr>
                  <w:sz w:val="21"/>
                  <w:szCs w:val="21"/>
                </w:rPr>
                <w:delText>商户开通时间</w:delText>
              </w:r>
            </w:del>
          </w:p>
        </w:tc>
        <w:tc>
          <w:tcPr>
            <w:tcW w:w="854" w:type="pct"/>
            <w:tcPrChange w:id="1186" w:author="think" w:date="2017-02-12T21:45:00Z">
              <w:tcPr>
                <w:tcW w:w="1208" w:type="pct"/>
                <w:gridSpan w:val="3"/>
              </w:tcPr>
            </w:tcPrChange>
          </w:tcPr>
          <w:p w14:paraId="04E2F027" w14:textId="57861B00" w:rsidR="00432ED9" w:rsidRPr="00226BD4" w:rsidDel="007656F6" w:rsidRDefault="00432ED9">
            <w:pPr>
              <w:rPr>
                <w:del w:id="1187" w:author="think" w:date="2017-02-12T21:01:00Z"/>
                <w:sz w:val="21"/>
                <w:szCs w:val="21"/>
              </w:rPr>
            </w:pPr>
            <w:del w:id="1188" w:author="think" w:date="2017-02-12T21:01:00Z">
              <w:r w:rsidRPr="00226BD4" w:rsidDel="007656F6">
                <w:rPr>
                  <w:sz w:val="21"/>
                  <w:szCs w:val="21"/>
                </w:rPr>
                <w:delText>DATETIME</w:delText>
              </w:r>
            </w:del>
            <w:ins w:id="1189" w:author="Administrator" w:date="2017-02-10T18:45:00Z">
              <w:del w:id="1190" w:author="think" w:date="2017-02-12T21:01:00Z">
                <w:r w:rsidDel="007656F6">
                  <w:rPr>
                    <w:rFonts w:hint="eastAsia"/>
                    <w:sz w:val="21"/>
                    <w:szCs w:val="21"/>
                  </w:rPr>
                  <w:delText>timestamp</w:delText>
                </w:r>
              </w:del>
            </w:ins>
          </w:p>
        </w:tc>
        <w:tc>
          <w:tcPr>
            <w:tcW w:w="1073" w:type="pct"/>
            <w:tcPrChange w:id="1191" w:author="think" w:date="2017-02-12T21:45:00Z">
              <w:tcPr>
                <w:tcW w:w="889" w:type="pct"/>
              </w:tcPr>
            </w:tcPrChange>
          </w:tcPr>
          <w:p w14:paraId="1123C7C9" w14:textId="4EC6B92C" w:rsidR="00432ED9" w:rsidRPr="00226BD4" w:rsidDel="007656F6" w:rsidRDefault="00432ED9">
            <w:pPr>
              <w:rPr>
                <w:del w:id="1192" w:author="think" w:date="2017-02-12T21:01:00Z"/>
                <w:sz w:val="21"/>
                <w:szCs w:val="21"/>
              </w:rPr>
            </w:pPr>
          </w:p>
        </w:tc>
      </w:tr>
      <w:tr w:rsidR="00432ED9" w:rsidRPr="00226BD4" w14:paraId="0831EA7D" w14:textId="77777777" w:rsidTr="00432ED9">
        <w:trPr>
          <w:trHeight w:val="441"/>
          <w:trPrChange w:id="1193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194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2E15B4B7" w14:textId="7EA70A84" w:rsidR="00432ED9" w:rsidRPr="00226BD4" w:rsidRDefault="00432ED9">
            <w:pPr>
              <w:rPr>
                <w:sz w:val="21"/>
                <w:szCs w:val="21"/>
              </w:rPr>
            </w:pPr>
            <w:ins w:id="1195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19</w:t>
              </w:r>
            </w:ins>
            <w:del w:id="1196" w:author="think" w:date="2017-02-12T21:44:00Z">
              <w:r w:rsidRPr="00226BD4" w:rsidDel="00657F98">
                <w:rPr>
                  <w:sz w:val="21"/>
                  <w:szCs w:val="21"/>
                </w:rPr>
                <w:delText>13</w:delText>
              </w:r>
            </w:del>
          </w:p>
        </w:tc>
        <w:tc>
          <w:tcPr>
            <w:tcW w:w="1453" w:type="pct"/>
            <w:tcPrChange w:id="1197" w:author="think" w:date="2017-02-12T21:45:00Z">
              <w:tcPr>
                <w:tcW w:w="1452" w:type="pct"/>
                <w:gridSpan w:val="3"/>
              </w:tcPr>
            </w:tcPrChange>
          </w:tcPr>
          <w:p w14:paraId="11C28EAD" w14:textId="7417431B" w:rsidR="00432ED9" w:rsidRPr="00226BD4" w:rsidRDefault="00846948">
            <w:pPr>
              <w:rPr>
                <w:sz w:val="21"/>
                <w:szCs w:val="21"/>
              </w:rPr>
            </w:pPr>
            <w:ins w:id="1198" w:author="think" w:date="2017-02-12T22:38:00Z">
              <w:r>
                <w:rPr>
                  <w:sz w:val="21"/>
                  <w:szCs w:val="21"/>
                </w:rPr>
                <w:t>is_</w:t>
              </w:r>
            </w:ins>
            <w:del w:id="1199" w:author="Administrator" w:date="2017-02-10T18:45:00Z">
              <w:r w:rsidR="00432ED9" w:rsidDel="00E90C73">
                <w:rPr>
                  <w:sz w:val="21"/>
                  <w:szCs w:val="21"/>
                </w:rPr>
                <w:delText>Merchant_</w:delText>
              </w:r>
              <w:r w:rsidR="00432ED9" w:rsidRPr="00226BD4" w:rsidDel="00E90C73">
                <w:rPr>
                  <w:sz w:val="21"/>
                  <w:szCs w:val="21"/>
                </w:rPr>
                <w:delText>state</w:delText>
              </w:r>
            </w:del>
            <w:ins w:id="1200" w:author="Administrator" w:date="2017-02-10T18:45:00Z">
              <w:r w:rsidR="00432ED9">
                <w:rPr>
                  <w:sz w:val="21"/>
                  <w:szCs w:val="21"/>
                </w:rPr>
                <w:t>enable</w:t>
              </w:r>
            </w:ins>
          </w:p>
        </w:tc>
        <w:tc>
          <w:tcPr>
            <w:tcW w:w="1281" w:type="pct"/>
            <w:tcPrChange w:id="1201" w:author="think" w:date="2017-02-12T21:45:00Z">
              <w:tcPr>
                <w:tcW w:w="1112" w:type="pct"/>
                <w:gridSpan w:val="3"/>
              </w:tcPr>
            </w:tcPrChange>
          </w:tcPr>
          <w:p w14:paraId="6FE82D2E" w14:textId="33AE5F8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商户状态</w:t>
            </w:r>
          </w:p>
        </w:tc>
        <w:tc>
          <w:tcPr>
            <w:tcW w:w="854" w:type="pct"/>
            <w:tcPrChange w:id="1202" w:author="think" w:date="2017-02-12T21:45:00Z">
              <w:tcPr>
                <w:tcW w:w="1208" w:type="pct"/>
                <w:gridSpan w:val="3"/>
              </w:tcPr>
            </w:tcPrChange>
          </w:tcPr>
          <w:p w14:paraId="391A2F9A" w14:textId="67782BF9" w:rsidR="00432ED9" w:rsidRPr="00226BD4" w:rsidRDefault="00432ED9">
            <w:pPr>
              <w:rPr>
                <w:sz w:val="21"/>
                <w:szCs w:val="21"/>
              </w:rPr>
            </w:pPr>
            <w:del w:id="1203" w:author="Administrator" w:date="2017-02-10T18:45:00Z">
              <w:r w:rsidRPr="00226BD4" w:rsidDel="00FC577C">
                <w:rPr>
                  <w:sz w:val="21"/>
                  <w:szCs w:val="21"/>
                </w:rPr>
                <w:delText>VARCHAR</w:delText>
              </w:r>
            </w:del>
            <w:ins w:id="1204" w:author="Administrator" w:date="2017-02-10T18:45:00Z">
              <w:r>
                <w:rPr>
                  <w:sz w:val="21"/>
                  <w:szCs w:val="21"/>
                </w:rPr>
                <w:t>bit</w:t>
              </w:r>
            </w:ins>
            <w:r w:rsidRPr="00226BD4">
              <w:rPr>
                <w:sz w:val="21"/>
                <w:szCs w:val="21"/>
              </w:rPr>
              <w:t>(</w:t>
            </w:r>
            <w:del w:id="1205" w:author="Administrator" w:date="2017-02-10T18:45:00Z">
              <w:r w:rsidRPr="00226BD4" w:rsidDel="00FC577C">
                <w:rPr>
                  <w:sz w:val="21"/>
                  <w:szCs w:val="21"/>
                </w:rPr>
                <w:delText>50</w:delText>
              </w:r>
            </w:del>
            <w:ins w:id="1206" w:author="Administrator" w:date="2017-02-10T18:45:00Z">
              <w:r>
                <w:rPr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207" w:author="think" w:date="2017-02-12T21:45:00Z">
              <w:tcPr>
                <w:tcW w:w="889" w:type="pct"/>
              </w:tcPr>
            </w:tcPrChange>
          </w:tcPr>
          <w:p w14:paraId="3CA10462" w14:textId="24CACC95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开通或关闭</w:t>
            </w:r>
            <w:ins w:id="1208" w:author="Administrator" w:date="2017-02-10T18:46:00Z">
              <w:r>
                <w:rPr>
                  <w:rFonts w:hint="eastAsia"/>
                  <w:sz w:val="21"/>
                  <w:szCs w:val="21"/>
                </w:rPr>
                <w:t>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</w:p>
        </w:tc>
      </w:tr>
      <w:tr w:rsidR="00432ED9" w:rsidRPr="00226BD4" w:rsidDel="0001180C" w14:paraId="191CFAF8" w14:textId="4EA933CE" w:rsidTr="00432ED9">
        <w:trPr>
          <w:trHeight w:val="441"/>
          <w:del w:id="1209" w:author="think" w:date="2017-02-19T16:53:00Z"/>
          <w:trPrChange w:id="1210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21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DFD6A70" w14:textId="0F071094" w:rsidR="00432ED9" w:rsidRPr="00226BD4" w:rsidDel="0001180C" w:rsidRDefault="00432ED9">
            <w:pPr>
              <w:rPr>
                <w:del w:id="1212" w:author="think" w:date="2017-02-19T16:53:00Z"/>
                <w:moveFrom w:id="1213" w:author="think" w:date="2017-02-12T21:37:00Z"/>
                <w:sz w:val="21"/>
                <w:szCs w:val="21"/>
              </w:rPr>
            </w:pPr>
            <w:moveFromRangeStart w:id="1214" w:author="think" w:date="2017-02-12T21:37:00Z" w:name="move474698754"/>
            <w:moveFrom w:id="1215" w:author="think" w:date="2017-02-12T21:37:00Z">
              <w:del w:id="1216" w:author="think" w:date="2017-02-12T21:44:00Z">
                <w:r w:rsidRPr="00226BD4" w:rsidDel="00657F98">
                  <w:rPr>
                    <w:sz w:val="21"/>
                    <w:szCs w:val="21"/>
                  </w:rPr>
                  <w:delText>14</w:delText>
                </w:r>
              </w:del>
            </w:moveFrom>
          </w:p>
        </w:tc>
        <w:tc>
          <w:tcPr>
            <w:tcW w:w="1453" w:type="pct"/>
            <w:tcPrChange w:id="1217" w:author="think" w:date="2017-02-12T21:45:00Z">
              <w:tcPr>
                <w:tcW w:w="1368" w:type="pct"/>
                <w:gridSpan w:val="2"/>
              </w:tcPr>
            </w:tcPrChange>
          </w:tcPr>
          <w:p w14:paraId="7DE95141" w14:textId="03D5333B" w:rsidR="00432ED9" w:rsidRPr="00226BD4" w:rsidDel="0001180C" w:rsidRDefault="00432ED9">
            <w:pPr>
              <w:rPr>
                <w:del w:id="1218" w:author="think" w:date="2017-02-19T16:53:00Z"/>
                <w:moveFrom w:id="1219" w:author="think" w:date="2017-02-12T21:37:00Z"/>
                <w:sz w:val="21"/>
                <w:szCs w:val="21"/>
              </w:rPr>
            </w:pPr>
            <w:moveFrom w:id="1220" w:author="think" w:date="2017-02-12T21:37:00Z">
              <w:del w:id="1221" w:author="think" w:date="2017-02-19T16:53:00Z">
                <w:r w:rsidDel="0001180C">
                  <w:rPr>
                    <w:sz w:val="21"/>
                    <w:szCs w:val="21"/>
                  </w:rPr>
                  <w:delText>merchant_</w:delText>
                </w:r>
                <w:r w:rsidRPr="00226BD4" w:rsidDel="0001180C">
                  <w:rPr>
                    <w:sz w:val="21"/>
                    <w:szCs w:val="21"/>
                  </w:rPr>
                  <w:delText>type</w:delText>
                </w:r>
              </w:del>
            </w:moveFrom>
          </w:p>
        </w:tc>
        <w:tc>
          <w:tcPr>
            <w:tcW w:w="1281" w:type="pct"/>
            <w:tcPrChange w:id="1222" w:author="think" w:date="2017-02-12T21:45:00Z">
              <w:tcPr>
                <w:tcW w:w="1196" w:type="pct"/>
                <w:gridSpan w:val="4"/>
              </w:tcPr>
            </w:tcPrChange>
          </w:tcPr>
          <w:p w14:paraId="7ADF3381" w14:textId="1C90520A" w:rsidR="00432ED9" w:rsidRPr="00226BD4" w:rsidDel="0001180C" w:rsidRDefault="00432ED9">
            <w:pPr>
              <w:rPr>
                <w:del w:id="1223" w:author="think" w:date="2017-02-19T16:53:00Z"/>
                <w:moveFrom w:id="1224" w:author="think" w:date="2017-02-12T21:37:00Z"/>
                <w:sz w:val="21"/>
                <w:szCs w:val="21"/>
              </w:rPr>
            </w:pPr>
            <w:moveFrom w:id="1225" w:author="think" w:date="2017-02-12T21:37:00Z">
              <w:del w:id="1226" w:author="think" w:date="2017-02-19T16:53:00Z">
                <w:r w:rsidRPr="00226BD4" w:rsidDel="0001180C">
                  <w:rPr>
                    <w:rFonts w:hint="eastAsia"/>
                    <w:sz w:val="21"/>
                    <w:szCs w:val="21"/>
                  </w:rPr>
                  <w:delText>商户类型</w:delText>
                </w:r>
              </w:del>
            </w:moveFrom>
          </w:p>
        </w:tc>
        <w:tc>
          <w:tcPr>
            <w:tcW w:w="854" w:type="pct"/>
            <w:tcPrChange w:id="1227" w:author="think" w:date="2017-02-12T21:45:00Z">
              <w:tcPr>
                <w:tcW w:w="1208" w:type="pct"/>
                <w:gridSpan w:val="3"/>
              </w:tcPr>
            </w:tcPrChange>
          </w:tcPr>
          <w:p w14:paraId="5FC7D6AB" w14:textId="366601A6" w:rsidR="00432ED9" w:rsidRPr="00226BD4" w:rsidDel="0001180C" w:rsidRDefault="00432ED9">
            <w:pPr>
              <w:rPr>
                <w:del w:id="1228" w:author="think" w:date="2017-02-19T16:53:00Z"/>
                <w:moveFrom w:id="1229" w:author="think" w:date="2017-02-12T21:37:00Z"/>
                <w:sz w:val="21"/>
                <w:szCs w:val="21"/>
              </w:rPr>
            </w:pPr>
            <w:moveFrom w:id="1230" w:author="think" w:date="2017-02-12T21:37:00Z">
              <w:del w:id="1231" w:author="think" w:date="2017-02-19T16:53:00Z">
                <w:r w:rsidRPr="00226BD4" w:rsidDel="0001180C">
                  <w:rPr>
                    <w:sz w:val="21"/>
                    <w:szCs w:val="21"/>
                  </w:rPr>
                  <w:delText>varchar(50)</w:delText>
                </w:r>
              </w:del>
            </w:moveFrom>
          </w:p>
        </w:tc>
        <w:tc>
          <w:tcPr>
            <w:tcW w:w="1073" w:type="pct"/>
            <w:tcPrChange w:id="1232" w:author="think" w:date="2017-02-12T21:45:00Z">
              <w:tcPr>
                <w:tcW w:w="890" w:type="pct"/>
              </w:tcPr>
            </w:tcPrChange>
          </w:tcPr>
          <w:p w14:paraId="1083533D" w14:textId="55D7B0DF" w:rsidR="00432ED9" w:rsidRPr="00226BD4" w:rsidDel="0001180C" w:rsidRDefault="00432ED9">
            <w:pPr>
              <w:rPr>
                <w:del w:id="1233" w:author="think" w:date="2017-02-19T16:53:00Z"/>
                <w:moveFrom w:id="1234" w:author="think" w:date="2017-02-12T21:37:00Z"/>
                <w:sz w:val="21"/>
                <w:szCs w:val="21"/>
              </w:rPr>
            </w:pPr>
            <w:moveFrom w:id="1235" w:author="think" w:date="2017-02-12T21:37:00Z">
              <w:del w:id="1236" w:author="think" w:date="2017-02-19T16:53:00Z">
                <w:r w:rsidDel="0001180C">
                  <w:rPr>
                    <w:rFonts w:hint="eastAsia"/>
                    <w:sz w:val="21"/>
                    <w:szCs w:val="21"/>
                  </w:rPr>
                  <w:delText>餐饮、娱乐、百货等</w:delText>
                </w:r>
              </w:del>
            </w:moveFrom>
          </w:p>
        </w:tc>
      </w:tr>
      <w:moveFromRangeEnd w:id="1214"/>
      <w:tr w:rsidR="00432ED9" w:rsidRPr="00226BD4" w14:paraId="4E428EAB" w14:textId="77777777" w:rsidTr="00432ED9">
        <w:trPr>
          <w:trHeight w:val="441"/>
          <w:trPrChange w:id="1237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23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7D4AB3A" w14:textId="68B82D73" w:rsidR="00432ED9" w:rsidRPr="00226BD4" w:rsidRDefault="0001180C">
            <w:pPr>
              <w:rPr>
                <w:sz w:val="21"/>
                <w:szCs w:val="21"/>
              </w:rPr>
            </w:pPr>
            <w:ins w:id="123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20</w:t>
              </w:r>
            </w:ins>
            <w:del w:id="1240" w:author="think" w:date="2017-02-12T21:44:00Z">
              <w:r w:rsidR="00432ED9" w:rsidRPr="00226BD4" w:rsidDel="00657F98">
                <w:rPr>
                  <w:sz w:val="21"/>
                  <w:szCs w:val="21"/>
                </w:rPr>
                <w:delText>15</w:delText>
              </w:r>
            </w:del>
          </w:p>
        </w:tc>
        <w:tc>
          <w:tcPr>
            <w:tcW w:w="1453" w:type="pct"/>
            <w:tcPrChange w:id="1241" w:author="think" w:date="2017-02-12T21:45:00Z">
              <w:tcPr>
                <w:tcW w:w="1452" w:type="pct"/>
                <w:gridSpan w:val="3"/>
              </w:tcPr>
            </w:tcPrChange>
          </w:tcPr>
          <w:p w14:paraId="04B98D37" w14:textId="09F570F8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 w:rsidRPr="00226BD4">
              <w:rPr>
                <w:sz w:val="21"/>
                <w:szCs w:val="21"/>
              </w:rPr>
              <w:t>ttachment</w:t>
            </w:r>
            <w:ins w:id="1242" w:author="think" w:date="2017-02-12T21:38:00Z">
              <w:r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1281" w:type="pct"/>
            <w:tcPrChange w:id="1243" w:author="think" w:date="2017-02-12T21:45:00Z">
              <w:tcPr>
                <w:tcW w:w="1112" w:type="pct"/>
                <w:gridSpan w:val="3"/>
              </w:tcPr>
            </w:tcPrChange>
          </w:tcPr>
          <w:p w14:paraId="5D6B32D9" w14:textId="480FEE5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附件</w:t>
            </w:r>
            <w:ins w:id="1244" w:author="think" w:date="2017-02-12T21:38:00Z">
              <w:r>
                <w:rPr>
                  <w:rFonts w:hint="eastAsia"/>
                  <w:sz w:val="21"/>
                  <w:szCs w:val="21"/>
                </w:rPr>
                <w:t>的网站路径</w:t>
              </w:r>
            </w:ins>
          </w:p>
        </w:tc>
        <w:tc>
          <w:tcPr>
            <w:tcW w:w="854" w:type="pct"/>
            <w:tcPrChange w:id="1245" w:author="think" w:date="2017-02-12T21:45:00Z">
              <w:tcPr>
                <w:tcW w:w="1208" w:type="pct"/>
                <w:gridSpan w:val="3"/>
              </w:tcPr>
            </w:tcPrChange>
          </w:tcPr>
          <w:p w14:paraId="748A8DB0" w14:textId="78C2A72B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246" w:author="think" w:date="2017-02-12T21:38:00Z">
              <w:r w:rsidRPr="00226BD4" w:rsidDel="004C3BD6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1247" w:author="think" w:date="2017-02-12T21:38:00Z">
              <w:r>
                <w:rPr>
                  <w:rFonts w:hint="eastAsia"/>
                  <w:sz w:val="21"/>
                  <w:szCs w:val="21"/>
                </w:rPr>
                <w:t>5</w:t>
              </w:r>
            </w:ins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073" w:type="pct"/>
            <w:tcPrChange w:id="1248" w:author="think" w:date="2017-02-12T21:45:00Z">
              <w:tcPr>
                <w:tcW w:w="889" w:type="pct"/>
              </w:tcPr>
            </w:tcPrChange>
          </w:tcPr>
          <w:p w14:paraId="026A977F" w14:textId="6A7779D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上传营业执照</w:t>
            </w:r>
            <w:del w:id="1249" w:author="think" w:date="2017-02-12T21:39:00Z">
              <w:r w:rsidDel="004C3BD6">
                <w:rPr>
                  <w:rFonts w:hint="eastAsia"/>
                  <w:sz w:val="21"/>
                  <w:szCs w:val="21"/>
                </w:rPr>
                <w:delText>等</w:delText>
              </w:r>
            </w:del>
            <w:ins w:id="1250" w:author="think" w:date="2017-02-12T21:39:00Z">
              <w:r>
                <w:rPr>
                  <w:rFonts w:hint="eastAsia"/>
                  <w:sz w:val="21"/>
                  <w:szCs w:val="21"/>
                </w:rPr>
                <w:t>后返回的路径</w:t>
              </w:r>
            </w:ins>
            <w:ins w:id="1251" w:author="think" w:date="2017-02-12T21:38:00Z">
              <w:r>
                <w:rPr>
                  <w:rFonts w:hint="eastAsia"/>
                  <w:sz w:val="21"/>
                  <w:szCs w:val="21"/>
                </w:rPr>
                <w:t>，</w:t>
              </w:r>
            </w:ins>
            <w:ins w:id="1252" w:author="think" w:date="2017-02-12T21:39:00Z">
              <w:r>
                <w:rPr>
                  <w:rFonts w:hint="eastAsia"/>
                  <w:sz w:val="21"/>
                  <w:szCs w:val="21"/>
                </w:rPr>
                <w:t>多个证件半角逗号分隔。</w:t>
              </w:r>
            </w:ins>
          </w:p>
        </w:tc>
      </w:tr>
      <w:tr w:rsidR="00432ED9" w:rsidRPr="00226BD4" w14:paraId="428F037D" w14:textId="77777777" w:rsidTr="00432ED9">
        <w:trPr>
          <w:trHeight w:val="441"/>
          <w:trPrChange w:id="1253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254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A68246A" w14:textId="1A0C0BBA" w:rsidR="00432ED9" w:rsidRPr="00226BD4" w:rsidRDefault="0001180C">
            <w:pPr>
              <w:rPr>
                <w:sz w:val="21"/>
                <w:szCs w:val="21"/>
              </w:rPr>
            </w:pPr>
            <w:ins w:id="1255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21</w:t>
              </w:r>
            </w:ins>
            <w:del w:id="1256" w:author="think" w:date="2017-02-12T21:44:00Z">
              <w:r w:rsidR="00432ED9" w:rsidDel="00657F98">
                <w:rPr>
                  <w:sz w:val="21"/>
                  <w:szCs w:val="21"/>
                </w:rPr>
                <w:delText>16</w:delText>
              </w:r>
            </w:del>
          </w:p>
        </w:tc>
        <w:tc>
          <w:tcPr>
            <w:tcW w:w="1453" w:type="pct"/>
            <w:tcPrChange w:id="1257" w:author="think" w:date="2017-02-12T21:45:00Z">
              <w:tcPr>
                <w:tcW w:w="1452" w:type="pct"/>
                <w:gridSpan w:val="3"/>
              </w:tcPr>
            </w:tcPrChange>
          </w:tcPr>
          <w:p w14:paraId="3849F5BD" w14:textId="2EF8240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qr</w:t>
            </w:r>
            <w:ins w:id="1258" w:author="think" w:date="2017-02-12T21:39:00Z">
              <w:r>
                <w:rPr>
                  <w:sz w:val="21"/>
                  <w:szCs w:val="21"/>
                </w:rPr>
                <w:t>_</w:t>
              </w:r>
            </w:ins>
            <w:r>
              <w:rPr>
                <w:sz w:val="21"/>
                <w:szCs w:val="21"/>
              </w:rPr>
              <w:t>c</w:t>
            </w:r>
            <w:r w:rsidRPr="00226BD4">
              <w:rPr>
                <w:sz w:val="21"/>
                <w:szCs w:val="21"/>
              </w:rPr>
              <w:t>ode</w:t>
            </w:r>
          </w:p>
        </w:tc>
        <w:tc>
          <w:tcPr>
            <w:tcW w:w="1281" w:type="pct"/>
            <w:tcPrChange w:id="1259" w:author="think" w:date="2017-02-12T21:45:00Z">
              <w:tcPr>
                <w:tcW w:w="1112" w:type="pct"/>
                <w:gridSpan w:val="3"/>
              </w:tcPr>
            </w:tcPrChange>
          </w:tcPr>
          <w:p w14:paraId="08651779" w14:textId="6EDF67DE" w:rsidR="00432ED9" w:rsidRPr="00226BD4" w:rsidRDefault="00432ED9">
            <w:pPr>
              <w:rPr>
                <w:sz w:val="21"/>
                <w:szCs w:val="21"/>
              </w:rPr>
            </w:pPr>
            <w:ins w:id="1260" w:author="think" w:date="2017-02-12T21:40:00Z">
              <w:r>
                <w:rPr>
                  <w:rFonts w:hint="eastAsia"/>
                  <w:sz w:val="21"/>
                  <w:szCs w:val="21"/>
                </w:rPr>
                <w:t>我司生成</w:t>
              </w:r>
            </w:ins>
            <w:r w:rsidRPr="00226BD4">
              <w:rPr>
                <w:rFonts w:hint="eastAsia"/>
                <w:sz w:val="21"/>
                <w:szCs w:val="21"/>
              </w:rPr>
              <w:t>二维码</w:t>
            </w:r>
            <w:ins w:id="1261" w:author="think" w:date="2017-02-12T21:40:00Z">
              <w:r>
                <w:rPr>
                  <w:rFonts w:hint="eastAsia"/>
                  <w:sz w:val="21"/>
                  <w:szCs w:val="21"/>
                </w:rPr>
                <w:t>路径</w:t>
              </w:r>
            </w:ins>
          </w:p>
        </w:tc>
        <w:tc>
          <w:tcPr>
            <w:tcW w:w="854" w:type="pct"/>
            <w:tcPrChange w:id="1262" w:author="think" w:date="2017-02-12T21:45:00Z">
              <w:tcPr>
                <w:tcW w:w="1208" w:type="pct"/>
                <w:gridSpan w:val="3"/>
              </w:tcPr>
            </w:tcPrChange>
          </w:tcPr>
          <w:p w14:paraId="29423F32" w14:textId="42D817E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263" w:author="think" w:date="2017-02-12T21:40:00Z">
              <w:r w:rsidRPr="00226BD4" w:rsidDel="004C3BD6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1264" w:author="think" w:date="2017-02-12T21:40:00Z">
              <w:r>
                <w:rPr>
                  <w:rFonts w:hint="eastAsia"/>
                  <w:sz w:val="21"/>
                  <w:szCs w:val="21"/>
                </w:rPr>
                <w:t>10</w:t>
              </w:r>
            </w:ins>
            <w:del w:id="1265" w:author="think" w:date="2017-02-12T21:42:00Z">
              <w:r w:rsidRPr="00226BD4" w:rsidDel="000D28F4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  <w:tcPrChange w:id="1266" w:author="think" w:date="2017-02-12T21:45:00Z">
              <w:tcPr>
                <w:tcW w:w="889" w:type="pct"/>
              </w:tcPr>
            </w:tcPrChange>
          </w:tcPr>
          <w:p w14:paraId="6D7F2A84" w14:textId="302E9880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二维码图片</w:t>
            </w:r>
            <w:ins w:id="1267" w:author="think" w:date="2017-02-12T21:41:00Z">
              <w:r>
                <w:rPr>
                  <w:rFonts w:hint="eastAsia"/>
                  <w:sz w:val="21"/>
                  <w:szCs w:val="21"/>
                </w:rPr>
                <w:t>内容，二维码前端生成。</w:t>
              </w:r>
            </w:ins>
          </w:p>
        </w:tc>
      </w:tr>
      <w:tr w:rsidR="00432ED9" w:rsidRPr="00226BD4" w:rsidDel="00C5477E" w14:paraId="51693E38" w14:textId="630E1440" w:rsidTr="00432ED9">
        <w:trPr>
          <w:trHeight w:val="441"/>
          <w:del w:id="1268" w:author="think" w:date="2017-02-13T22:45:00Z"/>
          <w:trPrChange w:id="1269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27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3859DDE" w14:textId="47BDA472" w:rsidR="00432ED9" w:rsidRPr="00122014" w:rsidDel="00C5477E" w:rsidRDefault="00432ED9">
            <w:pPr>
              <w:rPr>
                <w:del w:id="1271" w:author="think" w:date="2017-02-13T22:45:00Z"/>
                <w:moveFrom w:id="1272" w:author="think" w:date="2017-02-12T21:41:00Z"/>
                <w:sz w:val="21"/>
                <w:szCs w:val="21"/>
              </w:rPr>
            </w:pPr>
            <w:moveFromRangeStart w:id="1273" w:author="think" w:date="2017-02-12T21:41:00Z" w:name="move474699029"/>
            <w:moveFrom w:id="1274" w:author="think" w:date="2017-02-12T21:41:00Z">
              <w:del w:id="1275" w:author="think" w:date="2017-02-12T21:44:00Z">
                <w:r w:rsidDel="00657F98">
                  <w:rPr>
                    <w:sz w:val="21"/>
                    <w:szCs w:val="21"/>
                  </w:rPr>
                  <w:delText>18</w:delText>
                </w:r>
              </w:del>
            </w:moveFrom>
          </w:p>
        </w:tc>
        <w:tc>
          <w:tcPr>
            <w:tcW w:w="1453" w:type="pct"/>
            <w:tcPrChange w:id="1276" w:author="think" w:date="2017-02-12T21:45:00Z">
              <w:tcPr>
                <w:tcW w:w="1368" w:type="pct"/>
                <w:gridSpan w:val="2"/>
              </w:tcPr>
            </w:tcPrChange>
          </w:tcPr>
          <w:p w14:paraId="3805FDC1" w14:textId="515A9756" w:rsidR="00432ED9" w:rsidDel="00C5477E" w:rsidRDefault="00432ED9">
            <w:pPr>
              <w:rPr>
                <w:del w:id="1277" w:author="think" w:date="2017-02-13T22:45:00Z"/>
                <w:moveFrom w:id="1278" w:author="think" w:date="2017-02-12T21:41:00Z"/>
                <w:sz w:val="21"/>
                <w:szCs w:val="21"/>
              </w:rPr>
            </w:pPr>
            <w:moveFrom w:id="1279" w:author="think" w:date="2017-02-12T21:41:00Z">
              <w:del w:id="1280" w:author="think" w:date="2017-02-13T22:45:00Z">
                <w:r w:rsidDel="00C5477E">
                  <w:rPr>
                    <w:sz w:val="21"/>
                    <w:szCs w:val="21"/>
                  </w:rPr>
                  <w:delText>cashiers_mobile</w:delText>
                </w:r>
              </w:del>
            </w:moveFrom>
          </w:p>
        </w:tc>
        <w:tc>
          <w:tcPr>
            <w:tcW w:w="1281" w:type="pct"/>
            <w:tcPrChange w:id="1281" w:author="think" w:date="2017-02-12T21:45:00Z">
              <w:tcPr>
                <w:tcW w:w="1196" w:type="pct"/>
                <w:gridSpan w:val="4"/>
              </w:tcPr>
            </w:tcPrChange>
          </w:tcPr>
          <w:p w14:paraId="58E4A01E" w14:textId="2F0D9B12" w:rsidR="00432ED9" w:rsidDel="00C5477E" w:rsidRDefault="00432ED9">
            <w:pPr>
              <w:rPr>
                <w:del w:id="1282" w:author="think" w:date="2017-02-13T22:45:00Z"/>
                <w:moveFrom w:id="1283" w:author="think" w:date="2017-02-12T21:41:00Z"/>
                <w:sz w:val="21"/>
                <w:szCs w:val="21"/>
              </w:rPr>
            </w:pPr>
            <w:moveFrom w:id="1284" w:author="think" w:date="2017-02-12T21:41:00Z">
              <w:del w:id="1285" w:author="think" w:date="2017-02-13T22:45:00Z">
                <w:r w:rsidDel="00C5477E">
                  <w:rPr>
                    <w:rFonts w:hint="eastAsia"/>
                    <w:sz w:val="21"/>
                    <w:szCs w:val="21"/>
                  </w:rPr>
                  <w:delText>收银员手机号</w:delText>
                </w:r>
              </w:del>
            </w:moveFrom>
          </w:p>
        </w:tc>
        <w:tc>
          <w:tcPr>
            <w:tcW w:w="854" w:type="pct"/>
            <w:tcPrChange w:id="1286" w:author="think" w:date="2017-02-12T21:45:00Z">
              <w:tcPr>
                <w:tcW w:w="1208" w:type="pct"/>
                <w:gridSpan w:val="3"/>
              </w:tcPr>
            </w:tcPrChange>
          </w:tcPr>
          <w:p w14:paraId="55DF71EB" w14:textId="5F205C43" w:rsidR="00432ED9" w:rsidRPr="00226BD4" w:rsidDel="00C5477E" w:rsidRDefault="00432ED9">
            <w:pPr>
              <w:rPr>
                <w:del w:id="1287" w:author="think" w:date="2017-02-13T22:45:00Z"/>
                <w:moveFrom w:id="1288" w:author="think" w:date="2017-02-12T21:41:00Z"/>
                <w:sz w:val="21"/>
                <w:szCs w:val="21"/>
              </w:rPr>
            </w:pPr>
            <w:moveFrom w:id="1289" w:author="think" w:date="2017-02-12T21:41:00Z">
              <w:del w:id="1290" w:author="think" w:date="2017-02-13T22:45:00Z">
                <w:r w:rsidRPr="00226BD4" w:rsidDel="00C5477E">
                  <w:rPr>
                    <w:sz w:val="21"/>
                    <w:szCs w:val="21"/>
                  </w:rPr>
                  <w:delText>varchar(</w:delText>
                </w:r>
                <w:r w:rsidDel="00C5477E">
                  <w:rPr>
                    <w:sz w:val="21"/>
                    <w:szCs w:val="21"/>
                  </w:rPr>
                  <w:delText>5</w:delText>
                </w:r>
                <w:r w:rsidRPr="00226BD4" w:rsidDel="00C5477E">
                  <w:rPr>
                    <w:sz w:val="21"/>
                    <w:szCs w:val="21"/>
                  </w:rPr>
                  <w:delText>00)</w:delText>
                </w:r>
              </w:del>
            </w:moveFrom>
          </w:p>
        </w:tc>
        <w:tc>
          <w:tcPr>
            <w:tcW w:w="1073" w:type="pct"/>
            <w:tcPrChange w:id="1291" w:author="think" w:date="2017-02-12T21:45:00Z">
              <w:tcPr>
                <w:tcW w:w="890" w:type="pct"/>
              </w:tcPr>
            </w:tcPrChange>
          </w:tcPr>
          <w:p w14:paraId="78222819" w14:textId="1759974D" w:rsidR="00432ED9" w:rsidDel="00C5477E" w:rsidRDefault="00432ED9">
            <w:pPr>
              <w:rPr>
                <w:del w:id="1292" w:author="think" w:date="2017-02-13T22:45:00Z"/>
                <w:moveFrom w:id="1293" w:author="think" w:date="2017-02-12T21:41:00Z"/>
                <w:sz w:val="21"/>
                <w:szCs w:val="21"/>
              </w:rPr>
            </w:pPr>
            <w:moveFrom w:id="1294" w:author="think" w:date="2017-02-12T21:41:00Z">
              <w:del w:id="1295" w:author="think" w:date="2017-02-13T22:45:00Z">
                <w:r w:rsidDel="00C5477E">
                  <w:rPr>
                    <w:rFonts w:hint="eastAsia"/>
                    <w:sz w:val="21"/>
                    <w:szCs w:val="21"/>
                  </w:rPr>
                  <w:delText>收银员手机号，多个号码用逗号</w:delText>
                </w:r>
                <w:r w:rsidDel="00C5477E">
                  <w:rPr>
                    <w:sz w:val="21"/>
                    <w:szCs w:val="21"/>
                  </w:rPr>
                  <w:delText xml:space="preserve"> </w:delText>
                </w:r>
                <w:r w:rsidDel="00C5477E">
                  <w:rPr>
                    <w:rFonts w:hint="eastAsia"/>
                    <w:sz w:val="21"/>
                    <w:szCs w:val="21"/>
                  </w:rPr>
                  <w:delText>，</w:delText>
                </w:r>
                <w:r w:rsidDel="00C5477E">
                  <w:rPr>
                    <w:sz w:val="21"/>
                    <w:szCs w:val="21"/>
                  </w:rPr>
                  <w:delText xml:space="preserve"> </w:delText>
                </w:r>
                <w:r w:rsidDel="00C5477E">
                  <w:rPr>
                    <w:rFonts w:hint="eastAsia"/>
                    <w:sz w:val="21"/>
                    <w:szCs w:val="21"/>
                  </w:rPr>
                  <w:delText>分开</w:delText>
                </w:r>
              </w:del>
            </w:moveFrom>
          </w:p>
        </w:tc>
      </w:tr>
      <w:moveFromRangeEnd w:id="1273"/>
      <w:tr w:rsidR="00432ED9" w:rsidRPr="00226BD4" w14:paraId="30376B64" w14:textId="77777777" w:rsidTr="00432ED9">
        <w:trPr>
          <w:trHeight w:val="441"/>
          <w:ins w:id="1296" w:author="Administrator" w:date="2017-02-10T18:43:00Z"/>
          <w:trPrChange w:id="1297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29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D84BCFD" w14:textId="45AB489A" w:rsidR="00432ED9" w:rsidRDefault="00432ED9">
            <w:pPr>
              <w:rPr>
                <w:ins w:id="1299" w:author="Administrator" w:date="2017-02-10T18:43:00Z"/>
                <w:sz w:val="21"/>
                <w:szCs w:val="21"/>
              </w:rPr>
            </w:pPr>
            <w:ins w:id="1300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301" w:author="think" w:date="2017-02-13T22:45:00Z">
              <w:r w:rsidR="0001180C">
                <w:rPr>
                  <w:rFonts w:ascii="等线" w:eastAsia="等线" w:hAnsi="等线"/>
                  <w:color w:val="000000"/>
                  <w:sz w:val="22"/>
                </w:rPr>
                <w:t>2</w:t>
              </w:r>
            </w:ins>
          </w:p>
        </w:tc>
        <w:tc>
          <w:tcPr>
            <w:tcW w:w="1453" w:type="pct"/>
            <w:tcPrChange w:id="1302" w:author="think" w:date="2017-02-12T21:45:00Z">
              <w:tcPr>
                <w:tcW w:w="1452" w:type="pct"/>
                <w:gridSpan w:val="3"/>
              </w:tcPr>
            </w:tcPrChange>
          </w:tcPr>
          <w:p w14:paraId="78531D29" w14:textId="6D5CD530" w:rsidR="00432ED9" w:rsidRDefault="00432ED9">
            <w:pPr>
              <w:rPr>
                <w:ins w:id="1303" w:author="Administrator" w:date="2017-02-10T18:43:00Z"/>
                <w:sz w:val="21"/>
                <w:szCs w:val="21"/>
              </w:rPr>
            </w:pPr>
            <w:ins w:id="1304" w:author="Administrator" w:date="2017-02-10T18:44:00Z">
              <w:r>
                <w:rPr>
                  <w:sz w:val="21"/>
                  <w:szCs w:val="21"/>
                </w:rPr>
                <w:t>open_id</w:t>
              </w:r>
            </w:ins>
          </w:p>
        </w:tc>
        <w:tc>
          <w:tcPr>
            <w:tcW w:w="1281" w:type="pct"/>
            <w:tcPrChange w:id="1305" w:author="think" w:date="2017-02-12T21:45:00Z">
              <w:tcPr>
                <w:tcW w:w="1112" w:type="pct"/>
                <w:gridSpan w:val="3"/>
              </w:tcPr>
            </w:tcPrChange>
          </w:tcPr>
          <w:p w14:paraId="27929346" w14:textId="649AA42D" w:rsidR="00432ED9" w:rsidRDefault="00432ED9">
            <w:pPr>
              <w:rPr>
                <w:ins w:id="1306" w:author="Administrator" w:date="2017-02-10T18:43:00Z"/>
                <w:sz w:val="21"/>
                <w:szCs w:val="21"/>
              </w:rPr>
            </w:pPr>
            <w:ins w:id="1307" w:author="Administrator" w:date="2017-02-10T18:44:00Z">
              <w:r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sz w:val="21"/>
                  <w:szCs w:val="21"/>
                </w:rPr>
                <w:t>openid</w:t>
              </w:r>
              <w:r>
                <w:rPr>
                  <w:rFonts w:hint="eastAsia"/>
                  <w:sz w:val="21"/>
                  <w:szCs w:val="21"/>
                </w:rPr>
                <w:t>号</w:t>
              </w:r>
            </w:ins>
          </w:p>
        </w:tc>
        <w:tc>
          <w:tcPr>
            <w:tcW w:w="854" w:type="pct"/>
            <w:tcPrChange w:id="1308" w:author="think" w:date="2017-02-12T21:45:00Z">
              <w:tcPr>
                <w:tcW w:w="1208" w:type="pct"/>
                <w:gridSpan w:val="3"/>
              </w:tcPr>
            </w:tcPrChange>
          </w:tcPr>
          <w:p w14:paraId="3D28B521" w14:textId="2D80483C" w:rsidR="00432ED9" w:rsidRPr="00226BD4" w:rsidRDefault="00432ED9">
            <w:pPr>
              <w:rPr>
                <w:ins w:id="1309" w:author="Administrator" w:date="2017-02-10T18:43:00Z"/>
                <w:sz w:val="21"/>
                <w:szCs w:val="21"/>
              </w:rPr>
            </w:pPr>
            <w:ins w:id="1310" w:author="think" w:date="2017-02-12T21:4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</w:t>
              </w:r>
            </w:ins>
            <w:ins w:id="1311" w:author="think" w:date="2017-02-12T21:43:00Z">
              <w:r>
                <w:rPr>
                  <w:sz w:val="21"/>
                  <w:szCs w:val="21"/>
                </w:rPr>
                <w:t>30</w:t>
              </w:r>
            </w:ins>
            <w:ins w:id="1312" w:author="think" w:date="2017-02-12T21:42:00Z">
              <w:r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  <w:tcPrChange w:id="1313" w:author="think" w:date="2017-02-12T21:45:00Z">
              <w:tcPr>
                <w:tcW w:w="889" w:type="pct"/>
              </w:tcPr>
            </w:tcPrChange>
          </w:tcPr>
          <w:p w14:paraId="5DB97E84" w14:textId="77777777" w:rsidR="00432ED9" w:rsidRDefault="00432ED9">
            <w:pPr>
              <w:rPr>
                <w:ins w:id="1314" w:author="Administrator" w:date="2017-02-10T18:43:00Z"/>
                <w:sz w:val="21"/>
                <w:szCs w:val="21"/>
              </w:rPr>
            </w:pPr>
          </w:p>
        </w:tc>
      </w:tr>
      <w:tr w:rsidR="00432ED9" w:rsidRPr="00226BD4" w14:paraId="1475812A" w14:textId="77777777" w:rsidTr="00432ED9">
        <w:trPr>
          <w:trHeight w:val="441"/>
          <w:ins w:id="1315" w:author="think" w:date="2017-02-12T21:01:00Z"/>
          <w:trPrChange w:id="131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31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192C8745" w14:textId="4D0D6521" w:rsidR="00432ED9" w:rsidRPr="00226BD4" w:rsidRDefault="00432ED9">
            <w:pPr>
              <w:rPr>
                <w:ins w:id="1318" w:author="think" w:date="2017-02-12T21:01:00Z"/>
                <w:sz w:val="21"/>
                <w:szCs w:val="21"/>
              </w:rPr>
              <w:pPrChange w:id="1319" w:author="think" w:date="2017-02-12T21:23:00Z">
                <w:pPr>
                  <w:spacing w:line="560" w:lineRule="exact"/>
                </w:pPr>
              </w:pPrChange>
            </w:pPr>
            <w:ins w:id="1320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lastRenderedPageBreak/>
                <w:t>2</w:t>
              </w:r>
            </w:ins>
            <w:ins w:id="1321" w:author="think" w:date="2017-02-13T22:45:00Z">
              <w:r w:rsidR="0001180C">
                <w:rPr>
                  <w:rFonts w:ascii="等线" w:eastAsia="等线" w:hAnsi="等线"/>
                  <w:color w:val="000000"/>
                  <w:sz w:val="22"/>
                </w:rPr>
                <w:t>3</w:t>
              </w:r>
            </w:ins>
          </w:p>
        </w:tc>
        <w:tc>
          <w:tcPr>
            <w:tcW w:w="1453" w:type="pct"/>
            <w:tcPrChange w:id="1322" w:author="think" w:date="2017-02-12T21:45:00Z">
              <w:tcPr>
                <w:tcW w:w="1452" w:type="pct"/>
                <w:gridSpan w:val="4"/>
              </w:tcPr>
            </w:tcPrChange>
          </w:tcPr>
          <w:p w14:paraId="5C4E1A69" w14:textId="1590A8CC" w:rsidR="00432ED9" w:rsidRPr="00226BD4" w:rsidRDefault="00432ED9">
            <w:pPr>
              <w:rPr>
                <w:ins w:id="1323" w:author="think" w:date="2017-02-12T21:01:00Z"/>
                <w:sz w:val="21"/>
                <w:szCs w:val="21"/>
              </w:rPr>
              <w:pPrChange w:id="1324" w:author="think" w:date="2017-02-12T21:23:00Z">
                <w:pPr>
                  <w:spacing w:line="560" w:lineRule="exact"/>
                </w:pPr>
              </w:pPrChange>
            </w:pPr>
            <w:ins w:id="1325" w:author="think" w:date="2017-02-12T21:03:00Z">
              <w:r>
                <w:rPr>
                  <w:sz w:val="21"/>
                  <w:szCs w:val="21"/>
                </w:rPr>
                <w:t>gmt</w:t>
              </w:r>
            </w:ins>
            <w:ins w:id="1326" w:author="think" w:date="2017-02-12T21:06:00Z">
              <w:r>
                <w:rPr>
                  <w:sz w:val="21"/>
                  <w:szCs w:val="21"/>
                </w:rPr>
                <w:t>_create</w:t>
              </w:r>
            </w:ins>
          </w:p>
        </w:tc>
        <w:tc>
          <w:tcPr>
            <w:tcW w:w="1281" w:type="pct"/>
            <w:tcPrChange w:id="1327" w:author="think" w:date="2017-02-12T21:45:00Z">
              <w:tcPr>
                <w:tcW w:w="1196" w:type="pct"/>
                <w:gridSpan w:val="3"/>
              </w:tcPr>
            </w:tcPrChange>
          </w:tcPr>
          <w:p w14:paraId="3B581EC3" w14:textId="6E589A7E" w:rsidR="00432ED9" w:rsidRPr="00226BD4" w:rsidRDefault="004B7D6B">
            <w:pPr>
              <w:rPr>
                <w:ins w:id="1328" w:author="think" w:date="2017-02-12T21:01:00Z"/>
                <w:sz w:val="21"/>
                <w:szCs w:val="21"/>
              </w:rPr>
              <w:pPrChange w:id="1329" w:author="think" w:date="2017-02-12T21:23:00Z">
                <w:pPr>
                  <w:spacing w:line="560" w:lineRule="exact"/>
                </w:pPr>
              </w:pPrChange>
            </w:pPr>
            <w:ins w:id="1330" w:author="think" w:date="2017-02-12T21:54:00Z">
              <w:r>
                <w:rPr>
                  <w:rFonts w:hint="eastAsia"/>
                  <w:sz w:val="21"/>
                  <w:szCs w:val="21"/>
                </w:rPr>
                <w:t>创建</w:t>
              </w:r>
            </w:ins>
            <w:ins w:id="1331" w:author="think" w:date="2017-02-12T21:01:00Z">
              <w:r w:rsidR="00432ED9"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  <w:tcPrChange w:id="1332" w:author="think" w:date="2017-02-12T21:45:00Z">
              <w:tcPr>
                <w:tcW w:w="1123" w:type="pct"/>
                <w:gridSpan w:val="2"/>
              </w:tcPr>
            </w:tcPrChange>
          </w:tcPr>
          <w:p w14:paraId="3EA0F8E7" w14:textId="6AE7306A" w:rsidR="00432ED9" w:rsidRPr="00226BD4" w:rsidRDefault="00432ED9">
            <w:pPr>
              <w:rPr>
                <w:ins w:id="1333" w:author="think" w:date="2017-02-12T21:01:00Z"/>
                <w:sz w:val="21"/>
                <w:szCs w:val="21"/>
              </w:rPr>
              <w:pPrChange w:id="1334" w:author="think" w:date="2017-02-12T21:23:00Z">
                <w:pPr>
                  <w:spacing w:line="560" w:lineRule="exact"/>
                </w:pPr>
              </w:pPrChange>
            </w:pPr>
            <w:ins w:id="1335" w:author="think" w:date="2017-02-12T21:01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1336" w:author="think" w:date="2017-02-12T21:45:00Z">
              <w:tcPr>
                <w:tcW w:w="889" w:type="pct"/>
              </w:tcPr>
            </w:tcPrChange>
          </w:tcPr>
          <w:p w14:paraId="40799C7F" w14:textId="77777777" w:rsidR="00432ED9" w:rsidRPr="00226BD4" w:rsidRDefault="00432ED9">
            <w:pPr>
              <w:rPr>
                <w:ins w:id="1337" w:author="think" w:date="2017-02-12T21:01:00Z"/>
                <w:sz w:val="21"/>
                <w:szCs w:val="21"/>
              </w:rPr>
              <w:pPrChange w:id="1338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2AA5D47B" w14:textId="77777777" w:rsidTr="00432ED9">
        <w:trPr>
          <w:trHeight w:val="441"/>
          <w:ins w:id="1339" w:author="think" w:date="2017-02-12T21:01:00Z"/>
          <w:trPrChange w:id="1340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34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563A0BCD" w14:textId="467DB076" w:rsidR="00432ED9" w:rsidRPr="00226BD4" w:rsidRDefault="00432ED9">
            <w:pPr>
              <w:rPr>
                <w:ins w:id="1342" w:author="think" w:date="2017-02-12T21:01:00Z"/>
                <w:sz w:val="21"/>
                <w:szCs w:val="21"/>
              </w:rPr>
              <w:pPrChange w:id="1343" w:author="think" w:date="2017-02-12T21:23:00Z">
                <w:pPr>
                  <w:spacing w:line="560" w:lineRule="exact"/>
                </w:pPr>
              </w:pPrChange>
            </w:pPr>
            <w:ins w:id="1344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345" w:author="think" w:date="2017-02-19T16:53:00Z">
              <w:r w:rsidR="0001180C">
                <w:rPr>
                  <w:rFonts w:ascii="等线" w:eastAsia="等线" w:hAnsi="等线"/>
                  <w:color w:val="000000"/>
                  <w:sz w:val="22"/>
                </w:rPr>
                <w:t>4</w:t>
              </w:r>
            </w:ins>
          </w:p>
        </w:tc>
        <w:tc>
          <w:tcPr>
            <w:tcW w:w="1453" w:type="pct"/>
            <w:tcPrChange w:id="1346" w:author="think" w:date="2017-02-12T21:45:00Z">
              <w:tcPr>
                <w:tcW w:w="1452" w:type="pct"/>
                <w:gridSpan w:val="4"/>
              </w:tcPr>
            </w:tcPrChange>
          </w:tcPr>
          <w:p w14:paraId="0BE39E34" w14:textId="29D3500E" w:rsidR="00432ED9" w:rsidRPr="00226BD4" w:rsidRDefault="00432ED9">
            <w:pPr>
              <w:rPr>
                <w:ins w:id="1347" w:author="think" w:date="2017-02-12T21:01:00Z"/>
                <w:sz w:val="21"/>
                <w:szCs w:val="21"/>
              </w:rPr>
              <w:pPrChange w:id="1348" w:author="think" w:date="2017-02-12T21:23:00Z">
                <w:pPr>
                  <w:spacing w:line="560" w:lineRule="exact"/>
                </w:pPr>
              </w:pPrChange>
            </w:pPr>
            <w:ins w:id="1349" w:author="think" w:date="2017-02-12T21:06:00Z">
              <w:r>
                <w:rPr>
                  <w:sz w:val="21"/>
                  <w:szCs w:val="21"/>
                </w:rPr>
                <w:t>gmt_</w:t>
              </w:r>
            </w:ins>
            <w:ins w:id="1350" w:author="think" w:date="2017-02-12T21:07:00Z">
              <w:r>
                <w:rPr>
                  <w:sz w:val="21"/>
                  <w:szCs w:val="21"/>
                </w:rPr>
                <w:t>modified</w:t>
              </w:r>
            </w:ins>
          </w:p>
        </w:tc>
        <w:tc>
          <w:tcPr>
            <w:tcW w:w="1281" w:type="pct"/>
            <w:tcPrChange w:id="1351" w:author="think" w:date="2017-02-12T21:45:00Z">
              <w:tcPr>
                <w:tcW w:w="1196" w:type="pct"/>
                <w:gridSpan w:val="3"/>
              </w:tcPr>
            </w:tcPrChange>
          </w:tcPr>
          <w:p w14:paraId="3638E57E" w14:textId="69F8A8AC" w:rsidR="00432ED9" w:rsidRPr="00226BD4" w:rsidRDefault="004B7D6B">
            <w:pPr>
              <w:rPr>
                <w:ins w:id="1352" w:author="think" w:date="2017-02-12T21:01:00Z"/>
                <w:sz w:val="21"/>
                <w:szCs w:val="21"/>
              </w:rPr>
              <w:pPrChange w:id="1353" w:author="think" w:date="2017-02-12T21:23:00Z">
                <w:pPr>
                  <w:spacing w:line="560" w:lineRule="exact"/>
                </w:pPr>
              </w:pPrChange>
            </w:pPr>
            <w:ins w:id="1354" w:author="think" w:date="2017-02-12T21:54:00Z">
              <w:r>
                <w:rPr>
                  <w:rFonts w:hint="eastAsia"/>
                  <w:sz w:val="21"/>
                  <w:szCs w:val="21"/>
                </w:rPr>
                <w:t>修改</w:t>
              </w:r>
            </w:ins>
            <w:ins w:id="1355" w:author="think" w:date="2017-02-12T21:01:00Z">
              <w:r w:rsidR="00432ED9"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  <w:tcPrChange w:id="1356" w:author="think" w:date="2017-02-12T21:45:00Z">
              <w:tcPr>
                <w:tcW w:w="1123" w:type="pct"/>
                <w:gridSpan w:val="2"/>
              </w:tcPr>
            </w:tcPrChange>
          </w:tcPr>
          <w:p w14:paraId="3FC8D9E1" w14:textId="7F11DAA6" w:rsidR="00432ED9" w:rsidRPr="00226BD4" w:rsidRDefault="00432ED9">
            <w:pPr>
              <w:rPr>
                <w:ins w:id="1357" w:author="think" w:date="2017-02-12T21:01:00Z"/>
                <w:sz w:val="21"/>
                <w:szCs w:val="21"/>
              </w:rPr>
              <w:pPrChange w:id="1358" w:author="think" w:date="2017-02-12T21:23:00Z">
                <w:pPr>
                  <w:spacing w:line="560" w:lineRule="exact"/>
                </w:pPr>
              </w:pPrChange>
            </w:pPr>
            <w:ins w:id="1359" w:author="think" w:date="2017-02-12T21:01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1360" w:author="think" w:date="2017-02-12T21:45:00Z">
              <w:tcPr>
                <w:tcW w:w="889" w:type="pct"/>
              </w:tcPr>
            </w:tcPrChange>
          </w:tcPr>
          <w:p w14:paraId="175B750B" w14:textId="77777777" w:rsidR="00432ED9" w:rsidRPr="00226BD4" w:rsidRDefault="00432ED9">
            <w:pPr>
              <w:rPr>
                <w:ins w:id="1361" w:author="think" w:date="2017-02-12T21:01:00Z"/>
                <w:sz w:val="21"/>
                <w:szCs w:val="21"/>
              </w:rPr>
              <w:pPrChange w:id="1362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58524A26" w14:textId="77777777" w:rsidTr="00432ED9">
        <w:trPr>
          <w:trHeight w:val="441"/>
          <w:ins w:id="1363" w:author="think" w:date="2017-02-12T21:08:00Z"/>
          <w:trPrChange w:id="1364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365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E4ACDC5" w14:textId="401478A5" w:rsidR="00432ED9" w:rsidRPr="00226BD4" w:rsidRDefault="00432ED9">
            <w:pPr>
              <w:rPr>
                <w:ins w:id="1366" w:author="think" w:date="2017-02-12T21:08:00Z"/>
                <w:sz w:val="21"/>
                <w:szCs w:val="21"/>
              </w:rPr>
              <w:pPrChange w:id="1367" w:author="think" w:date="2017-02-12T21:23:00Z">
                <w:pPr>
                  <w:spacing w:line="560" w:lineRule="exact"/>
                </w:pPr>
              </w:pPrChange>
            </w:pPr>
            <w:ins w:id="136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369" w:author="think" w:date="2017-02-13T22:45:00Z">
              <w:r w:rsidR="0001180C">
                <w:rPr>
                  <w:rFonts w:ascii="等线" w:eastAsia="等线" w:hAnsi="等线"/>
                  <w:color w:val="000000"/>
                  <w:sz w:val="22"/>
                </w:rPr>
                <w:t>5</w:t>
              </w:r>
            </w:ins>
          </w:p>
        </w:tc>
        <w:tc>
          <w:tcPr>
            <w:tcW w:w="1453" w:type="pct"/>
            <w:tcPrChange w:id="1370" w:author="think" w:date="2017-02-12T21:45:00Z">
              <w:tcPr>
                <w:tcW w:w="1452" w:type="pct"/>
                <w:gridSpan w:val="4"/>
              </w:tcPr>
            </w:tcPrChange>
          </w:tcPr>
          <w:p w14:paraId="56C4E30B" w14:textId="06B14544" w:rsidR="00432ED9" w:rsidRPr="00226BD4" w:rsidRDefault="00432ED9">
            <w:pPr>
              <w:rPr>
                <w:ins w:id="1371" w:author="think" w:date="2017-02-12T21:08:00Z"/>
                <w:sz w:val="21"/>
                <w:szCs w:val="21"/>
              </w:rPr>
              <w:pPrChange w:id="1372" w:author="think" w:date="2017-02-12T21:23:00Z">
                <w:pPr>
                  <w:spacing w:line="560" w:lineRule="exact"/>
                </w:pPr>
              </w:pPrChange>
            </w:pPr>
            <w:ins w:id="1373" w:author="think" w:date="2017-02-12T21:08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1281" w:type="pct"/>
            <w:tcPrChange w:id="1374" w:author="think" w:date="2017-02-12T21:45:00Z">
              <w:tcPr>
                <w:tcW w:w="1196" w:type="pct"/>
                <w:gridSpan w:val="3"/>
              </w:tcPr>
            </w:tcPrChange>
          </w:tcPr>
          <w:p w14:paraId="5A470D16" w14:textId="2ECDA830" w:rsidR="00432ED9" w:rsidRPr="00226BD4" w:rsidRDefault="004B7D6B">
            <w:pPr>
              <w:rPr>
                <w:ins w:id="1375" w:author="think" w:date="2017-02-12T21:08:00Z"/>
                <w:sz w:val="21"/>
                <w:szCs w:val="21"/>
              </w:rPr>
              <w:pPrChange w:id="1376" w:author="think" w:date="2017-02-12T21:23:00Z">
                <w:pPr>
                  <w:spacing w:line="560" w:lineRule="exact"/>
                </w:pPr>
              </w:pPrChange>
            </w:pPr>
            <w:ins w:id="1377" w:author="think" w:date="2017-02-12T21:54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854" w:type="pct"/>
            <w:tcPrChange w:id="1378" w:author="think" w:date="2017-02-12T21:45:00Z">
              <w:tcPr>
                <w:tcW w:w="1123" w:type="pct"/>
                <w:gridSpan w:val="2"/>
              </w:tcPr>
            </w:tcPrChange>
          </w:tcPr>
          <w:p w14:paraId="72CDFB00" w14:textId="008F9578" w:rsidR="00432ED9" w:rsidRPr="00226BD4" w:rsidRDefault="00647652">
            <w:pPr>
              <w:rPr>
                <w:ins w:id="1379" w:author="think" w:date="2017-02-12T21:08:00Z"/>
                <w:sz w:val="21"/>
                <w:szCs w:val="21"/>
              </w:rPr>
              <w:pPrChange w:id="1380" w:author="think" w:date="2017-02-12T21:23:00Z">
                <w:pPr>
                  <w:spacing w:line="560" w:lineRule="exact"/>
                </w:pPr>
              </w:pPrChange>
            </w:pPr>
            <w:ins w:id="1381" w:author="think" w:date="2017-02-13T22:38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073" w:type="pct"/>
            <w:tcPrChange w:id="1382" w:author="think" w:date="2017-02-12T21:45:00Z">
              <w:tcPr>
                <w:tcW w:w="889" w:type="pct"/>
              </w:tcPr>
            </w:tcPrChange>
          </w:tcPr>
          <w:p w14:paraId="6323326C" w14:textId="77777777" w:rsidR="00432ED9" w:rsidRPr="00226BD4" w:rsidRDefault="00432ED9">
            <w:pPr>
              <w:rPr>
                <w:ins w:id="1383" w:author="think" w:date="2017-02-12T21:08:00Z"/>
                <w:sz w:val="21"/>
                <w:szCs w:val="21"/>
              </w:rPr>
              <w:pPrChange w:id="1384" w:author="think" w:date="2017-02-12T21:23:00Z">
                <w:pPr>
                  <w:spacing w:line="560" w:lineRule="exact"/>
                </w:pPr>
              </w:pPrChange>
            </w:pPr>
          </w:p>
        </w:tc>
      </w:tr>
    </w:tbl>
    <w:p w14:paraId="591FA236" w14:textId="0907F64B" w:rsidR="005545A1" w:rsidRDefault="009700DE">
      <w:pPr>
        <w:pStyle w:val="3"/>
        <w:pPrChange w:id="1385" w:author="think" w:date="2017-02-12T17:36:00Z">
          <w:pPr>
            <w:pStyle w:val="2"/>
          </w:pPr>
        </w:pPrChange>
      </w:pPr>
      <w:del w:id="1386" w:author="think" w:date="2017-02-12T22:34:00Z">
        <w:r w:rsidDel="004D4B20">
          <w:rPr>
            <w:rFonts w:hint="eastAsia"/>
          </w:rPr>
          <w:delText>路由</w:delText>
        </w:r>
      </w:del>
      <w:bookmarkStart w:id="1387" w:name="_Toc475307019"/>
      <w:ins w:id="1388" w:author="think" w:date="2017-02-12T22:34:00Z">
        <w:r w:rsidR="004D4B20">
          <w:rPr>
            <w:rFonts w:hint="eastAsia"/>
          </w:rPr>
          <w:t>上游渠道</w:t>
        </w:r>
      </w:ins>
      <w:r>
        <w:rPr>
          <w:rFonts w:hint="eastAsia"/>
        </w:rPr>
        <w:t>基本信息</w:t>
      </w:r>
      <w:ins w:id="1389" w:author="think" w:date="2017-02-13T22:45:00Z">
        <w:r w:rsidR="000F2A94">
          <w:rPr>
            <w:rFonts w:hint="eastAsia"/>
          </w:rPr>
          <w:t>(</w:t>
        </w:r>
        <w:r w:rsidR="000F2A94">
          <w:t>wozhi_upstream</w:t>
        </w:r>
        <w:r w:rsidR="000F2A94">
          <w:rPr>
            <w:rFonts w:hint="eastAsia"/>
          </w:rPr>
          <w:t>)</w:t>
        </w:r>
      </w:ins>
      <w:bookmarkEnd w:id="1387"/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48"/>
        <w:gridCol w:w="2997"/>
        <w:gridCol w:w="1158"/>
        <w:gridCol w:w="1676"/>
        <w:gridCol w:w="2017"/>
      </w:tblGrid>
      <w:tr w:rsidR="00846948" w:rsidRPr="00226BD4" w14:paraId="62F9821B" w14:textId="77777777" w:rsidTr="00846948">
        <w:tc>
          <w:tcPr>
            <w:tcW w:w="257" w:type="pct"/>
          </w:tcPr>
          <w:p w14:paraId="2D9EC504" w14:textId="3841C6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806" w:type="pct"/>
          </w:tcPr>
          <w:p w14:paraId="3EF8E44C" w14:textId="21EA03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705" w:type="pct"/>
          </w:tcPr>
          <w:p w14:paraId="6D5B1A23" w14:textId="4AEED816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10" w:type="pct"/>
          </w:tcPr>
          <w:p w14:paraId="5B06AB72" w14:textId="26B8FAE0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222" w:type="pct"/>
          </w:tcPr>
          <w:p w14:paraId="29EC22A3" w14:textId="5883481D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846948" w:rsidRPr="00226BD4" w14:paraId="6CDB22D2" w14:textId="77777777" w:rsidTr="00846948">
        <w:tc>
          <w:tcPr>
            <w:tcW w:w="257" w:type="pct"/>
          </w:tcPr>
          <w:p w14:paraId="19013D2C" w14:textId="23606B43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806" w:type="pct"/>
          </w:tcPr>
          <w:p w14:paraId="5F948205" w14:textId="01C087BD" w:rsidR="00984FAB" w:rsidRPr="00226BD4" w:rsidRDefault="009700DE" w:rsidP="00285F50">
            <w:pPr>
              <w:rPr>
                <w:sz w:val="21"/>
                <w:szCs w:val="21"/>
              </w:rPr>
            </w:pPr>
            <w:del w:id="1390" w:author="think" w:date="2017-02-12T22:34:00Z">
              <w:r w:rsidDel="006F28B2">
                <w:rPr>
                  <w:rFonts w:hint="eastAsia"/>
                  <w:sz w:val="21"/>
                  <w:szCs w:val="21"/>
                </w:rPr>
                <w:delText>router</w:delText>
              </w:r>
            </w:del>
            <w:ins w:id="1391" w:author="think" w:date="2017-02-12T22:34:00Z">
              <w:r w:rsidR="006F28B2">
                <w:rPr>
                  <w:rFonts w:hint="eastAsia"/>
                  <w:sz w:val="21"/>
                  <w:szCs w:val="21"/>
                </w:rPr>
                <w:t>up</w:t>
              </w:r>
              <w:r w:rsidR="006F28B2">
                <w:rPr>
                  <w:sz w:val="21"/>
                  <w:szCs w:val="21"/>
                </w:rPr>
                <w:t>stream</w:t>
              </w:r>
            </w:ins>
            <w:r>
              <w:rPr>
                <w:sz w:val="21"/>
                <w:szCs w:val="21"/>
              </w:rPr>
              <w:t>_id</w:t>
            </w:r>
          </w:p>
        </w:tc>
        <w:tc>
          <w:tcPr>
            <w:tcW w:w="705" w:type="pct"/>
          </w:tcPr>
          <w:p w14:paraId="5F4CED21" w14:textId="76C7FFEE" w:rsidR="00984FAB" w:rsidRDefault="009700DE" w:rsidP="00285F50">
            <w:pPr>
              <w:rPr>
                <w:sz w:val="21"/>
                <w:szCs w:val="21"/>
              </w:rPr>
            </w:pPr>
            <w:del w:id="1392" w:author="think" w:date="2017-02-12T22:34:00Z">
              <w:r w:rsidDel="006F28B2">
                <w:rPr>
                  <w:rFonts w:hint="eastAsia"/>
                  <w:sz w:val="21"/>
                  <w:szCs w:val="21"/>
                </w:rPr>
                <w:delText>路由</w:delText>
              </w:r>
            </w:del>
            <w:ins w:id="1393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上游渠道</w:t>
              </w:r>
            </w:ins>
            <w:r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1010" w:type="pct"/>
          </w:tcPr>
          <w:p w14:paraId="2531F9BC" w14:textId="7FD3C80F" w:rsidR="00984FAB" w:rsidRPr="00226BD4" w:rsidRDefault="009700DE" w:rsidP="00285F50">
            <w:pPr>
              <w:rPr>
                <w:sz w:val="21"/>
                <w:szCs w:val="21"/>
              </w:rPr>
            </w:pPr>
            <w:del w:id="1394" w:author="think" w:date="2017-02-12T22:35:00Z">
              <w:r w:rsidRPr="00226BD4" w:rsidDel="006F28B2">
                <w:rPr>
                  <w:rFonts w:hint="eastAsia"/>
                  <w:sz w:val="21"/>
                  <w:szCs w:val="21"/>
                </w:rPr>
                <w:delText>varchar(</w:delText>
              </w:r>
              <w:r w:rsidDel="006F28B2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F28B2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1395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222" w:type="pct"/>
          </w:tcPr>
          <w:p w14:paraId="0946669C" w14:textId="13B7C6A1" w:rsidR="00984FAB" w:rsidRPr="00226BD4" w:rsidRDefault="009700DE" w:rsidP="00285F50">
            <w:pPr>
              <w:rPr>
                <w:sz w:val="21"/>
                <w:szCs w:val="21"/>
              </w:rPr>
            </w:pPr>
            <w:del w:id="1396" w:author="think" w:date="2017-02-12T22:35:00Z">
              <w:r w:rsidRPr="00226BD4" w:rsidDel="006F28B2">
                <w:rPr>
                  <w:rFonts w:hint="eastAsia"/>
                  <w:sz w:val="21"/>
                  <w:szCs w:val="21"/>
                </w:rPr>
                <w:delText>系统</w:delText>
              </w:r>
              <w:r w:rsidDel="006F28B2">
                <w:rPr>
                  <w:rFonts w:hint="eastAsia"/>
                  <w:sz w:val="21"/>
                  <w:szCs w:val="21"/>
                </w:rPr>
                <w:delText>按规则</w:delText>
              </w:r>
              <w:r w:rsidRPr="00226BD4" w:rsidDel="006F28B2">
                <w:rPr>
                  <w:rFonts w:hint="eastAsia"/>
                  <w:sz w:val="21"/>
                  <w:szCs w:val="21"/>
                </w:rPr>
                <w:delText>自动生成</w:delText>
              </w:r>
            </w:del>
          </w:p>
        </w:tc>
      </w:tr>
      <w:tr w:rsidR="00846948" w:rsidRPr="00226BD4" w14:paraId="3911D6B7" w14:textId="77777777" w:rsidTr="00846948">
        <w:tc>
          <w:tcPr>
            <w:tcW w:w="257" w:type="pct"/>
          </w:tcPr>
          <w:p w14:paraId="2DD3BC50" w14:textId="0E05E554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06" w:type="pct"/>
          </w:tcPr>
          <w:p w14:paraId="2EEC23CD" w14:textId="522404EC" w:rsidR="00984FAB" w:rsidRDefault="009700DE" w:rsidP="00285F50">
            <w:pPr>
              <w:rPr>
                <w:sz w:val="21"/>
                <w:szCs w:val="21"/>
              </w:rPr>
            </w:pPr>
            <w:del w:id="1397" w:author="think" w:date="2017-02-12T22:34:00Z">
              <w:r w:rsidDel="006F28B2">
                <w:rPr>
                  <w:sz w:val="21"/>
                  <w:szCs w:val="21"/>
                </w:rPr>
                <w:delText>router</w:delText>
              </w:r>
            </w:del>
            <w:ins w:id="1398" w:author="think" w:date="2017-02-12T22:34:00Z">
              <w:r w:rsidR="006F28B2">
                <w:rPr>
                  <w:sz w:val="21"/>
                  <w:szCs w:val="21"/>
                </w:rPr>
                <w:t>upstream</w:t>
              </w:r>
            </w:ins>
            <w:r>
              <w:rPr>
                <w:sz w:val="21"/>
                <w:szCs w:val="21"/>
              </w:rPr>
              <w:t>_name</w:t>
            </w:r>
          </w:p>
        </w:tc>
        <w:tc>
          <w:tcPr>
            <w:tcW w:w="705" w:type="pct"/>
          </w:tcPr>
          <w:p w14:paraId="3426480A" w14:textId="0153B6FC" w:rsidR="00984FAB" w:rsidRDefault="009700DE" w:rsidP="00285F50">
            <w:pPr>
              <w:rPr>
                <w:sz w:val="21"/>
                <w:szCs w:val="21"/>
              </w:rPr>
            </w:pPr>
            <w:del w:id="1399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路由名称</w:delText>
              </w:r>
            </w:del>
            <w:ins w:id="1400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上游渠道名称</w:t>
              </w:r>
            </w:ins>
          </w:p>
        </w:tc>
        <w:tc>
          <w:tcPr>
            <w:tcW w:w="1010" w:type="pct"/>
          </w:tcPr>
          <w:p w14:paraId="3BA675EF" w14:textId="1A252FE0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401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5</w:delText>
              </w:r>
            </w:del>
            <w:ins w:id="1402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7C07248B" w14:textId="77777777" w:rsidR="00984FAB" w:rsidRPr="00226BD4" w:rsidRDefault="00984FAB" w:rsidP="00285F50">
            <w:pPr>
              <w:rPr>
                <w:sz w:val="21"/>
                <w:szCs w:val="21"/>
              </w:rPr>
            </w:pPr>
          </w:p>
        </w:tc>
      </w:tr>
      <w:tr w:rsidR="00846948" w:rsidRPr="00226BD4" w14:paraId="4033AFC9" w14:textId="77777777" w:rsidTr="00846948">
        <w:tc>
          <w:tcPr>
            <w:tcW w:w="257" w:type="pct"/>
          </w:tcPr>
          <w:p w14:paraId="7C670BCF" w14:textId="7432476C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06" w:type="pct"/>
          </w:tcPr>
          <w:p w14:paraId="183D0288" w14:textId="5A35DC16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del w:id="1403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router</w:delText>
              </w:r>
            </w:del>
            <w:ins w:id="1404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gateway</w:t>
              </w:r>
            </w:ins>
            <w:ins w:id="1405" w:author="think" w:date="2017-02-12T22:36:00Z">
              <w:r w:rsidR="006F28B2"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705" w:type="pct"/>
          </w:tcPr>
          <w:p w14:paraId="7796D878" w14:textId="2DDEC39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微信</w:t>
            </w:r>
            <w:del w:id="1406" w:author="think" w:date="2017-02-12T22:36:00Z">
              <w:r w:rsidDel="006F28B2">
                <w:rPr>
                  <w:rFonts w:hint="eastAsia"/>
                  <w:sz w:val="21"/>
                  <w:szCs w:val="21"/>
                </w:rPr>
                <w:delText>路由</w:delText>
              </w:r>
            </w:del>
            <w:del w:id="1407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信息</w:delText>
              </w:r>
            </w:del>
            <w:ins w:id="1408" w:author="think" w:date="2017-02-12T22:36:00Z">
              <w:r w:rsidR="006F28B2">
                <w:rPr>
                  <w:rFonts w:hint="eastAsia"/>
                  <w:sz w:val="21"/>
                  <w:szCs w:val="21"/>
                </w:rPr>
                <w:t>网关入口</w:t>
              </w:r>
            </w:ins>
          </w:p>
        </w:tc>
        <w:tc>
          <w:tcPr>
            <w:tcW w:w="1010" w:type="pct"/>
          </w:tcPr>
          <w:p w14:paraId="70FB7538" w14:textId="1B3D0CAC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409" w:author="think" w:date="2017-02-12T22:36:00Z">
              <w:r w:rsidDel="00846948">
                <w:rPr>
                  <w:rFonts w:hint="eastAsia"/>
                  <w:sz w:val="21"/>
                  <w:szCs w:val="21"/>
                </w:rPr>
                <w:delText>5</w:delText>
              </w:r>
            </w:del>
            <w:ins w:id="1410" w:author="think" w:date="2017-02-12T22:37:00Z">
              <w:r w:rsidR="00E534F8">
                <w:rPr>
                  <w:rFonts w:hint="eastAsia"/>
                  <w:sz w:val="21"/>
                  <w:szCs w:val="21"/>
                </w:rPr>
                <w:t>5</w:t>
              </w:r>
            </w:ins>
            <w:ins w:id="1411" w:author="think" w:date="2017-02-12T22:36:00Z">
              <w:r w:rsidR="00846948">
                <w:rPr>
                  <w:rFonts w:hint="eastAsia"/>
                  <w:sz w:val="21"/>
                  <w:szCs w:val="21"/>
                </w:rPr>
                <w:t>0</w:t>
              </w:r>
            </w:ins>
            <w:r w:rsidRPr="00226BD4">
              <w:rPr>
                <w:sz w:val="21"/>
                <w:szCs w:val="21"/>
              </w:rPr>
              <w:t>0</w:t>
            </w:r>
            <w:del w:id="1412" w:author="think" w:date="2017-02-12T22:36:00Z">
              <w:r w:rsidRPr="00226BD4" w:rsidDel="006F28B2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222" w:type="pct"/>
          </w:tcPr>
          <w:p w14:paraId="79CCC878" w14:textId="31E9DEA8" w:rsidR="00984FAB" w:rsidRPr="00226BD4" w:rsidRDefault="00846948" w:rsidP="00285F50">
            <w:pPr>
              <w:rPr>
                <w:sz w:val="21"/>
                <w:szCs w:val="21"/>
              </w:rPr>
            </w:pPr>
            <w:ins w:id="1413" w:author="think" w:date="2017-02-12T22:37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846948" w:rsidRPr="00226BD4" w14:paraId="762EFEF4" w14:textId="77777777" w:rsidTr="00846948">
        <w:tc>
          <w:tcPr>
            <w:tcW w:w="257" w:type="pct"/>
          </w:tcPr>
          <w:p w14:paraId="19EB862B" w14:textId="6D99B5D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06" w:type="pct"/>
          </w:tcPr>
          <w:p w14:paraId="7B86D26B" w14:textId="0A996F80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del w:id="1414" w:author="think" w:date="2017-02-12T22:37:00Z">
              <w:r w:rsidDel="00846948">
                <w:rPr>
                  <w:rFonts w:hint="eastAsia"/>
                  <w:sz w:val="21"/>
                  <w:szCs w:val="21"/>
                </w:rPr>
                <w:delText>rate</w:delText>
              </w:r>
            </w:del>
            <w:ins w:id="1415" w:author="think" w:date="2017-02-12T22:37:00Z">
              <w:r w:rsidR="00846948">
                <w:rPr>
                  <w:rFonts w:hint="eastAsia"/>
                  <w:sz w:val="21"/>
                  <w:szCs w:val="21"/>
                </w:rPr>
                <w:t>cost</w:t>
              </w:r>
            </w:ins>
          </w:p>
        </w:tc>
        <w:tc>
          <w:tcPr>
            <w:tcW w:w="705" w:type="pct"/>
          </w:tcPr>
          <w:p w14:paraId="7E4358EA" w14:textId="2203DE6E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微信成本</w:t>
            </w:r>
          </w:p>
        </w:tc>
        <w:tc>
          <w:tcPr>
            <w:tcW w:w="1010" w:type="pct"/>
          </w:tcPr>
          <w:p w14:paraId="78B7078F" w14:textId="7FE26A57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20A9F136" w14:textId="4281A018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32976CA0" w14:textId="56A6273D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，则表示不可用。</w:t>
            </w:r>
          </w:p>
        </w:tc>
      </w:tr>
      <w:tr w:rsidR="00846948" w:rsidRPr="00226BD4" w14:paraId="75F1BBAC" w14:textId="77777777" w:rsidTr="00846948">
        <w:tc>
          <w:tcPr>
            <w:tcW w:w="257" w:type="pct"/>
          </w:tcPr>
          <w:p w14:paraId="03F7C5C3" w14:textId="042B5D96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06" w:type="pct"/>
          </w:tcPr>
          <w:p w14:paraId="536A8BB3" w14:textId="7742BA38" w:rsidR="00590549" w:rsidRDefault="009700DE" w:rsidP="00285F50">
            <w:pPr>
              <w:rPr>
                <w:sz w:val="21"/>
                <w:szCs w:val="21"/>
              </w:rPr>
            </w:pPr>
            <w:del w:id="1416" w:author="think" w:date="2017-02-12T22:37:00Z">
              <w:r w:rsidDel="00846948">
                <w:rPr>
                  <w:sz w:val="21"/>
                  <w:szCs w:val="21"/>
                </w:rPr>
                <w:delText>alipay_router</w:delText>
              </w:r>
            </w:del>
            <w:ins w:id="1417" w:author="think" w:date="2017-02-12T22:37:00Z">
              <w:r w:rsidR="00846948">
                <w:rPr>
                  <w:sz w:val="21"/>
                  <w:szCs w:val="21"/>
                </w:rPr>
                <w:t>alipay_gateway_url</w:t>
              </w:r>
            </w:ins>
          </w:p>
        </w:tc>
        <w:tc>
          <w:tcPr>
            <w:tcW w:w="705" w:type="pct"/>
          </w:tcPr>
          <w:p w14:paraId="397E4545" w14:textId="2A99FC0D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</w:t>
            </w:r>
            <w:del w:id="1418" w:author="think" w:date="2017-02-12T22:37:00Z">
              <w:r w:rsidDel="00846948">
                <w:rPr>
                  <w:rFonts w:hint="eastAsia"/>
                  <w:sz w:val="21"/>
                  <w:szCs w:val="21"/>
                </w:rPr>
                <w:delText>路由</w:delText>
              </w:r>
            </w:del>
            <w:ins w:id="1419" w:author="think" w:date="2017-02-12T22:37:00Z">
              <w:r w:rsidR="00846948">
                <w:rPr>
                  <w:rFonts w:hint="eastAsia"/>
                  <w:sz w:val="21"/>
                  <w:szCs w:val="21"/>
                </w:rPr>
                <w:t>网关入口</w:t>
              </w:r>
            </w:ins>
          </w:p>
        </w:tc>
        <w:tc>
          <w:tcPr>
            <w:tcW w:w="1010" w:type="pct"/>
          </w:tcPr>
          <w:p w14:paraId="3C34297B" w14:textId="55F3488C" w:rsidR="00590549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5</w:t>
            </w:r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38281D1D" w14:textId="2265EA7D" w:rsidR="00590549" w:rsidRDefault="00846948" w:rsidP="00285F50">
            <w:pPr>
              <w:rPr>
                <w:sz w:val="21"/>
                <w:szCs w:val="21"/>
              </w:rPr>
            </w:pPr>
            <w:ins w:id="1420" w:author="think" w:date="2017-02-12T22:37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846948" w:rsidRPr="00226BD4" w14:paraId="5AE8CFAD" w14:textId="77777777" w:rsidTr="00846948">
        <w:tc>
          <w:tcPr>
            <w:tcW w:w="257" w:type="pct"/>
          </w:tcPr>
          <w:p w14:paraId="55B9A307" w14:textId="4B85772A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806" w:type="pct"/>
          </w:tcPr>
          <w:p w14:paraId="4DB032F6" w14:textId="2CB98514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alipay_</w:t>
            </w:r>
            <w:ins w:id="1421" w:author="think" w:date="2017-02-12T22:38:00Z">
              <w:r w:rsidR="00846948">
                <w:rPr>
                  <w:rFonts w:hint="eastAsia"/>
                  <w:sz w:val="21"/>
                  <w:szCs w:val="21"/>
                </w:rPr>
                <w:t>cost</w:t>
              </w:r>
            </w:ins>
            <w:del w:id="1422" w:author="think" w:date="2017-02-12T22:38:00Z">
              <w:r w:rsidDel="00846948">
                <w:rPr>
                  <w:sz w:val="21"/>
                  <w:szCs w:val="21"/>
                </w:rPr>
                <w:delText>rate</w:delText>
              </w:r>
            </w:del>
          </w:p>
        </w:tc>
        <w:tc>
          <w:tcPr>
            <w:tcW w:w="705" w:type="pct"/>
          </w:tcPr>
          <w:p w14:paraId="7B9FE506" w14:textId="7611104E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支付宝成本</w:t>
            </w:r>
          </w:p>
        </w:tc>
        <w:tc>
          <w:tcPr>
            <w:tcW w:w="1010" w:type="pct"/>
          </w:tcPr>
          <w:p w14:paraId="40221955" w14:textId="57FF106F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773298FC" w14:textId="7D34629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B23E3D8" w14:textId="0BAF701B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，则表示不可用。</w:t>
            </w:r>
          </w:p>
        </w:tc>
      </w:tr>
      <w:tr w:rsidR="00846948" w:rsidRPr="00226BD4" w14:paraId="0CB8467D" w14:textId="77777777" w:rsidTr="00846948">
        <w:tc>
          <w:tcPr>
            <w:tcW w:w="257" w:type="pct"/>
          </w:tcPr>
          <w:p w14:paraId="30740394" w14:textId="2E637BCA" w:rsidR="00846948" w:rsidRDefault="00846948" w:rsidP="0084694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1806" w:type="pct"/>
          </w:tcPr>
          <w:p w14:paraId="6DBA1589" w14:textId="742A7F0B" w:rsidR="00846948" w:rsidRDefault="00846948" w:rsidP="00846948">
            <w:pPr>
              <w:rPr>
                <w:sz w:val="21"/>
                <w:szCs w:val="21"/>
              </w:rPr>
            </w:pPr>
            <w:del w:id="1423" w:author="think" w:date="2017-02-12T22:38:00Z">
              <w:r w:rsidDel="00846948">
                <w:rPr>
                  <w:rFonts w:hint="eastAsia"/>
                  <w:sz w:val="21"/>
                  <w:szCs w:val="21"/>
                </w:rPr>
                <w:delText>router_state</w:delText>
              </w:r>
            </w:del>
            <w:ins w:id="1424" w:author="think" w:date="2017-02-12T22:38:00Z">
              <w:r>
                <w:rPr>
                  <w:rFonts w:hint="eastAsia"/>
                  <w:sz w:val="21"/>
                  <w:szCs w:val="21"/>
                </w:rPr>
                <w:t>is</w:t>
              </w:r>
              <w:r>
                <w:rPr>
                  <w:sz w:val="21"/>
                  <w:szCs w:val="21"/>
                </w:rPr>
                <w:t>_enable</w:t>
              </w:r>
            </w:ins>
          </w:p>
        </w:tc>
        <w:tc>
          <w:tcPr>
            <w:tcW w:w="705" w:type="pct"/>
          </w:tcPr>
          <w:p w14:paraId="16D921A2" w14:textId="0498E88D" w:rsidR="00846948" w:rsidRDefault="00846948" w:rsidP="00846948">
            <w:pPr>
              <w:rPr>
                <w:sz w:val="21"/>
                <w:szCs w:val="21"/>
              </w:rPr>
            </w:pPr>
            <w:del w:id="1425" w:author="think" w:date="2017-02-12T22:38:00Z">
              <w:r w:rsidDel="00846948">
                <w:rPr>
                  <w:rFonts w:hint="eastAsia"/>
                  <w:sz w:val="21"/>
                  <w:szCs w:val="21"/>
                </w:rPr>
                <w:delText>路由状态</w:delText>
              </w:r>
            </w:del>
            <w:ins w:id="1426" w:author="think" w:date="2017-02-12T22:38:00Z">
              <w:r>
                <w:rPr>
                  <w:rFonts w:hint="eastAsia"/>
                  <w:sz w:val="21"/>
                  <w:szCs w:val="21"/>
                </w:rPr>
                <w:t>是否开通</w:t>
              </w:r>
            </w:ins>
          </w:p>
        </w:tc>
        <w:tc>
          <w:tcPr>
            <w:tcW w:w="1010" w:type="pct"/>
          </w:tcPr>
          <w:p w14:paraId="22EBF6E1" w14:textId="371CA1D6" w:rsidR="00846948" w:rsidRPr="00226BD4" w:rsidRDefault="00846948" w:rsidP="00846948">
            <w:pPr>
              <w:rPr>
                <w:sz w:val="21"/>
                <w:szCs w:val="21"/>
              </w:rPr>
            </w:pPr>
            <w:del w:id="1427" w:author="think" w:date="2017-02-12T22:39:00Z">
              <w:r w:rsidRPr="00226BD4" w:rsidDel="00846948">
                <w:rPr>
                  <w:rFonts w:hint="eastAsia"/>
                  <w:sz w:val="21"/>
                  <w:szCs w:val="21"/>
                </w:rPr>
                <w:delText>varchar</w:delText>
              </w:r>
            </w:del>
            <w:ins w:id="1428" w:author="think" w:date="2017-02-12T22:39:00Z">
              <w:r>
                <w:rPr>
                  <w:rFonts w:hint="eastAsia"/>
                  <w:sz w:val="21"/>
                  <w:szCs w:val="21"/>
                </w:rPr>
                <w:t>bit</w:t>
              </w:r>
            </w:ins>
            <w:r w:rsidRPr="00226BD4">
              <w:rPr>
                <w:sz w:val="21"/>
                <w:szCs w:val="21"/>
              </w:rPr>
              <w:t>(</w:t>
            </w:r>
            <w:del w:id="1429" w:author="think" w:date="2017-02-12T22:39:00Z">
              <w:r w:rsidDel="00846948">
                <w:rPr>
                  <w:sz w:val="21"/>
                  <w:szCs w:val="21"/>
                </w:rPr>
                <w:delText>5</w:delText>
              </w:r>
              <w:r w:rsidRPr="00226BD4" w:rsidDel="00846948">
                <w:rPr>
                  <w:sz w:val="21"/>
                  <w:szCs w:val="21"/>
                </w:rPr>
                <w:delText>0</w:delText>
              </w:r>
            </w:del>
            <w:ins w:id="1430" w:author="think" w:date="2017-02-12T22:39:00Z">
              <w:r>
                <w:rPr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222" w:type="pct"/>
          </w:tcPr>
          <w:p w14:paraId="516AE3F6" w14:textId="022F2017" w:rsidR="00846948" w:rsidRDefault="00846948" w:rsidP="00846948">
            <w:pPr>
              <w:rPr>
                <w:sz w:val="21"/>
                <w:szCs w:val="21"/>
              </w:rPr>
            </w:pPr>
            <w:ins w:id="1431" w:author="think" w:date="2017-02-12T22:39:00Z">
              <w:r>
                <w:rPr>
                  <w:rFonts w:hint="eastAsia"/>
                  <w:sz w:val="21"/>
                  <w:szCs w:val="21"/>
                </w:rPr>
                <w:t>开通或关闭（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  <w:del w:id="1432" w:author="think" w:date="2017-02-12T22:39:00Z">
              <w:r w:rsidDel="001D5255">
                <w:rPr>
                  <w:rFonts w:hint="eastAsia"/>
                  <w:sz w:val="21"/>
                  <w:szCs w:val="21"/>
                </w:rPr>
                <w:delText>开通、关闭</w:delText>
              </w:r>
            </w:del>
          </w:p>
        </w:tc>
      </w:tr>
      <w:tr w:rsidR="00F1568F" w:rsidRPr="00226BD4" w14:paraId="007E31BE" w14:textId="77777777" w:rsidTr="00F1568F">
        <w:trPr>
          <w:trHeight w:val="441"/>
          <w:ins w:id="1433" w:author="think" w:date="2017-02-12T22:45:00Z"/>
        </w:trPr>
        <w:tc>
          <w:tcPr>
            <w:tcW w:w="257" w:type="pct"/>
          </w:tcPr>
          <w:p w14:paraId="477272CC" w14:textId="77777777" w:rsidR="00F1568F" w:rsidRPr="00226BD4" w:rsidRDefault="00F1568F" w:rsidP="000A31F4">
            <w:pPr>
              <w:rPr>
                <w:ins w:id="1434" w:author="think" w:date="2017-02-12T22:45:00Z"/>
                <w:sz w:val="21"/>
                <w:szCs w:val="21"/>
              </w:rPr>
            </w:pPr>
            <w:ins w:id="1435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806" w:type="pct"/>
          </w:tcPr>
          <w:p w14:paraId="0CAAE6BC" w14:textId="77777777" w:rsidR="00F1568F" w:rsidRPr="00226BD4" w:rsidRDefault="00F1568F" w:rsidP="000A31F4">
            <w:pPr>
              <w:rPr>
                <w:ins w:id="1436" w:author="think" w:date="2017-02-12T22:45:00Z"/>
                <w:sz w:val="21"/>
                <w:szCs w:val="21"/>
              </w:rPr>
            </w:pPr>
            <w:ins w:id="1437" w:author="think" w:date="2017-02-12T22:4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705" w:type="pct"/>
          </w:tcPr>
          <w:p w14:paraId="13627FFC" w14:textId="77777777" w:rsidR="00F1568F" w:rsidRPr="00226BD4" w:rsidRDefault="00F1568F" w:rsidP="000A31F4">
            <w:pPr>
              <w:rPr>
                <w:ins w:id="1438" w:author="think" w:date="2017-02-12T22:45:00Z"/>
                <w:sz w:val="21"/>
                <w:szCs w:val="21"/>
              </w:rPr>
            </w:pPr>
            <w:ins w:id="1439" w:author="think" w:date="2017-02-12T22:4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44D4972D" w14:textId="77777777" w:rsidR="00F1568F" w:rsidRPr="00226BD4" w:rsidRDefault="00F1568F" w:rsidP="000A31F4">
            <w:pPr>
              <w:rPr>
                <w:ins w:id="1440" w:author="think" w:date="2017-02-12T22:45:00Z"/>
                <w:sz w:val="21"/>
                <w:szCs w:val="21"/>
              </w:rPr>
            </w:pPr>
            <w:ins w:id="1441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2AB86EC4" w14:textId="77777777" w:rsidR="00F1568F" w:rsidRPr="00226BD4" w:rsidRDefault="00F1568F" w:rsidP="000A31F4">
            <w:pPr>
              <w:rPr>
                <w:ins w:id="1442" w:author="think" w:date="2017-02-12T22:45:00Z"/>
                <w:sz w:val="21"/>
                <w:szCs w:val="21"/>
              </w:rPr>
            </w:pPr>
          </w:p>
        </w:tc>
      </w:tr>
      <w:tr w:rsidR="00F1568F" w:rsidRPr="00226BD4" w14:paraId="7F60B422" w14:textId="77777777" w:rsidTr="00F1568F">
        <w:trPr>
          <w:trHeight w:val="441"/>
          <w:ins w:id="1443" w:author="think" w:date="2017-02-12T22:45:00Z"/>
        </w:trPr>
        <w:tc>
          <w:tcPr>
            <w:tcW w:w="257" w:type="pct"/>
          </w:tcPr>
          <w:p w14:paraId="04470604" w14:textId="77777777" w:rsidR="00F1568F" w:rsidRPr="00226BD4" w:rsidRDefault="00F1568F" w:rsidP="000A31F4">
            <w:pPr>
              <w:rPr>
                <w:ins w:id="1444" w:author="think" w:date="2017-02-12T22:45:00Z"/>
                <w:sz w:val="21"/>
                <w:szCs w:val="21"/>
              </w:rPr>
            </w:pPr>
            <w:ins w:id="1445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806" w:type="pct"/>
          </w:tcPr>
          <w:p w14:paraId="33BE7F94" w14:textId="77777777" w:rsidR="00F1568F" w:rsidRPr="00226BD4" w:rsidRDefault="00F1568F" w:rsidP="000A31F4">
            <w:pPr>
              <w:rPr>
                <w:ins w:id="1446" w:author="think" w:date="2017-02-12T22:45:00Z"/>
                <w:sz w:val="21"/>
                <w:szCs w:val="21"/>
              </w:rPr>
            </w:pPr>
            <w:ins w:id="1447" w:author="think" w:date="2017-02-12T22:4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705" w:type="pct"/>
          </w:tcPr>
          <w:p w14:paraId="2E31119D" w14:textId="77777777" w:rsidR="00F1568F" w:rsidRPr="00226BD4" w:rsidRDefault="00F1568F" w:rsidP="000A31F4">
            <w:pPr>
              <w:rPr>
                <w:ins w:id="1448" w:author="think" w:date="2017-02-12T22:45:00Z"/>
                <w:sz w:val="21"/>
                <w:szCs w:val="21"/>
              </w:rPr>
            </w:pPr>
            <w:ins w:id="1449" w:author="think" w:date="2017-02-12T22:4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2B7D7B1B" w14:textId="77777777" w:rsidR="00F1568F" w:rsidRPr="00226BD4" w:rsidRDefault="00F1568F" w:rsidP="000A31F4">
            <w:pPr>
              <w:rPr>
                <w:ins w:id="1450" w:author="think" w:date="2017-02-12T22:45:00Z"/>
                <w:sz w:val="21"/>
                <w:szCs w:val="21"/>
              </w:rPr>
            </w:pPr>
            <w:ins w:id="1451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07E88C72" w14:textId="77777777" w:rsidR="00F1568F" w:rsidRPr="00226BD4" w:rsidRDefault="00F1568F" w:rsidP="000A31F4">
            <w:pPr>
              <w:rPr>
                <w:ins w:id="1452" w:author="think" w:date="2017-02-12T22:45:00Z"/>
                <w:sz w:val="21"/>
                <w:szCs w:val="21"/>
              </w:rPr>
            </w:pPr>
          </w:p>
        </w:tc>
      </w:tr>
      <w:tr w:rsidR="00F1568F" w:rsidRPr="00226BD4" w14:paraId="56FF8DC7" w14:textId="77777777" w:rsidTr="00F1568F">
        <w:trPr>
          <w:trHeight w:val="441"/>
          <w:ins w:id="1453" w:author="think" w:date="2017-02-12T22:45:00Z"/>
        </w:trPr>
        <w:tc>
          <w:tcPr>
            <w:tcW w:w="257" w:type="pct"/>
          </w:tcPr>
          <w:p w14:paraId="3BEB862F" w14:textId="77777777" w:rsidR="00F1568F" w:rsidRPr="00226BD4" w:rsidRDefault="00F1568F" w:rsidP="000A31F4">
            <w:pPr>
              <w:rPr>
                <w:ins w:id="1454" w:author="think" w:date="2017-02-12T22:45:00Z"/>
                <w:sz w:val="21"/>
                <w:szCs w:val="21"/>
              </w:rPr>
            </w:pPr>
            <w:ins w:id="1455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27</w:t>
              </w:r>
            </w:ins>
          </w:p>
        </w:tc>
        <w:tc>
          <w:tcPr>
            <w:tcW w:w="1806" w:type="pct"/>
          </w:tcPr>
          <w:p w14:paraId="558784AD" w14:textId="77777777" w:rsidR="00F1568F" w:rsidRPr="00226BD4" w:rsidRDefault="00F1568F" w:rsidP="000A31F4">
            <w:pPr>
              <w:rPr>
                <w:ins w:id="1456" w:author="think" w:date="2017-02-12T22:45:00Z"/>
                <w:sz w:val="21"/>
                <w:szCs w:val="21"/>
              </w:rPr>
            </w:pPr>
            <w:ins w:id="1457" w:author="think" w:date="2017-02-12T22:4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705" w:type="pct"/>
          </w:tcPr>
          <w:p w14:paraId="4AF9C540" w14:textId="77777777" w:rsidR="00F1568F" w:rsidRPr="00226BD4" w:rsidRDefault="00F1568F" w:rsidP="000A31F4">
            <w:pPr>
              <w:rPr>
                <w:ins w:id="1458" w:author="think" w:date="2017-02-12T22:45:00Z"/>
                <w:sz w:val="21"/>
                <w:szCs w:val="21"/>
              </w:rPr>
            </w:pPr>
            <w:ins w:id="1459" w:author="think" w:date="2017-02-12T22:4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10" w:type="pct"/>
          </w:tcPr>
          <w:p w14:paraId="6B11115F" w14:textId="2C0EDAEC" w:rsidR="00F1568F" w:rsidRPr="00226BD4" w:rsidRDefault="00BF51FD" w:rsidP="000A31F4">
            <w:pPr>
              <w:rPr>
                <w:ins w:id="1460" w:author="think" w:date="2017-02-12T22:45:00Z"/>
                <w:sz w:val="21"/>
                <w:szCs w:val="21"/>
              </w:rPr>
            </w:pPr>
            <w:ins w:id="1461" w:author="think" w:date="2017-02-13T22:51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222" w:type="pct"/>
          </w:tcPr>
          <w:p w14:paraId="08D463A6" w14:textId="77777777" w:rsidR="00F1568F" w:rsidRPr="00226BD4" w:rsidRDefault="00F1568F" w:rsidP="000A31F4">
            <w:pPr>
              <w:rPr>
                <w:ins w:id="1462" w:author="think" w:date="2017-02-12T22:45:00Z"/>
                <w:sz w:val="21"/>
                <w:szCs w:val="21"/>
              </w:rPr>
            </w:pPr>
          </w:p>
        </w:tc>
      </w:tr>
    </w:tbl>
    <w:p w14:paraId="1474CF07" w14:textId="4604458B" w:rsidR="00C24F4A" w:rsidRDefault="009700DE">
      <w:pPr>
        <w:pStyle w:val="3"/>
        <w:pPrChange w:id="1463" w:author="think" w:date="2017-02-12T17:36:00Z">
          <w:pPr>
            <w:pStyle w:val="2"/>
          </w:pPr>
        </w:pPrChange>
      </w:pPr>
      <w:r>
        <w:t xml:space="preserve"> </w:t>
      </w:r>
      <w:del w:id="1464" w:author="think" w:date="2017-02-12T22:39:00Z">
        <w:r w:rsidDel="00660F5D">
          <w:rPr>
            <w:rFonts w:hint="eastAsia"/>
          </w:rPr>
          <w:delText>商户</w:delText>
        </w:r>
      </w:del>
      <w:bookmarkStart w:id="1465" w:name="_Toc475307020"/>
      <w:r>
        <w:rPr>
          <w:rFonts w:hint="eastAsia"/>
        </w:rPr>
        <w:t>路由</w:t>
      </w:r>
      <w:ins w:id="1466" w:author="think" w:date="2017-02-12T22:39:00Z">
        <w:r w:rsidR="00660F5D">
          <w:rPr>
            <w:rFonts w:hint="eastAsia"/>
          </w:rPr>
          <w:t>关系配置</w:t>
        </w:r>
      </w:ins>
      <w:ins w:id="1467" w:author="think" w:date="2017-02-13T22:54:00Z">
        <w:r w:rsidR="00A16110">
          <w:rPr>
            <w:rFonts w:hint="eastAsia"/>
          </w:rPr>
          <w:t>(wozhi</w:t>
        </w:r>
        <w:r w:rsidR="00A16110">
          <w:t>_route</w:t>
        </w:r>
        <w:r w:rsidR="00A16110">
          <w:rPr>
            <w:rFonts w:hint="eastAsia"/>
          </w:rPr>
          <w:t>)</w:t>
        </w:r>
      </w:ins>
      <w:bookmarkEnd w:id="1465"/>
      <w:del w:id="1468" w:author="think" w:date="2017-02-12T22:39:00Z">
        <w:r w:rsidDel="00660F5D">
          <w:rPr>
            <w:rFonts w:hint="eastAsia"/>
          </w:rPr>
          <w:delText>关系</w:delText>
        </w:r>
      </w:del>
    </w:p>
    <w:tbl>
      <w:tblPr>
        <w:tblStyle w:val="aa"/>
        <w:tblW w:w="5000" w:type="pct"/>
        <w:tblLook w:val="04A0" w:firstRow="1" w:lastRow="0" w:firstColumn="1" w:lastColumn="0" w:noHBand="0" w:noVBand="1"/>
        <w:tblPrChange w:id="1469" w:author="think" w:date="2017-02-12T22:44:00Z">
          <w:tblPr>
            <w:tblStyle w:val="aa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72"/>
        <w:gridCol w:w="2125"/>
        <w:gridCol w:w="1561"/>
        <w:gridCol w:w="1701"/>
        <w:gridCol w:w="2437"/>
        <w:tblGridChange w:id="1470">
          <w:tblGrid>
            <w:gridCol w:w="470"/>
            <w:gridCol w:w="2"/>
            <w:gridCol w:w="2123"/>
            <w:gridCol w:w="2"/>
            <w:gridCol w:w="1560"/>
            <w:gridCol w:w="1"/>
            <w:gridCol w:w="1700"/>
            <w:gridCol w:w="1"/>
            <w:gridCol w:w="2437"/>
          </w:tblGrid>
        </w:tblGridChange>
      </w:tblGrid>
      <w:tr w:rsidR="00347AFD" w:rsidRPr="00226BD4" w14:paraId="52A52DD7" w14:textId="77777777" w:rsidTr="00F1568F">
        <w:tc>
          <w:tcPr>
            <w:tcW w:w="284" w:type="pct"/>
            <w:tcPrChange w:id="1471" w:author="think" w:date="2017-02-12T22:44:00Z">
              <w:tcPr>
                <w:tcW w:w="340" w:type="pct"/>
              </w:tcPr>
            </w:tcPrChange>
          </w:tcPr>
          <w:p w14:paraId="6036FA0F" w14:textId="52515A55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472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281" w:type="pct"/>
            <w:tcPrChange w:id="1473" w:author="think" w:date="2017-02-12T22:44:00Z">
              <w:tcPr>
                <w:tcW w:w="1054" w:type="pct"/>
                <w:gridSpan w:val="2"/>
              </w:tcPr>
            </w:tcPrChange>
          </w:tcPr>
          <w:p w14:paraId="38240C55" w14:textId="16E70E12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474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41" w:type="pct"/>
            <w:tcPrChange w:id="1475" w:author="think" w:date="2017-02-12T22:44:00Z">
              <w:tcPr>
                <w:tcW w:w="998" w:type="pct"/>
                <w:gridSpan w:val="2"/>
              </w:tcPr>
            </w:tcPrChange>
          </w:tcPr>
          <w:p w14:paraId="59F9EE85" w14:textId="3D21A4C3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476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25" w:type="pct"/>
            <w:tcPrChange w:id="1477" w:author="think" w:date="2017-02-12T22:44:00Z">
              <w:tcPr>
                <w:tcW w:w="1082" w:type="pct"/>
                <w:gridSpan w:val="2"/>
              </w:tcPr>
            </w:tcPrChange>
          </w:tcPr>
          <w:p w14:paraId="644055C2" w14:textId="68124478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478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469" w:type="pct"/>
            <w:tcPrChange w:id="1479" w:author="think" w:date="2017-02-12T22:44:00Z">
              <w:tcPr>
                <w:tcW w:w="1526" w:type="pct"/>
                <w:gridSpan w:val="2"/>
              </w:tcPr>
            </w:tcPrChange>
          </w:tcPr>
          <w:p w14:paraId="1326CD78" w14:textId="7AE9D16B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480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347AFD" w:rsidRPr="00226BD4" w14:paraId="1D1A5DE6" w14:textId="77777777" w:rsidTr="00F1568F">
        <w:tc>
          <w:tcPr>
            <w:tcW w:w="284" w:type="pct"/>
            <w:tcPrChange w:id="1481" w:author="think" w:date="2017-02-12T22:44:00Z">
              <w:tcPr>
                <w:tcW w:w="340" w:type="pct"/>
              </w:tcPr>
            </w:tcPrChange>
          </w:tcPr>
          <w:p w14:paraId="25DC6241" w14:textId="548080E3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482" w:author="think" w:date="2017-02-12T16:26:00Z">
                <w:pPr/>
              </w:pPrChange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281" w:type="pct"/>
            <w:tcPrChange w:id="1483" w:author="think" w:date="2017-02-12T22:44:00Z">
              <w:tcPr>
                <w:tcW w:w="1054" w:type="pct"/>
                <w:gridSpan w:val="2"/>
              </w:tcPr>
            </w:tcPrChange>
          </w:tcPr>
          <w:p w14:paraId="12B22697" w14:textId="0766FB05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484" w:author="think" w:date="2017-02-12T16:26:00Z">
                <w:pPr/>
              </w:pPrChange>
            </w:pPr>
            <w:del w:id="1485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mr</w:delText>
              </w:r>
            </w:del>
            <w:ins w:id="1486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route</w:t>
              </w:r>
            </w:ins>
            <w:r>
              <w:rPr>
                <w:sz w:val="21"/>
                <w:szCs w:val="21"/>
              </w:rPr>
              <w:t>_id</w:t>
            </w:r>
          </w:p>
        </w:tc>
        <w:tc>
          <w:tcPr>
            <w:tcW w:w="941" w:type="pct"/>
            <w:tcPrChange w:id="1487" w:author="think" w:date="2017-02-12T22:44:00Z">
              <w:tcPr>
                <w:tcW w:w="998" w:type="pct"/>
                <w:gridSpan w:val="2"/>
              </w:tcPr>
            </w:tcPrChange>
          </w:tcPr>
          <w:p w14:paraId="577F3390" w14:textId="53FA4333" w:rsidR="00347AFD" w:rsidRDefault="009700DE">
            <w:pPr>
              <w:spacing w:line="560" w:lineRule="exact"/>
              <w:rPr>
                <w:sz w:val="21"/>
                <w:szCs w:val="21"/>
              </w:rPr>
              <w:pPrChange w:id="1488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商户路由关系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025" w:type="pct"/>
            <w:tcPrChange w:id="1489" w:author="think" w:date="2017-02-12T22:44:00Z">
              <w:tcPr>
                <w:tcW w:w="1082" w:type="pct"/>
                <w:gridSpan w:val="2"/>
              </w:tcPr>
            </w:tcPrChange>
          </w:tcPr>
          <w:p w14:paraId="45EA0ACE" w14:textId="2FC788A6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490" w:author="think" w:date="2017-02-12T16:26:00Z">
                <w:pPr/>
              </w:pPrChange>
            </w:pPr>
            <w:r>
              <w:rPr>
                <w:sz w:val="21"/>
                <w:szCs w:val="21"/>
              </w:rPr>
              <w:t>bigint</w:t>
            </w:r>
            <w:del w:id="1491" w:author="think" w:date="2017-02-12T22:41:00Z">
              <w:r w:rsidDel="00660F5D">
                <w:rPr>
                  <w:sz w:val="21"/>
                  <w:szCs w:val="21"/>
                </w:rPr>
                <w:delText>(20)</w:delText>
              </w:r>
            </w:del>
          </w:p>
        </w:tc>
        <w:tc>
          <w:tcPr>
            <w:tcW w:w="1469" w:type="pct"/>
            <w:tcPrChange w:id="1492" w:author="think" w:date="2017-02-12T22:44:00Z">
              <w:tcPr>
                <w:tcW w:w="1526" w:type="pct"/>
                <w:gridSpan w:val="2"/>
              </w:tcPr>
            </w:tcPrChange>
          </w:tcPr>
          <w:p w14:paraId="3EAD6577" w14:textId="758E0351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493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347AFD" w:rsidRPr="00226BD4" w14:paraId="41754599" w14:textId="77777777" w:rsidTr="00F1568F">
        <w:tc>
          <w:tcPr>
            <w:tcW w:w="284" w:type="pct"/>
            <w:tcPrChange w:id="1494" w:author="think" w:date="2017-02-12T22:44:00Z">
              <w:tcPr>
                <w:tcW w:w="340" w:type="pct"/>
              </w:tcPr>
            </w:tcPrChange>
          </w:tcPr>
          <w:p w14:paraId="179107F7" w14:textId="11919468" w:rsidR="00347AFD" w:rsidRDefault="009700DE">
            <w:pPr>
              <w:spacing w:line="560" w:lineRule="exact"/>
              <w:rPr>
                <w:sz w:val="21"/>
                <w:szCs w:val="21"/>
              </w:rPr>
              <w:pPrChange w:id="1495" w:author="think" w:date="2017-02-12T16:26:00Z">
                <w:pPr/>
              </w:pPrChange>
            </w:pPr>
            <w:r>
              <w:rPr>
                <w:sz w:val="21"/>
                <w:szCs w:val="21"/>
              </w:rPr>
              <w:lastRenderedPageBreak/>
              <w:t>2</w:t>
            </w:r>
          </w:p>
        </w:tc>
        <w:tc>
          <w:tcPr>
            <w:tcW w:w="1281" w:type="pct"/>
            <w:tcPrChange w:id="1496" w:author="think" w:date="2017-02-12T22:44:00Z">
              <w:tcPr>
                <w:tcW w:w="1054" w:type="pct"/>
                <w:gridSpan w:val="2"/>
              </w:tcPr>
            </w:tcPrChange>
          </w:tcPr>
          <w:p w14:paraId="31EB462E" w14:textId="733B3571" w:rsidR="00347AFD" w:rsidRDefault="009700DE">
            <w:pPr>
              <w:spacing w:line="560" w:lineRule="exact"/>
              <w:rPr>
                <w:sz w:val="21"/>
                <w:szCs w:val="21"/>
              </w:rPr>
              <w:pPrChange w:id="1497" w:author="think" w:date="2017-02-12T16:26:00Z">
                <w:pPr/>
              </w:pPrChange>
            </w:pPr>
            <w:del w:id="1498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route_id</w:delText>
              </w:r>
            </w:del>
            <w:ins w:id="1499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up</w:t>
              </w:r>
              <w:r w:rsidR="00660F5D">
                <w:rPr>
                  <w:sz w:val="21"/>
                  <w:szCs w:val="21"/>
                </w:rPr>
                <w:t>stream_id</w:t>
              </w:r>
            </w:ins>
          </w:p>
        </w:tc>
        <w:tc>
          <w:tcPr>
            <w:tcW w:w="941" w:type="pct"/>
            <w:tcPrChange w:id="1500" w:author="think" w:date="2017-02-12T22:44:00Z">
              <w:tcPr>
                <w:tcW w:w="998" w:type="pct"/>
                <w:gridSpan w:val="2"/>
              </w:tcPr>
            </w:tcPrChange>
          </w:tcPr>
          <w:p w14:paraId="29F01613" w14:textId="33484682" w:rsidR="00347AFD" w:rsidRDefault="009700DE">
            <w:pPr>
              <w:spacing w:line="560" w:lineRule="exact"/>
              <w:rPr>
                <w:sz w:val="21"/>
                <w:szCs w:val="21"/>
              </w:rPr>
              <w:pPrChange w:id="1501" w:author="think" w:date="2017-02-12T16:26:00Z">
                <w:pPr/>
              </w:pPrChange>
            </w:pPr>
            <w:del w:id="1502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路由编号</w:delText>
              </w:r>
            </w:del>
            <w:ins w:id="1503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上游</w:t>
              </w:r>
            </w:ins>
            <w:ins w:id="1504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渠道编号</w:t>
              </w:r>
            </w:ins>
          </w:p>
        </w:tc>
        <w:tc>
          <w:tcPr>
            <w:tcW w:w="1025" w:type="pct"/>
            <w:tcPrChange w:id="1505" w:author="think" w:date="2017-02-12T22:44:00Z">
              <w:tcPr>
                <w:tcW w:w="1082" w:type="pct"/>
                <w:gridSpan w:val="2"/>
              </w:tcPr>
            </w:tcPrChange>
          </w:tcPr>
          <w:p w14:paraId="7A8B95B0" w14:textId="1511E2BF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506" w:author="think" w:date="2017-02-12T16:26:00Z">
                <w:pPr/>
              </w:pPrChange>
            </w:pPr>
            <w:del w:id="1507" w:author="think" w:date="2017-02-12T22:41:00Z">
              <w:r w:rsidRPr="00226BD4" w:rsidDel="00660F5D">
                <w:rPr>
                  <w:rFonts w:hint="eastAsia"/>
                  <w:sz w:val="21"/>
                  <w:szCs w:val="21"/>
                </w:rPr>
                <w:delText>varchar(</w:delText>
              </w:r>
              <w:r w:rsidDel="00660F5D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60F5D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1508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1509" w:author="think" w:date="2017-02-12T22:44:00Z">
              <w:tcPr>
                <w:tcW w:w="1526" w:type="pct"/>
                <w:gridSpan w:val="2"/>
              </w:tcPr>
            </w:tcPrChange>
          </w:tcPr>
          <w:p w14:paraId="57FA8961" w14:textId="79369086" w:rsidR="00347AFD" w:rsidRPr="00226BD4" w:rsidRDefault="00660F5D">
            <w:pPr>
              <w:spacing w:line="560" w:lineRule="exact"/>
              <w:rPr>
                <w:sz w:val="21"/>
                <w:szCs w:val="21"/>
              </w:rPr>
              <w:pPrChange w:id="1510" w:author="think" w:date="2017-02-12T16:26:00Z">
                <w:pPr/>
              </w:pPrChange>
            </w:pPr>
            <w:ins w:id="1511" w:author="think" w:date="2017-02-12T22:40:00Z">
              <w:r>
                <w:rPr>
                  <w:rFonts w:hint="eastAsia"/>
                  <w:sz w:val="21"/>
                  <w:szCs w:val="21"/>
                </w:rPr>
                <w:t>外建</w:t>
              </w:r>
            </w:ins>
          </w:p>
        </w:tc>
      </w:tr>
      <w:tr w:rsidR="00347AFD" w:rsidRPr="00226BD4" w14:paraId="7127EF0D" w14:textId="77777777" w:rsidTr="00F1568F">
        <w:tc>
          <w:tcPr>
            <w:tcW w:w="284" w:type="pct"/>
            <w:tcPrChange w:id="1512" w:author="think" w:date="2017-02-12T22:44:00Z">
              <w:tcPr>
                <w:tcW w:w="340" w:type="pct"/>
              </w:tcPr>
            </w:tcPrChange>
          </w:tcPr>
          <w:p w14:paraId="4AFBE5FC" w14:textId="77939A9F" w:rsidR="00347AFD" w:rsidRDefault="009700DE">
            <w:pPr>
              <w:spacing w:line="560" w:lineRule="exact"/>
              <w:rPr>
                <w:sz w:val="21"/>
                <w:szCs w:val="21"/>
              </w:rPr>
              <w:pPrChange w:id="1513" w:author="think" w:date="2017-02-12T16:26:00Z">
                <w:pPr/>
              </w:pPrChange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281" w:type="pct"/>
            <w:tcPrChange w:id="1514" w:author="think" w:date="2017-02-12T22:44:00Z">
              <w:tcPr>
                <w:tcW w:w="1054" w:type="pct"/>
                <w:gridSpan w:val="2"/>
              </w:tcPr>
            </w:tcPrChange>
          </w:tcPr>
          <w:p w14:paraId="3CB2C180" w14:textId="24CF625E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515" w:author="think" w:date="2017-02-12T16:26:00Z">
                <w:pPr/>
              </w:pPrChange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941" w:type="pct"/>
            <w:tcPrChange w:id="1516" w:author="think" w:date="2017-02-12T22:44:00Z">
              <w:tcPr>
                <w:tcW w:w="998" w:type="pct"/>
                <w:gridSpan w:val="2"/>
              </w:tcPr>
            </w:tcPrChange>
          </w:tcPr>
          <w:p w14:paraId="30B613E2" w14:textId="2D75BB27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517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商户</w:t>
            </w:r>
            <w:ins w:id="1518" w:author="think" w:date="2017-02-13T23:10:00Z">
              <w:r w:rsidR="006F6971">
                <w:rPr>
                  <w:rFonts w:hint="eastAsia"/>
                  <w:sz w:val="21"/>
                  <w:szCs w:val="21"/>
                </w:rPr>
                <w:t>id</w:t>
              </w:r>
            </w:ins>
            <w:del w:id="1519" w:author="think" w:date="2017-02-13T23:10:00Z">
              <w:r w:rsidDel="006F6971">
                <w:rPr>
                  <w:rFonts w:hint="eastAsia"/>
                  <w:sz w:val="21"/>
                  <w:szCs w:val="21"/>
                </w:rPr>
                <w:delText>编号</w:delText>
              </w:r>
            </w:del>
          </w:p>
        </w:tc>
        <w:tc>
          <w:tcPr>
            <w:tcW w:w="1025" w:type="pct"/>
            <w:tcPrChange w:id="1520" w:author="think" w:date="2017-02-12T22:44:00Z">
              <w:tcPr>
                <w:tcW w:w="1082" w:type="pct"/>
                <w:gridSpan w:val="2"/>
              </w:tcPr>
            </w:tcPrChange>
          </w:tcPr>
          <w:p w14:paraId="54258A69" w14:textId="4BE94E08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521" w:author="think" w:date="2017-02-12T16:26:00Z">
                <w:pPr/>
              </w:pPrChange>
            </w:pPr>
            <w:del w:id="1522" w:author="think" w:date="2017-02-12T22:41:00Z">
              <w:r w:rsidRPr="00226BD4" w:rsidDel="00660F5D">
                <w:rPr>
                  <w:rFonts w:hint="eastAsia"/>
                  <w:sz w:val="21"/>
                  <w:szCs w:val="21"/>
                </w:rPr>
                <w:delText>varchar(</w:delText>
              </w:r>
              <w:r w:rsidDel="00660F5D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60F5D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1523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1524" w:author="think" w:date="2017-02-12T22:44:00Z">
              <w:tcPr>
                <w:tcW w:w="1526" w:type="pct"/>
                <w:gridSpan w:val="2"/>
              </w:tcPr>
            </w:tcPrChange>
          </w:tcPr>
          <w:p w14:paraId="3F3BB8A9" w14:textId="36ADEE1C" w:rsidR="00347AFD" w:rsidRPr="00226BD4" w:rsidRDefault="00660F5D">
            <w:pPr>
              <w:spacing w:line="560" w:lineRule="exact"/>
              <w:rPr>
                <w:sz w:val="21"/>
                <w:szCs w:val="21"/>
              </w:rPr>
              <w:pPrChange w:id="1525" w:author="think" w:date="2017-02-12T16:26:00Z">
                <w:pPr/>
              </w:pPrChange>
            </w:pPr>
            <w:ins w:id="1526" w:author="think" w:date="2017-02-12T22:40:00Z">
              <w:r>
                <w:rPr>
                  <w:rFonts w:hint="eastAsia"/>
                  <w:sz w:val="21"/>
                  <w:szCs w:val="21"/>
                </w:rPr>
                <w:t>外键</w:t>
              </w:r>
            </w:ins>
          </w:p>
        </w:tc>
      </w:tr>
      <w:tr w:rsidR="00347AFD" w:rsidRPr="00226BD4" w14:paraId="026BCC21" w14:textId="77777777" w:rsidTr="00F1568F">
        <w:tc>
          <w:tcPr>
            <w:tcW w:w="284" w:type="pct"/>
            <w:tcPrChange w:id="1527" w:author="think" w:date="2017-02-12T22:44:00Z">
              <w:tcPr>
                <w:tcW w:w="340" w:type="pct"/>
              </w:tcPr>
            </w:tcPrChange>
          </w:tcPr>
          <w:p w14:paraId="240AC6C0" w14:textId="56EF7FC6" w:rsidR="00347AFD" w:rsidRDefault="009700DE">
            <w:pPr>
              <w:spacing w:line="560" w:lineRule="exact"/>
              <w:rPr>
                <w:sz w:val="21"/>
                <w:szCs w:val="21"/>
              </w:rPr>
              <w:pPrChange w:id="1528" w:author="think" w:date="2017-02-12T16:26:00Z">
                <w:pPr/>
              </w:pPrChange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281" w:type="pct"/>
            <w:tcPrChange w:id="1529" w:author="think" w:date="2017-02-12T22:44:00Z">
              <w:tcPr>
                <w:tcW w:w="1054" w:type="pct"/>
                <w:gridSpan w:val="2"/>
              </w:tcPr>
            </w:tcPrChange>
          </w:tcPr>
          <w:p w14:paraId="4C77857F" w14:textId="1C08EC2C" w:rsidR="00347AFD" w:rsidRDefault="009700DE">
            <w:pPr>
              <w:spacing w:line="560" w:lineRule="exact"/>
              <w:rPr>
                <w:sz w:val="21"/>
                <w:szCs w:val="21"/>
              </w:rPr>
              <w:pPrChange w:id="1530" w:author="think" w:date="2017-02-12T16:26:00Z">
                <w:pPr/>
              </w:pPrChange>
            </w:pPr>
            <w:r>
              <w:rPr>
                <w:sz w:val="21"/>
                <w:szCs w:val="21"/>
              </w:rPr>
              <w:t>priority</w:t>
            </w:r>
          </w:p>
        </w:tc>
        <w:tc>
          <w:tcPr>
            <w:tcW w:w="941" w:type="pct"/>
            <w:tcPrChange w:id="1531" w:author="think" w:date="2017-02-12T22:44:00Z">
              <w:tcPr>
                <w:tcW w:w="998" w:type="pct"/>
                <w:gridSpan w:val="2"/>
              </w:tcPr>
            </w:tcPrChange>
          </w:tcPr>
          <w:p w14:paraId="2049397F" w14:textId="7FB31B2B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532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优先级</w:t>
            </w:r>
          </w:p>
        </w:tc>
        <w:tc>
          <w:tcPr>
            <w:tcW w:w="1025" w:type="pct"/>
            <w:tcPrChange w:id="1533" w:author="think" w:date="2017-02-12T22:44:00Z">
              <w:tcPr>
                <w:tcW w:w="1082" w:type="pct"/>
                <w:gridSpan w:val="2"/>
              </w:tcPr>
            </w:tcPrChange>
          </w:tcPr>
          <w:p w14:paraId="342F873E" w14:textId="2622AE4C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534" w:author="think" w:date="2017-02-12T16:26:00Z">
                <w:pPr/>
              </w:pPrChange>
            </w:pPr>
            <w:r>
              <w:rPr>
                <w:sz w:val="21"/>
                <w:szCs w:val="21"/>
              </w:rPr>
              <w:t>int(11)</w:t>
            </w:r>
          </w:p>
        </w:tc>
        <w:tc>
          <w:tcPr>
            <w:tcW w:w="1469" w:type="pct"/>
            <w:tcPrChange w:id="1535" w:author="think" w:date="2017-02-12T22:44:00Z">
              <w:tcPr>
                <w:tcW w:w="1526" w:type="pct"/>
                <w:gridSpan w:val="2"/>
              </w:tcPr>
            </w:tcPrChange>
          </w:tcPr>
          <w:p w14:paraId="1E6421A7" w14:textId="36B3FC52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536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默认</w:t>
            </w:r>
            <w:r>
              <w:rPr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，值越大优先级越高</w:t>
            </w:r>
          </w:p>
        </w:tc>
      </w:tr>
      <w:tr w:rsidR="00660F5D" w:rsidRPr="00226BD4" w14:paraId="167E47B0" w14:textId="77777777" w:rsidTr="00F1568F">
        <w:trPr>
          <w:ins w:id="1537" w:author="think" w:date="2017-02-12T22:42:00Z"/>
        </w:trPr>
        <w:tc>
          <w:tcPr>
            <w:tcW w:w="284" w:type="pct"/>
            <w:tcPrChange w:id="1538" w:author="think" w:date="2017-02-12T22:44:00Z">
              <w:tcPr>
                <w:tcW w:w="340" w:type="pct"/>
              </w:tcPr>
            </w:tcPrChange>
          </w:tcPr>
          <w:p w14:paraId="42BFBB50" w14:textId="420A2231" w:rsidR="00660F5D" w:rsidRDefault="00660F5D">
            <w:pPr>
              <w:spacing w:line="560" w:lineRule="exact"/>
              <w:rPr>
                <w:ins w:id="1539" w:author="think" w:date="2017-02-12T22:42:00Z"/>
                <w:sz w:val="21"/>
                <w:szCs w:val="21"/>
              </w:rPr>
            </w:pPr>
            <w:ins w:id="1540" w:author="think" w:date="2017-02-12T22:44:00Z">
              <w:r>
                <w:rPr>
                  <w:rFonts w:hint="eastAsia"/>
                  <w:sz w:val="21"/>
                  <w:szCs w:val="21"/>
                </w:rPr>
                <w:t>5</w:t>
              </w:r>
            </w:ins>
          </w:p>
        </w:tc>
        <w:tc>
          <w:tcPr>
            <w:tcW w:w="1281" w:type="pct"/>
            <w:tcPrChange w:id="1541" w:author="think" w:date="2017-02-12T22:44:00Z">
              <w:tcPr>
                <w:tcW w:w="1054" w:type="pct"/>
                <w:gridSpan w:val="2"/>
              </w:tcPr>
            </w:tcPrChange>
          </w:tcPr>
          <w:p w14:paraId="5081D08A" w14:textId="1E485771" w:rsidR="00660F5D" w:rsidRDefault="00660F5D">
            <w:pPr>
              <w:spacing w:line="560" w:lineRule="exact"/>
              <w:rPr>
                <w:ins w:id="1542" w:author="think" w:date="2017-02-12T22:42:00Z"/>
                <w:sz w:val="21"/>
                <w:szCs w:val="21"/>
              </w:rPr>
            </w:pPr>
            <w:ins w:id="1543" w:author="think" w:date="2017-02-12T22:42:00Z">
              <w:r>
                <w:rPr>
                  <w:rFonts w:hint="eastAsia"/>
                  <w:sz w:val="21"/>
                  <w:szCs w:val="21"/>
                </w:rPr>
                <w:t>gateway</w:t>
              </w:r>
              <w:r>
                <w:rPr>
                  <w:sz w:val="21"/>
                  <w:szCs w:val="21"/>
                </w:rPr>
                <w:t>_type</w:t>
              </w:r>
            </w:ins>
          </w:p>
        </w:tc>
        <w:tc>
          <w:tcPr>
            <w:tcW w:w="941" w:type="pct"/>
            <w:tcPrChange w:id="1544" w:author="think" w:date="2017-02-12T22:44:00Z">
              <w:tcPr>
                <w:tcW w:w="998" w:type="pct"/>
                <w:gridSpan w:val="2"/>
              </w:tcPr>
            </w:tcPrChange>
          </w:tcPr>
          <w:p w14:paraId="1F2A2E3A" w14:textId="710F7168" w:rsidR="00660F5D" w:rsidRDefault="00660F5D">
            <w:pPr>
              <w:spacing w:line="560" w:lineRule="exact"/>
              <w:rPr>
                <w:ins w:id="1545" w:author="think" w:date="2017-02-12T22:42:00Z"/>
                <w:sz w:val="21"/>
                <w:szCs w:val="21"/>
              </w:rPr>
            </w:pPr>
            <w:ins w:id="1546" w:author="think" w:date="2017-02-12T22:42:00Z">
              <w:r>
                <w:rPr>
                  <w:rFonts w:hint="eastAsia"/>
                  <w:sz w:val="21"/>
                  <w:szCs w:val="21"/>
                </w:rPr>
                <w:t>网关类型</w:t>
              </w:r>
            </w:ins>
          </w:p>
        </w:tc>
        <w:tc>
          <w:tcPr>
            <w:tcW w:w="1025" w:type="pct"/>
            <w:tcPrChange w:id="1547" w:author="think" w:date="2017-02-12T22:44:00Z">
              <w:tcPr>
                <w:tcW w:w="1082" w:type="pct"/>
                <w:gridSpan w:val="2"/>
              </w:tcPr>
            </w:tcPrChange>
          </w:tcPr>
          <w:p w14:paraId="303C36B8" w14:textId="0BC0CE83" w:rsidR="00660F5D" w:rsidRDefault="00660F5D">
            <w:pPr>
              <w:spacing w:line="560" w:lineRule="exact"/>
              <w:rPr>
                <w:ins w:id="1548" w:author="think" w:date="2017-02-12T22:42:00Z"/>
                <w:sz w:val="21"/>
                <w:szCs w:val="21"/>
              </w:rPr>
            </w:pPr>
            <w:ins w:id="1549" w:author="think" w:date="2017-02-12T22:4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</w:t>
              </w:r>
            </w:ins>
            <w:ins w:id="1550" w:author="think" w:date="2017-02-12T22:43:00Z">
              <w:r>
                <w:rPr>
                  <w:rFonts w:hint="eastAsia"/>
                  <w:sz w:val="21"/>
                  <w:szCs w:val="21"/>
                </w:rPr>
                <w:t>2</w:t>
              </w:r>
            </w:ins>
            <w:ins w:id="1551" w:author="think" w:date="2017-02-12T22:42:00Z">
              <w:r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1552" w:author="think" w:date="2017-02-12T22:44:00Z">
              <w:tcPr>
                <w:tcW w:w="1526" w:type="pct"/>
                <w:gridSpan w:val="2"/>
              </w:tcPr>
            </w:tcPrChange>
          </w:tcPr>
          <w:p w14:paraId="70FF8E92" w14:textId="7EBF27FD" w:rsidR="00660F5D" w:rsidRDefault="00660F5D">
            <w:pPr>
              <w:spacing w:line="560" w:lineRule="exact"/>
              <w:rPr>
                <w:ins w:id="1553" w:author="think" w:date="2017-02-12T22:43:00Z"/>
                <w:sz w:val="21"/>
                <w:szCs w:val="21"/>
              </w:rPr>
            </w:pPr>
            <w:ins w:id="1554" w:author="think" w:date="2017-02-12T22:43:00Z">
              <w:r>
                <w:rPr>
                  <w:rFonts w:hint="eastAsia"/>
                  <w:sz w:val="21"/>
                  <w:szCs w:val="21"/>
                </w:rPr>
                <w:t>微信：</w:t>
              </w:r>
              <w:r>
                <w:rPr>
                  <w:rFonts w:hint="eastAsia"/>
                  <w:sz w:val="21"/>
                  <w:szCs w:val="21"/>
                </w:rPr>
                <w:t>W1</w:t>
              </w:r>
            </w:ins>
          </w:p>
          <w:p w14:paraId="110C0DE8" w14:textId="6D5B627D" w:rsidR="00660F5D" w:rsidRDefault="00660F5D">
            <w:pPr>
              <w:spacing w:line="560" w:lineRule="exact"/>
              <w:rPr>
                <w:ins w:id="1555" w:author="think" w:date="2017-02-12T22:42:00Z"/>
                <w:sz w:val="21"/>
                <w:szCs w:val="21"/>
              </w:rPr>
            </w:pPr>
            <w:ins w:id="1556" w:author="think" w:date="2017-02-12T22:43:00Z">
              <w:r>
                <w:rPr>
                  <w:rFonts w:hint="eastAsia"/>
                  <w:sz w:val="21"/>
                  <w:szCs w:val="21"/>
                </w:rPr>
                <w:t>支付宝：</w:t>
              </w:r>
              <w:r>
                <w:rPr>
                  <w:sz w:val="21"/>
                  <w:szCs w:val="21"/>
                </w:rPr>
                <w:t>W</w:t>
              </w:r>
              <w:r>
                <w:rPr>
                  <w:rFonts w:hint="eastAsia"/>
                  <w:sz w:val="21"/>
                  <w:szCs w:val="21"/>
                </w:rPr>
                <w:t>2</w:t>
              </w:r>
            </w:ins>
          </w:p>
        </w:tc>
      </w:tr>
      <w:tr w:rsidR="00660F5D" w:rsidRPr="00226BD4" w14:paraId="77A17A5A" w14:textId="77777777" w:rsidTr="00F1568F">
        <w:trPr>
          <w:ins w:id="1557" w:author="think" w:date="2017-02-12T22:43:00Z"/>
        </w:trPr>
        <w:tc>
          <w:tcPr>
            <w:tcW w:w="284" w:type="pct"/>
            <w:tcPrChange w:id="1558" w:author="think" w:date="2017-02-12T22:44:00Z">
              <w:tcPr>
                <w:tcW w:w="340" w:type="pct"/>
              </w:tcPr>
            </w:tcPrChange>
          </w:tcPr>
          <w:p w14:paraId="3C303E52" w14:textId="19CE8460" w:rsidR="00660F5D" w:rsidRDefault="00660F5D">
            <w:pPr>
              <w:spacing w:line="560" w:lineRule="exact"/>
              <w:rPr>
                <w:ins w:id="1559" w:author="think" w:date="2017-02-12T22:43:00Z"/>
                <w:sz w:val="21"/>
                <w:szCs w:val="21"/>
              </w:rPr>
            </w:pPr>
            <w:ins w:id="1560" w:author="think" w:date="2017-02-12T22:44:00Z">
              <w:r>
                <w:rPr>
                  <w:rFonts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281" w:type="pct"/>
            <w:tcPrChange w:id="1561" w:author="think" w:date="2017-02-12T22:44:00Z">
              <w:tcPr>
                <w:tcW w:w="1054" w:type="pct"/>
                <w:gridSpan w:val="2"/>
              </w:tcPr>
            </w:tcPrChange>
          </w:tcPr>
          <w:p w14:paraId="21D3B22C" w14:textId="0FE55AFF" w:rsidR="00660F5D" w:rsidRDefault="00660F5D">
            <w:pPr>
              <w:spacing w:line="560" w:lineRule="exact"/>
              <w:rPr>
                <w:ins w:id="1562" w:author="think" w:date="2017-02-12T22:43:00Z"/>
                <w:sz w:val="21"/>
                <w:szCs w:val="21"/>
              </w:rPr>
            </w:pPr>
            <w:ins w:id="1563" w:author="think" w:date="2017-02-12T22:43:00Z">
              <w:r>
                <w:rPr>
                  <w:rFonts w:hint="eastAsia"/>
                  <w:sz w:val="21"/>
                  <w:szCs w:val="21"/>
                </w:rPr>
                <w:t>query</w:t>
              </w:r>
              <w:r>
                <w:rPr>
                  <w:sz w:val="21"/>
                  <w:szCs w:val="21"/>
                </w:rPr>
                <w:t>_string</w:t>
              </w:r>
            </w:ins>
          </w:p>
        </w:tc>
        <w:tc>
          <w:tcPr>
            <w:tcW w:w="941" w:type="pct"/>
            <w:tcPrChange w:id="1564" w:author="think" w:date="2017-02-12T22:44:00Z">
              <w:tcPr>
                <w:tcW w:w="998" w:type="pct"/>
                <w:gridSpan w:val="2"/>
              </w:tcPr>
            </w:tcPrChange>
          </w:tcPr>
          <w:p w14:paraId="5167086B" w14:textId="79B7EA8D" w:rsidR="00660F5D" w:rsidRDefault="00660F5D">
            <w:pPr>
              <w:spacing w:line="560" w:lineRule="exact"/>
              <w:rPr>
                <w:ins w:id="1565" w:author="think" w:date="2017-02-12T22:43:00Z"/>
                <w:sz w:val="21"/>
                <w:szCs w:val="21"/>
              </w:rPr>
            </w:pPr>
            <w:ins w:id="1566" w:author="think" w:date="2017-02-12T22:44:00Z">
              <w:r>
                <w:rPr>
                  <w:rFonts w:hint="eastAsia"/>
                  <w:sz w:val="21"/>
                  <w:szCs w:val="21"/>
                </w:rPr>
                <w:t>各商户自定义字段</w:t>
              </w:r>
            </w:ins>
          </w:p>
        </w:tc>
        <w:tc>
          <w:tcPr>
            <w:tcW w:w="1025" w:type="pct"/>
            <w:tcPrChange w:id="1567" w:author="think" w:date="2017-02-12T22:44:00Z">
              <w:tcPr>
                <w:tcW w:w="1082" w:type="pct"/>
                <w:gridSpan w:val="2"/>
              </w:tcPr>
            </w:tcPrChange>
          </w:tcPr>
          <w:p w14:paraId="78BAC0D1" w14:textId="62ED3B55" w:rsidR="00660F5D" w:rsidRDefault="00660F5D">
            <w:pPr>
              <w:spacing w:line="560" w:lineRule="exact"/>
              <w:rPr>
                <w:ins w:id="1568" w:author="think" w:date="2017-02-12T22:43:00Z"/>
                <w:sz w:val="21"/>
                <w:szCs w:val="21"/>
              </w:rPr>
            </w:pPr>
            <w:ins w:id="1569" w:author="think" w:date="2017-02-12T22:44:00Z">
              <w:r>
                <w:rPr>
                  <w:rFonts w:hint="eastAsia"/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100)</w:t>
              </w:r>
            </w:ins>
          </w:p>
        </w:tc>
        <w:tc>
          <w:tcPr>
            <w:tcW w:w="1469" w:type="pct"/>
            <w:tcPrChange w:id="1570" w:author="think" w:date="2017-02-12T22:44:00Z">
              <w:tcPr>
                <w:tcW w:w="1526" w:type="pct"/>
                <w:gridSpan w:val="2"/>
              </w:tcPr>
            </w:tcPrChange>
          </w:tcPr>
          <w:p w14:paraId="2F840ADD" w14:textId="32209CE3" w:rsidR="00660F5D" w:rsidRDefault="00660F5D">
            <w:pPr>
              <w:spacing w:line="560" w:lineRule="exact"/>
              <w:rPr>
                <w:ins w:id="1571" w:author="think" w:date="2017-02-12T22:43:00Z"/>
                <w:sz w:val="21"/>
                <w:szCs w:val="21"/>
              </w:rPr>
            </w:pPr>
            <w:ins w:id="1572" w:author="think" w:date="2017-02-12T22:44:00Z">
              <w:r>
                <w:rPr>
                  <w:rFonts w:hint="eastAsia"/>
                  <w:sz w:val="21"/>
                  <w:szCs w:val="21"/>
                </w:rPr>
                <w:t>由上游提供</w:t>
              </w:r>
            </w:ins>
          </w:p>
        </w:tc>
      </w:tr>
      <w:tr w:rsidR="00F1568F" w:rsidRPr="00226BD4" w14:paraId="00B2FBE8" w14:textId="77777777" w:rsidTr="00F1568F">
        <w:trPr>
          <w:trHeight w:val="441"/>
          <w:ins w:id="1573" w:author="think" w:date="2017-02-12T22:45:00Z"/>
        </w:trPr>
        <w:tc>
          <w:tcPr>
            <w:tcW w:w="284" w:type="pct"/>
          </w:tcPr>
          <w:p w14:paraId="24EEE728" w14:textId="77777777" w:rsidR="00F1568F" w:rsidRPr="00226BD4" w:rsidRDefault="00F1568F" w:rsidP="000A31F4">
            <w:pPr>
              <w:rPr>
                <w:ins w:id="1574" w:author="think" w:date="2017-02-12T22:45:00Z"/>
                <w:sz w:val="21"/>
                <w:szCs w:val="21"/>
              </w:rPr>
            </w:pPr>
            <w:ins w:id="1575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281" w:type="pct"/>
          </w:tcPr>
          <w:p w14:paraId="7C26B787" w14:textId="77777777" w:rsidR="00F1568F" w:rsidRPr="00226BD4" w:rsidRDefault="00F1568F" w:rsidP="000A31F4">
            <w:pPr>
              <w:rPr>
                <w:ins w:id="1576" w:author="think" w:date="2017-02-12T22:45:00Z"/>
                <w:sz w:val="21"/>
                <w:szCs w:val="21"/>
              </w:rPr>
            </w:pPr>
            <w:ins w:id="1577" w:author="think" w:date="2017-02-12T22:4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</w:tcPr>
          <w:p w14:paraId="745BB99D" w14:textId="77777777" w:rsidR="00F1568F" w:rsidRPr="00226BD4" w:rsidRDefault="00F1568F" w:rsidP="000A31F4">
            <w:pPr>
              <w:rPr>
                <w:ins w:id="1578" w:author="think" w:date="2017-02-12T22:45:00Z"/>
                <w:sz w:val="21"/>
                <w:szCs w:val="21"/>
              </w:rPr>
            </w:pPr>
            <w:ins w:id="1579" w:author="think" w:date="2017-02-12T22:4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7DECBABC" w14:textId="77777777" w:rsidR="00F1568F" w:rsidRPr="00226BD4" w:rsidRDefault="00F1568F" w:rsidP="000A31F4">
            <w:pPr>
              <w:rPr>
                <w:ins w:id="1580" w:author="think" w:date="2017-02-12T22:45:00Z"/>
                <w:sz w:val="21"/>
                <w:szCs w:val="21"/>
              </w:rPr>
            </w:pPr>
            <w:ins w:id="1581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7DC4C47D" w14:textId="77777777" w:rsidR="00F1568F" w:rsidRPr="00226BD4" w:rsidRDefault="00F1568F" w:rsidP="000A31F4">
            <w:pPr>
              <w:rPr>
                <w:ins w:id="1582" w:author="think" w:date="2017-02-12T22:45:00Z"/>
                <w:sz w:val="21"/>
                <w:szCs w:val="21"/>
              </w:rPr>
            </w:pPr>
          </w:p>
        </w:tc>
      </w:tr>
      <w:tr w:rsidR="00F1568F" w:rsidRPr="00226BD4" w14:paraId="446D0415" w14:textId="77777777" w:rsidTr="00F1568F">
        <w:trPr>
          <w:trHeight w:val="441"/>
          <w:ins w:id="1583" w:author="think" w:date="2017-02-12T22:45:00Z"/>
        </w:trPr>
        <w:tc>
          <w:tcPr>
            <w:tcW w:w="284" w:type="pct"/>
          </w:tcPr>
          <w:p w14:paraId="6D769692" w14:textId="77777777" w:rsidR="00F1568F" w:rsidRPr="00226BD4" w:rsidRDefault="00F1568F" w:rsidP="000A31F4">
            <w:pPr>
              <w:rPr>
                <w:ins w:id="1584" w:author="think" w:date="2017-02-12T22:45:00Z"/>
                <w:sz w:val="21"/>
                <w:szCs w:val="21"/>
              </w:rPr>
            </w:pPr>
            <w:ins w:id="1585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281" w:type="pct"/>
          </w:tcPr>
          <w:p w14:paraId="797B4E15" w14:textId="77777777" w:rsidR="00F1568F" w:rsidRPr="00226BD4" w:rsidRDefault="00F1568F" w:rsidP="000A31F4">
            <w:pPr>
              <w:rPr>
                <w:ins w:id="1586" w:author="think" w:date="2017-02-12T22:45:00Z"/>
                <w:sz w:val="21"/>
                <w:szCs w:val="21"/>
              </w:rPr>
            </w:pPr>
            <w:ins w:id="1587" w:author="think" w:date="2017-02-12T22:4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</w:tcPr>
          <w:p w14:paraId="0A6F685A" w14:textId="77777777" w:rsidR="00F1568F" w:rsidRPr="00226BD4" w:rsidRDefault="00F1568F" w:rsidP="000A31F4">
            <w:pPr>
              <w:rPr>
                <w:ins w:id="1588" w:author="think" w:date="2017-02-12T22:45:00Z"/>
                <w:sz w:val="21"/>
                <w:szCs w:val="21"/>
              </w:rPr>
            </w:pPr>
            <w:ins w:id="1589" w:author="think" w:date="2017-02-12T22:4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6F030DBF" w14:textId="77777777" w:rsidR="00F1568F" w:rsidRPr="00226BD4" w:rsidRDefault="00F1568F" w:rsidP="000A31F4">
            <w:pPr>
              <w:rPr>
                <w:ins w:id="1590" w:author="think" w:date="2017-02-12T22:45:00Z"/>
                <w:sz w:val="21"/>
                <w:szCs w:val="21"/>
              </w:rPr>
            </w:pPr>
            <w:ins w:id="1591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63335C69" w14:textId="77777777" w:rsidR="00F1568F" w:rsidRPr="00226BD4" w:rsidRDefault="00F1568F" w:rsidP="000A31F4">
            <w:pPr>
              <w:rPr>
                <w:ins w:id="1592" w:author="think" w:date="2017-02-12T22:45:00Z"/>
                <w:sz w:val="21"/>
                <w:szCs w:val="21"/>
              </w:rPr>
            </w:pPr>
          </w:p>
        </w:tc>
      </w:tr>
      <w:tr w:rsidR="00F1568F" w:rsidRPr="00226BD4" w14:paraId="3BFF3A5E" w14:textId="77777777" w:rsidTr="00F1568F">
        <w:trPr>
          <w:trHeight w:val="441"/>
          <w:ins w:id="1593" w:author="think" w:date="2017-02-12T22:45:00Z"/>
        </w:trPr>
        <w:tc>
          <w:tcPr>
            <w:tcW w:w="284" w:type="pct"/>
          </w:tcPr>
          <w:p w14:paraId="25426E99" w14:textId="77777777" w:rsidR="00F1568F" w:rsidRPr="00226BD4" w:rsidRDefault="00F1568F" w:rsidP="000A31F4">
            <w:pPr>
              <w:rPr>
                <w:ins w:id="1594" w:author="think" w:date="2017-02-12T22:45:00Z"/>
                <w:sz w:val="21"/>
                <w:szCs w:val="21"/>
              </w:rPr>
            </w:pPr>
            <w:ins w:id="1595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27</w:t>
              </w:r>
            </w:ins>
          </w:p>
        </w:tc>
        <w:tc>
          <w:tcPr>
            <w:tcW w:w="1281" w:type="pct"/>
          </w:tcPr>
          <w:p w14:paraId="0099BCAD" w14:textId="77777777" w:rsidR="00F1568F" w:rsidRPr="00226BD4" w:rsidRDefault="00F1568F" w:rsidP="000A31F4">
            <w:pPr>
              <w:rPr>
                <w:ins w:id="1596" w:author="think" w:date="2017-02-12T22:45:00Z"/>
                <w:sz w:val="21"/>
                <w:szCs w:val="21"/>
              </w:rPr>
            </w:pPr>
            <w:ins w:id="1597" w:author="think" w:date="2017-02-12T22:4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</w:tcPr>
          <w:p w14:paraId="24E7EB34" w14:textId="77777777" w:rsidR="00F1568F" w:rsidRPr="00226BD4" w:rsidRDefault="00F1568F" w:rsidP="000A31F4">
            <w:pPr>
              <w:rPr>
                <w:ins w:id="1598" w:author="think" w:date="2017-02-12T22:45:00Z"/>
                <w:sz w:val="21"/>
                <w:szCs w:val="21"/>
              </w:rPr>
            </w:pPr>
            <w:ins w:id="1599" w:author="think" w:date="2017-02-12T22:4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</w:tcPr>
          <w:p w14:paraId="7036DFC3" w14:textId="384424D1" w:rsidR="00F1568F" w:rsidRPr="00226BD4" w:rsidRDefault="006245CA" w:rsidP="000A31F4">
            <w:pPr>
              <w:rPr>
                <w:ins w:id="1600" w:author="think" w:date="2017-02-12T22:45:00Z"/>
                <w:sz w:val="21"/>
                <w:szCs w:val="21"/>
              </w:rPr>
            </w:pPr>
            <w:ins w:id="1601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</w:tcPr>
          <w:p w14:paraId="04333830" w14:textId="77777777" w:rsidR="00F1568F" w:rsidRPr="00226BD4" w:rsidRDefault="00F1568F" w:rsidP="000A31F4">
            <w:pPr>
              <w:rPr>
                <w:ins w:id="1602" w:author="think" w:date="2017-02-12T22:45:00Z"/>
                <w:sz w:val="21"/>
                <w:szCs w:val="21"/>
              </w:rPr>
            </w:pPr>
          </w:p>
        </w:tc>
      </w:tr>
    </w:tbl>
    <w:p w14:paraId="7C82B3E6" w14:textId="77777777" w:rsidR="00C24F4A" w:rsidRPr="00C24F4A" w:rsidRDefault="00C24F4A">
      <w:pPr>
        <w:spacing w:line="560" w:lineRule="exact"/>
        <w:pPrChange w:id="1603" w:author="think" w:date="2017-02-12T16:26:00Z">
          <w:pPr/>
        </w:pPrChange>
      </w:pPr>
    </w:p>
    <w:p w14:paraId="3D3C7B50" w14:textId="702B9B5A" w:rsidR="005545A1" w:rsidRDefault="009700DE">
      <w:pPr>
        <w:pStyle w:val="3"/>
        <w:pPrChange w:id="1604" w:author="think" w:date="2017-02-12T17:36:00Z">
          <w:pPr>
            <w:pStyle w:val="2"/>
          </w:pPr>
        </w:pPrChange>
      </w:pPr>
      <w:bookmarkStart w:id="1605" w:name="_Toc475307021"/>
      <w:r>
        <w:rPr>
          <w:rFonts w:hint="eastAsia"/>
        </w:rPr>
        <w:t>客户经理信息</w:t>
      </w:r>
      <w:ins w:id="1606" w:author="think" w:date="2017-02-13T23:14:00Z">
        <w:r w:rsidR="006F6971">
          <w:t>(wozhi_saler)</w:t>
        </w:r>
      </w:ins>
      <w:bookmarkEnd w:id="1605"/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564"/>
        <w:gridCol w:w="1749"/>
        <w:gridCol w:w="1656"/>
        <w:gridCol w:w="1795"/>
        <w:gridCol w:w="2532"/>
      </w:tblGrid>
      <w:tr w:rsidR="00984FAB" w:rsidRPr="00226BD4" w14:paraId="756ABE5C" w14:textId="77777777" w:rsidTr="0008435D">
        <w:tc>
          <w:tcPr>
            <w:tcW w:w="340" w:type="pct"/>
          </w:tcPr>
          <w:p w14:paraId="54538719" w14:textId="5BC091C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07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054" w:type="pct"/>
          </w:tcPr>
          <w:p w14:paraId="2372BE86" w14:textId="2F7F4B62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08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98" w:type="pct"/>
          </w:tcPr>
          <w:p w14:paraId="0403D880" w14:textId="43D113B7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09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82" w:type="pct"/>
          </w:tcPr>
          <w:p w14:paraId="2295545C" w14:textId="3AFCCC93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10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526" w:type="pct"/>
          </w:tcPr>
          <w:p w14:paraId="55D20731" w14:textId="48014A92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11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984FAB" w:rsidRPr="00226BD4" w14:paraId="2339AF0E" w14:textId="77777777" w:rsidTr="0008435D">
        <w:tc>
          <w:tcPr>
            <w:tcW w:w="340" w:type="pct"/>
          </w:tcPr>
          <w:p w14:paraId="1B15CE47" w14:textId="513E133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12" w:author="think" w:date="2017-02-12T16:26:00Z">
                <w:pPr/>
              </w:pPrChange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054" w:type="pct"/>
          </w:tcPr>
          <w:p w14:paraId="2E974133" w14:textId="7C052EEA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13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saler_id</w:t>
            </w:r>
          </w:p>
        </w:tc>
        <w:tc>
          <w:tcPr>
            <w:tcW w:w="998" w:type="pct"/>
          </w:tcPr>
          <w:p w14:paraId="7BAD1F56" w14:textId="2D27350C" w:rsidR="00984FAB" w:rsidRDefault="009700DE">
            <w:pPr>
              <w:spacing w:line="560" w:lineRule="exact"/>
              <w:rPr>
                <w:sz w:val="21"/>
                <w:szCs w:val="21"/>
              </w:rPr>
              <w:pPrChange w:id="1614" w:author="think" w:date="2017-02-12T16:26:00Z">
                <w:pPr/>
              </w:pPrChange>
            </w:pPr>
            <w:del w:id="1615" w:author="think" w:date="2017-02-12T22:10:00Z">
              <w:r w:rsidDel="00BF45FF">
                <w:rPr>
                  <w:rFonts w:hint="eastAsia"/>
                  <w:sz w:val="21"/>
                  <w:szCs w:val="21"/>
                </w:rPr>
                <w:delText>客户经理编号</w:delText>
              </w:r>
            </w:del>
            <w:ins w:id="1616" w:author="think" w:date="2017-02-12T22:10:00Z">
              <w:r w:rsidR="00BF45FF"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82" w:type="pct"/>
          </w:tcPr>
          <w:p w14:paraId="3B980FF7" w14:textId="7AC6F94E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17" w:author="think" w:date="2017-02-12T16:26:00Z">
                <w:pPr/>
              </w:pPrChange>
            </w:pPr>
            <w:del w:id="1618" w:author="think" w:date="2017-02-12T21:46:00Z">
              <w:r w:rsidRPr="00226BD4" w:rsidDel="007B6730">
                <w:rPr>
                  <w:sz w:val="21"/>
                  <w:szCs w:val="21"/>
                </w:rPr>
                <w:delText>varchar</w:delText>
              </w:r>
            </w:del>
            <w:ins w:id="1619" w:author="think" w:date="2017-02-12T21:46:00Z">
              <w:r w:rsidR="007B6730">
                <w:rPr>
                  <w:sz w:val="21"/>
                  <w:szCs w:val="21"/>
                </w:rPr>
                <w:t>bigint</w:t>
              </w:r>
            </w:ins>
            <w:del w:id="1620" w:author="think" w:date="2017-02-12T21:46:00Z">
              <w:r w:rsidRPr="00226BD4" w:rsidDel="007B6730">
                <w:rPr>
                  <w:sz w:val="21"/>
                  <w:szCs w:val="21"/>
                </w:rPr>
                <w:delText>(</w:delText>
              </w:r>
              <w:r w:rsidDel="007B6730">
                <w:rPr>
                  <w:sz w:val="21"/>
                  <w:szCs w:val="21"/>
                </w:rPr>
                <w:delText>5</w:delText>
              </w:r>
              <w:r w:rsidRPr="00226BD4" w:rsidDel="007B6730">
                <w:rPr>
                  <w:sz w:val="21"/>
                  <w:szCs w:val="21"/>
                </w:rPr>
                <w:delText>0)</w:delText>
              </w:r>
            </w:del>
          </w:p>
        </w:tc>
        <w:tc>
          <w:tcPr>
            <w:tcW w:w="1526" w:type="pct"/>
          </w:tcPr>
          <w:p w14:paraId="53A95BF5" w14:textId="50A3280B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21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BF45FF" w:rsidRPr="00226BD4" w14:paraId="6AC9A9DD" w14:textId="77777777" w:rsidTr="000A31F4">
        <w:trPr>
          <w:ins w:id="1622" w:author="think" w:date="2017-02-12T22:09:00Z"/>
        </w:trPr>
        <w:tc>
          <w:tcPr>
            <w:tcW w:w="340" w:type="pct"/>
          </w:tcPr>
          <w:p w14:paraId="120019CC" w14:textId="77777777" w:rsidR="00BF45FF" w:rsidRPr="00226BD4" w:rsidRDefault="00BF45FF" w:rsidP="000A31F4">
            <w:pPr>
              <w:spacing w:line="560" w:lineRule="exact"/>
              <w:rPr>
                <w:ins w:id="1623" w:author="think" w:date="2017-02-12T22:09:00Z"/>
                <w:sz w:val="21"/>
                <w:szCs w:val="21"/>
              </w:rPr>
            </w:pPr>
            <w:ins w:id="1624" w:author="think" w:date="2017-02-12T22:09:00Z">
              <w:r>
                <w:rPr>
                  <w:sz w:val="21"/>
                  <w:szCs w:val="21"/>
                </w:rPr>
                <w:t>1</w:t>
              </w:r>
            </w:ins>
          </w:p>
        </w:tc>
        <w:tc>
          <w:tcPr>
            <w:tcW w:w="1054" w:type="pct"/>
          </w:tcPr>
          <w:p w14:paraId="28EA647A" w14:textId="77865113" w:rsidR="00BF45FF" w:rsidRPr="00226BD4" w:rsidRDefault="00BF45FF" w:rsidP="000A31F4">
            <w:pPr>
              <w:spacing w:line="560" w:lineRule="exact"/>
              <w:rPr>
                <w:ins w:id="1625" w:author="think" w:date="2017-02-12T22:09:00Z"/>
                <w:sz w:val="21"/>
                <w:szCs w:val="21"/>
              </w:rPr>
            </w:pPr>
            <w:ins w:id="1626" w:author="think" w:date="2017-02-12T22:09:00Z">
              <w:r>
                <w:rPr>
                  <w:sz w:val="21"/>
                  <w:szCs w:val="21"/>
                </w:rPr>
                <w:t>saler_</w:t>
              </w:r>
            </w:ins>
            <w:ins w:id="1627" w:author="think" w:date="2017-02-12T22:10:00Z">
              <w:r>
                <w:rPr>
                  <w:rFonts w:hint="eastAsia"/>
                  <w:sz w:val="21"/>
                  <w:szCs w:val="21"/>
                </w:rPr>
                <w:t>code</w:t>
              </w:r>
            </w:ins>
          </w:p>
        </w:tc>
        <w:tc>
          <w:tcPr>
            <w:tcW w:w="998" w:type="pct"/>
          </w:tcPr>
          <w:p w14:paraId="431D6D18" w14:textId="77777777" w:rsidR="00BF45FF" w:rsidRDefault="00BF45FF" w:rsidP="000A31F4">
            <w:pPr>
              <w:spacing w:line="560" w:lineRule="exact"/>
              <w:rPr>
                <w:ins w:id="1628" w:author="think" w:date="2017-02-12T22:09:00Z"/>
                <w:sz w:val="21"/>
                <w:szCs w:val="21"/>
              </w:rPr>
            </w:pPr>
            <w:ins w:id="1629" w:author="think" w:date="2017-02-12T22:09:00Z">
              <w:r>
                <w:rPr>
                  <w:rFonts w:hint="eastAsia"/>
                  <w:sz w:val="21"/>
                  <w:szCs w:val="21"/>
                </w:rPr>
                <w:t>客户经理编号</w:t>
              </w:r>
            </w:ins>
          </w:p>
        </w:tc>
        <w:tc>
          <w:tcPr>
            <w:tcW w:w="1082" w:type="pct"/>
          </w:tcPr>
          <w:p w14:paraId="5AEF0437" w14:textId="160D31FB" w:rsidR="00BF45FF" w:rsidRPr="00226BD4" w:rsidRDefault="00BF45FF" w:rsidP="000A31F4">
            <w:pPr>
              <w:spacing w:line="560" w:lineRule="exact"/>
              <w:rPr>
                <w:ins w:id="1630" w:author="think" w:date="2017-02-12T22:09:00Z"/>
                <w:sz w:val="21"/>
                <w:szCs w:val="21"/>
              </w:rPr>
            </w:pPr>
            <w:ins w:id="1631" w:author="think" w:date="2017-02-12T22:10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526" w:type="pct"/>
          </w:tcPr>
          <w:p w14:paraId="1E818B4C" w14:textId="6AE1F45D" w:rsidR="00BF45FF" w:rsidRPr="00226BD4" w:rsidRDefault="00BF45FF" w:rsidP="000A31F4">
            <w:pPr>
              <w:spacing w:line="560" w:lineRule="exact"/>
              <w:rPr>
                <w:ins w:id="1632" w:author="think" w:date="2017-02-12T22:09:00Z"/>
                <w:sz w:val="21"/>
                <w:szCs w:val="21"/>
              </w:rPr>
            </w:pPr>
            <w:ins w:id="1633" w:author="think" w:date="2017-02-12T22:10:00Z">
              <w:r>
                <w:rPr>
                  <w:rFonts w:hint="eastAsia"/>
                  <w:sz w:val="21"/>
                  <w:szCs w:val="21"/>
                </w:rPr>
                <w:t>请确定规则</w:t>
              </w:r>
            </w:ins>
          </w:p>
        </w:tc>
      </w:tr>
      <w:tr w:rsidR="00984FAB" w:rsidRPr="00226BD4" w14:paraId="2145EDBD" w14:textId="77777777" w:rsidTr="0008435D">
        <w:tc>
          <w:tcPr>
            <w:tcW w:w="340" w:type="pct"/>
          </w:tcPr>
          <w:p w14:paraId="76FD78E2" w14:textId="3171FF7C" w:rsidR="00984FAB" w:rsidRDefault="009700DE">
            <w:pPr>
              <w:spacing w:line="560" w:lineRule="exact"/>
              <w:rPr>
                <w:sz w:val="21"/>
                <w:szCs w:val="21"/>
              </w:rPr>
              <w:pPrChange w:id="1634" w:author="think" w:date="2017-02-12T16:26:00Z">
                <w:pPr/>
              </w:pPrChange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054" w:type="pct"/>
          </w:tcPr>
          <w:p w14:paraId="75137D45" w14:textId="3959C96A" w:rsidR="00984FAB" w:rsidRDefault="009700DE">
            <w:pPr>
              <w:spacing w:line="560" w:lineRule="exact"/>
              <w:rPr>
                <w:sz w:val="21"/>
                <w:szCs w:val="21"/>
              </w:rPr>
              <w:pPrChange w:id="1635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saler_name</w:t>
            </w:r>
          </w:p>
        </w:tc>
        <w:tc>
          <w:tcPr>
            <w:tcW w:w="998" w:type="pct"/>
          </w:tcPr>
          <w:p w14:paraId="07B9B3FC" w14:textId="7FFA4924" w:rsidR="00984FAB" w:rsidRDefault="009700DE">
            <w:pPr>
              <w:spacing w:line="560" w:lineRule="exact"/>
              <w:rPr>
                <w:sz w:val="21"/>
                <w:szCs w:val="21"/>
              </w:rPr>
              <w:pPrChange w:id="1636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客户经理姓名</w:t>
            </w:r>
          </w:p>
        </w:tc>
        <w:tc>
          <w:tcPr>
            <w:tcW w:w="1082" w:type="pct"/>
          </w:tcPr>
          <w:p w14:paraId="7A3A7E05" w14:textId="5CCDB3DD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37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varchar(</w:t>
            </w:r>
            <w:ins w:id="1638" w:author="think" w:date="2017-02-12T21:46:00Z">
              <w:r w:rsidR="007B6730">
                <w:rPr>
                  <w:sz w:val="21"/>
                  <w:szCs w:val="21"/>
                </w:rPr>
                <w:t>30</w:t>
              </w:r>
            </w:ins>
            <w:del w:id="1639" w:author="think" w:date="2017-02-12T21:46:00Z">
              <w:r w:rsidRPr="00226BD4" w:rsidDel="007B6730">
                <w:rPr>
                  <w:sz w:val="21"/>
                  <w:szCs w:val="21"/>
                </w:rPr>
                <w:delText>200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31017DDA" w14:textId="77777777" w:rsidR="00984FAB" w:rsidRPr="00226BD4" w:rsidRDefault="00984FAB">
            <w:pPr>
              <w:spacing w:line="560" w:lineRule="exact"/>
              <w:rPr>
                <w:sz w:val="21"/>
                <w:szCs w:val="21"/>
              </w:rPr>
              <w:pPrChange w:id="1640" w:author="think" w:date="2017-02-12T16:26:00Z">
                <w:pPr/>
              </w:pPrChange>
            </w:pPr>
          </w:p>
        </w:tc>
      </w:tr>
      <w:tr w:rsidR="00984FAB" w:rsidRPr="00226BD4" w14:paraId="276896A9" w14:textId="77777777" w:rsidTr="0008435D">
        <w:tc>
          <w:tcPr>
            <w:tcW w:w="340" w:type="pct"/>
          </w:tcPr>
          <w:p w14:paraId="12BE2176" w14:textId="0A585D4A" w:rsidR="00984FAB" w:rsidRDefault="009700DE">
            <w:pPr>
              <w:spacing w:line="560" w:lineRule="exact"/>
              <w:rPr>
                <w:sz w:val="21"/>
                <w:szCs w:val="21"/>
              </w:rPr>
              <w:pPrChange w:id="1641" w:author="think" w:date="2017-02-12T16:26:00Z">
                <w:pPr/>
              </w:pPrChange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054" w:type="pct"/>
          </w:tcPr>
          <w:p w14:paraId="23166F61" w14:textId="17344066" w:rsidR="00984FAB" w:rsidRDefault="009700DE">
            <w:pPr>
              <w:spacing w:line="560" w:lineRule="exact"/>
              <w:rPr>
                <w:sz w:val="21"/>
                <w:szCs w:val="21"/>
              </w:rPr>
              <w:pPrChange w:id="1642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saler_mobile</w:t>
            </w:r>
          </w:p>
        </w:tc>
        <w:tc>
          <w:tcPr>
            <w:tcW w:w="998" w:type="pct"/>
          </w:tcPr>
          <w:p w14:paraId="2EBBA8F7" w14:textId="25DD6BE2" w:rsidR="00984FAB" w:rsidRDefault="009700DE">
            <w:pPr>
              <w:spacing w:line="560" w:lineRule="exact"/>
              <w:rPr>
                <w:sz w:val="21"/>
                <w:szCs w:val="21"/>
              </w:rPr>
              <w:pPrChange w:id="1643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客户经理手机号</w:t>
            </w:r>
          </w:p>
        </w:tc>
        <w:tc>
          <w:tcPr>
            <w:tcW w:w="1082" w:type="pct"/>
          </w:tcPr>
          <w:p w14:paraId="704DE591" w14:textId="143DFDA3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44" w:author="think" w:date="2017-02-12T16:26:00Z">
                <w:pPr/>
              </w:pPrChange>
            </w:pPr>
            <w:del w:id="1645" w:author="think" w:date="2017-02-19T16:59:00Z">
              <w:r w:rsidRPr="00226BD4" w:rsidDel="00E46F6E">
                <w:rPr>
                  <w:sz w:val="21"/>
                  <w:szCs w:val="21"/>
                </w:rPr>
                <w:delText>var</w:delText>
              </w:r>
            </w:del>
            <w:r w:rsidRPr="00226BD4">
              <w:rPr>
                <w:sz w:val="21"/>
                <w:szCs w:val="21"/>
              </w:rPr>
              <w:t>char(</w:t>
            </w:r>
            <w:r>
              <w:rPr>
                <w:sz w:val="21"/>
                <w:szCs w:val="21"/>
              </w:rPr>
              <w:t>11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776CE3B5" w14:textId="77777777" w:rsidR="00984FAB" w:rsidRPr="00226BD4" w:rsidRDefault="00984FAB">
            <w:pPr>
              <w:spacing w:line="560" w:lineRule="exact"/>
              <w:rPr>
                <w:sz w:val="21"/>
                <w:szCs w:val="21"/>
              </w:rPr>
              <w:pPrChange w:id="1646" w:author="think" w:date="2017-02-12T16:26:00Z">
                <w:pPr/>
              </w:pPrChange>
            </w:pPr>
          </w:p>
        </w:tc>
      </w:tr>
      <w:tr w:rsidR="00984FAB" w:rsidRPr="00226BD4" w14:paraId="0BA5B8DE" w14:textId="77777777" w:rsidTr="0008435D">
        <w:tc>
          <w:tcPr>
            <w:tcW w:w="340" w:type="pct"/>
          </w:tcPr>
          <w:p w14:paraId="72688744" w14:textId="4FBF9004" w:rsidR="00984FAB" w:rsidRDefault="009700DE">
            <w:pPr>
              <w:spacing w:line="560" w:lineRule="exact"/>
              <w:rPr>
                <w:sz w:val="21"/>
                <w:szCs w:val="21"/>
              </w:rPr>
              <w:pPrChange w:id="1647" w:author="think" w:date="2017-02-12T16:26:00Z">
                <w:pPr/>
              </w:pPrChange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054" w:type="pct"/>
          </w:tcPr>
          <w:p w14:paraId="2F1A2C8C" w14:textId="4E8F9ACF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48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998" w:type="pct"/>
          </w:tcPr>
          <w:p w14:paraId="1A2BBF9E" w14:textId="18D1C40E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49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1082" w:type="pct"/>
          </w:tcPr>
          <w:p w14:paraId="1B62D230" w14:textId="393F99D4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50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526" w:type="pct"/>
          </w:tcPr>
          <w:p w14:paraId="39264159" w14:textId="2771CB8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51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984FAB" w:rsidRPr="00226BD4" w14:paraId="69350817" w14:textId="77777777" w:rsidTr="0008435D">
        <w:tc>
          <w:tcPr>
            <w:tcW w:w="340" w:type="pct"/>
          </w:tcPr>
          <w:p w14:paraId="6FB1E5B3" w14:textId="485527FD" w:rsidR="00984FAB" w:rsidRDefault="009700DE">
            <w:pPr>
              <w:spacing w:line="560" w:lineRule="exact"/>
              <w:rPr>
                <w:sz w:val="21"/>
                <w:szCs w:val="21"/>
              </w:rPr>
              <w:pPrChange w:id="1652" w:author="think" w:date="2017-02-12T16:26:00Z">
                <w:pPr/>
              </w:pPrChange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054" w:type="pct"/>
          </w:tcPr>
          <w:p w14:paraId="16C6080E" w14:textId="71CD9DC4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53" w:author="think" w:date="2017-02-12T16:26:00Z">
                <w:pPr/>
              </w:pPrChange>
            </w:pPr>
            <w:r>
              <w:rPr>
                <w:sz w:val="21"/>
                <w:szCs w:val="21"/>
              </w:rPr>
              <w:t>reward_time</w:t>
            </w:r>
          </w:p>
        </w:tc>
        <w:tc>
          <w:tcPr>
            <w:tcW w:w="998" w:type="pct"/>
          </w:tcPr>
          <w:p w14:paraId="462FB6A9" w14:textId="0EF12427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54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奖励周期</w:t>
            </w:r>
          </w:p>
        </w:tc>
        <w:tc>
          <w:tcPr>
            <w:tcW w:w="1082" w:type="pct"/>
          </w:tcPr>
          <w:p w14:paraId="2F7F465D" w14:textId="6CA580A8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1655" w:author="think" w:date="2017-02-12T16:26:00Z">
                <w:pPr/>
              </w:pPrChange>
            </w:pPr>
            <w:del w:id="1656" w:author="think" w:date="2017-02-13T23:30:00Z">
              <w:r w:rsidRPr="00226BD4" w:rsidDel="00615D83">
                <w:rPr>
                  <w:sz w:val="21"/>
                  <w:szCs w:val="21"/>
                </w:rPr>
                <w:delText>varchar</w:delText>
              </w:r>
            </w:del>
            <w:ins w:id="1657" w:author="think" w:date="2017-02-13T23:30:00Z">
              <w:r w:rsidR="00615D83">
                <w:rPr>
                  <w:sz w:val="21"/>
                  <w:szCs w:val="21"/>
                </w:rPr>
                <w:t>char</w:t>
              </w:r>
            </w:ins>
            <w:r w:rsidRPr="00226BD4">
              <w:rPr>
                <w:sz w:val="21"/>
                <w:szCs w:val="21"/>
              </w:rPr>
              <w:t>(2</w:t>
            </w:r>
            <w:del w:id="1658" w:author="think" w:date="2017-02-13T23:30:00Z">
              <w:r w:rsidRPr="00226BD4" w:rsidDel="00615D83">
                <w:rPr>
                  <w:sz w:val="21"/>
                  <w:szCs w:val="21"/>
                </w:rPr>
                <w:delText>00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2B364295" w14:textId="31DA7520" w:rsidR="00A203D0" w:rsidRDefault="00A203D0">
            <w:pPr>
              <w:spacing w:line="560" w:lineRule="exact"/>
              <w:rPr>
                <w:ins w:id="1659" w:author="think" w:date="2017-02-13T23:31:00Z"/>
                <w:sz w:val="21"/>
                <w:szCs w:val="21"/>
              </w:rPr>
              <w:pPrChange w:id="1660" w:author="think" w:date="2017-02-12T16:26:00Z">
                <w:pPr/>
              </w:pPrChange>
            </w:pPr>
            <w:ins w:id="1661" w:author="think" w:date="2017-02-13T23:31:00Z">
              <w:r>
                <w:rPr>
                  <w:rFonts w:hint="eastAsia"/>
                  <w:sz w:val="21"/>
                  <w:szCs w:val="21"/>
                </w:rPr>
                <w:t>不奖励</w:t>
              </w:r>
              <w:r>
                <w:rPr>
                  <w:rFonts w:hint="eastAsia"/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、年</w:t>
              </w:r>
            </w:ins>
            <w:ins w:id="1662" w:author="think" w:date="2017-02-13T23:32:00Z">
              <w:r>
                <w:rPr>
                  <w:rFonts w:hint="eastAsia"/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、</w:t>
              </w:r>
            </w:ins>
            <w:ins w:id="1663" w:author="think" w:date="2017-02-13T23:31:00Z">
              <w:r>
                <w:rPr>
                  <w:rFonts w:hint="eastAsia"/>
                  <w:sz w:val="21"/>
                  <w:szCs w:val="21"/>
                </w:rPr>
                <w:t>半年</w:t>
              </w:r>
            </w:ins>
          </w:p>
          <w:p w14:paraId="40BB36E0" w14:textId="26D9C0A5" w:rsidR="00984FAB" w:rsidRDefault="00A203D0">
            <w:pPr>
              <w:spacing w:line="560" w:lineRule="exact"/>
              <w:rPr>
                <w:sz w:val="21"/>
                <w:szCs w:val="21"/>
              </w:rPr>
              <w:pPrChange w:id="1664" w:author="think" w:date="2017-02-12T16:26:00Z">
                <w:pPr/>
              </w:pPrChange>
            </w:pPr>
            <w:ins w:id="1665" w:author="think" w:date="2017-02-13T23:31:00Z">
              <w:r>
                <w:rPr>
                  <w:rFonts w:hint="eastAsia"/>
                  <w:sz w:val="21"/>
                  <w:szCs w:val="21"/>
                </w:rPr>
                <w:t>半年</w:t>
              </w:r>
            </w:ins>
            <w:r w:rsidR="009700DE">
              <w:rPr>
                <w:rFonts w:hint="eastAsia"/>
                <w:sz w:val="21"/>
                <w:szCs w:val="21"/>
              </w:rPr>
              <w:t>季度、半年等</w:t>
            </w:r>
          </w:p>
        </w:tc>
      </w:tr>
      <w:tr w:rsidR="004B7D6B" w:rsidRPr="00226BD4" w14:paraId="48049878" w14:textId="77777777" w:rsidTr="004B7D6B">
        <w:trPr>
          <w:trHeight w:val="441"/>
          <w:ins w:id="1666" w:author="think" w:date="2017-02-12T21:55:00Z"/>
        </w:trPr>
        <w:tc>
          <w:tcPr>
            <w:tcW w:w="340" w:type="pct"/>
          </w:tcPr>
          <w:p w14:paraId="48C10C06" w14:textId="30782654" w:rsidR="004B7D6B" w:rsidRPr="00226BD4" w:rsidRDefault="004B7D6B" w:rsidP="000A31F4">
            <w:pPr>
              <w:rPr>
                <w:ins w:id="1667" w:author="think" w:date="2017-02-12T21:55:00Z"/>
                <w:sz w:val="21"/>
                <w:szCs w:val="21"/>
              </w:rPr>
            </w:pPr>
            <w:ins w:id="1668" w:author="think" w:date="2017-02-12T21:55:00Z">
              <w:r>
                <w:rPr>
                  <w:rFonts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054" w:type="pct"/>
          </w:tcPr>
          <w:p w14:paraId="30F73113" w14:textId="77777777" w:rsidR="004B7D6B" w:rsidRPr="00226BD4" w:rsidRDefault="004B7D6B" w:rsidP="000A31F4">
            <w:pPr>
              <w:rPr>
                <w:ins w:id="1669" w:author="think" w:date="2017-02-12T21:55:00Z"/>
                <w:sz w:val="21"/>
                <w:szCs w:val="21"/>
              </w:rPr>
            </w:pPr>
            <w:ins w:id="1670" w:author="think" w:date="2017-02-12T21:5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98" w:type="pct"/>
          </w:tcPr>
          <w:p w14:paraId="16227927" w14:textId="77777777" w:rsidR="004B7D6B" w:rsidRPr="00226BD4" w:rsidRDefault="004B7D6B" w:rsidP="000A31F4">
            <w:pPr>
              <w:rPr>
                <w:ins w:id="1671" w:author="think" w:date="2017-02-12T21:55:00Z"/>
                <w:sz w:val="21"/>
                <w:szCs w:val="21"/>
              </w:rPr>
            </w:pPr>
            <w:ins w:id="1672" w:author="think" w:date="2017-02-12T21:5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438E7913" w14:textId="77777777" w:rsidR="004B7D6B" w:rsidRPr="00226BD4" w:rsidRDefault="004B7D6B" w:rsidP="000A31F4">
            <w:pPr>
              <w:rPr>
                <w:ins w:id="1673" w:author="think" w:date="2017-02-12T21:55:00Z"/>
                <w:sz w:val="21"/>
                <w:szCs w:val="21"/>
              </w:rPr>
            </w:pPr>
            <w:ins w:id="1674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4BC7B8AD" w14:textId="77777777" w:rsidR="004B7D6B" w:rsidRPr="00226BD4" w:rsidRDefault="004B7D6B" w:rsidP="000A31F4">
            <w:pPr>
              <w:rPr>
                <w:ins w:id="1675" w:author="think" w:date="2017-02-12T21:55:00Z"/>
                <w:sz w:val="21"/>
                <w:szCs w:val="21"/>
              </w:rPr>
            </w:pPr>
          </w:p>
        </w:tc>
      </w:tr>
      <w:tr w:rsidR="004B7D6B" w:rsidRPr="00226BD4" w14:paraId="4583DB05" w14:textId="77777777" w:rsidTr="004B7D6B">
        <w:trPr>
          <w:trHeight w:val="441"/>
          <w:ins w:id="1676" w:author="think" w:date="2017-02-12T21:55:00Z"/>
        </w:trPr>
        <w:tc>
          <w:tcPr>
            <w:tcW w:w="340" w:type="pct"/>
          </w:tcPr>
          <w:p w14:paraId="735A0257" w14:textId="527F2738" w:rsidR="004B7D6B" w:rsidRPr="00226BD4" w:rsidRDefault="004B7D6B" w:rsidP="000A31F4">
            <w:pPr>
              <w:rPr>
                <w:ins w:id="1677" w:author="think" w:date="2017-02-12T21:55:00Z"/>
                <w:sz w:val="21"/>
                <w:szCs w:val="21"/>
              </w:rPr>
            </w:pPr>
            <w:ins w:id="1678" w:author="think" w:date="2017-02-12T21:55:00Z">
              <w:r>
                <w:rPr>
                  <w:rFonts w:hint="eastAsia"/>
                  <w:sz w:val="21"/>
                  <w:szCs w:val="21"/>
                </w:rPr>
                <w:lastRenderedPageBreak/>
                <w:t>7</w:t>
              </w:r>
            </w:ins>
          </w:p>
        </w:tc>
        <w:tc>
          <w:tcPr>
            <w:tcW w:w="1054" w:type="pct"/>
          </w:tcPr>
          <w:p w14:paraId="5F18C022" w14:textId="77777777" w:rsidR="004B7D6B" w:rsidRPr="00226BD4" w:rsidRDefault="004B7D6B" w:rsidP="000A31F4">
            <w:pPr>
              <w:rPr>
                <w:ins w:id="1679" w:author="think" w:date="2017-02-12T21:55:00Z"/>
                <w:sz w:val="21"/>
                <w:szCs w:val="21"/>
              </w:rPr>
            </w:pPr>
            <w:ins w:id="1680" w:author="think" w:date="2017-02-12T21:5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98" w:type="pct"/>
          </w:tcPr>
          <w:p w14:paraId="538FD45B" w14:textId="77777777" w:rsidR="004B7D6B" w:rsidRPr="00226BD4" w:rsidRDefault="004B7D6B" w:rsidP="000A31F4">
            <w:pPr>
              <w:rPr>
                <w:ins w:id="1681" w:author="think" w:date="2017-02-12T21:55:00Z"/>
                <w:sz w:val="21"/>
                <w:szCs w:val="21"/>
              </w:rPr>
            </w:pPr>
            <w:ins w:id="1682" w:author="think" w:date="2017-02-12T21:5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4FD29880" w14:textId="77777777" w:rsidR="004B7D6B" w:rsidRPr="00226BD4" w:rsidRDefault="004B7D6B" w:rsidP="000A31F4">
            <w:pPr>
              <w:rPr>
                <w:ins w:id="1683" w:author="think" w:date="2017-02-12T21:55:00Z"/>
                <w:sz w:val="21"/>
                <w:szCs w:val="21"/>
              </w:rPr>
            </w:pPr>
            <w:ins w:id="1684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5D31407D" w14:textId="77777777" w:rsidR="004B7D6B" w:rsidRPr="00226BD4" w:rsidRDefault="004B7D6B" w:rsidP="000A31F4">
            <w:pPr>
              <w:rPr>
                <w:ins w:id="1685" w:author="think" w:date="2017-02-12T21:55:00Z"/>
                <w:sz w:val="21"/>
                <w:szCs w:val="21"/>
              </w:rPr>
            </w:pPr>
          </w:p>
        </w:tc>
      </w:tr>
      <w:tr w:rsidR="004B7D6B" w:rsidRPr="00226BD4" w14:paraId="69130789" w14:textId="77777777" w:rsidTr="004B7D6B">
        <w:trPr>
          <w:trHeight w:val="441"/>
          <w:ins w:id="1686" w:author="think" w:date="2017-02-12T21:55:00Z"/>
        </w:trPr>
        <w:tc>
          <w:tcPr>
            <w:tcW w:w="340" w:type="pct"/>
          </w:tcPr>
          <w:p w14:paraId="6E761FF6" w14:textId="442F6D0E" w:rsidR="004B7D6B" w:rsidRPr="00226BD4" w:rsidRDefault="004B7D6B" w:rsidP="000A31F4">
            <w:pPr>
              <w:rPr>
                <w:ins w:id="1687" w:author="think" w:date="2017-02-12T21:55:00Z"/>
                <w:sz w:val="21"/>
                <w:szCs w:val="21"/>
              </w:rPr>
            </w:pPr>
            <w:ins w:id="1688" w:author="think" w:date="2017-02-12T21:5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054" w:type="pct"/>
          </w:tcPr>
          <w:p w14:paraId="44B515B4" w14:textId="77777777" w:rsidR="004B7D6B" w:rsidRPr="00226BD4" w:rsidRDefault="004B7D6B" w:rsidP="000A31F4">
            <w:pPr>
              <w:rPr>
                <w:ins w:id="1689" w:author="think" w:date="2017-02-12T21:55:00Z"/>
                <w:sz w:val="21"/>
                <w:szCs w:val="21"/>
              </w:rPr>
            </w:pPr>
            <w:ins w:id="1690" w:author="think" w:date="2017-02-12T21:5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98" w:type="pct"/>
          </w:tcPr>
          <w:p w14:paraId="720E859C" w14:textId="77777777" w:rsidR="004B7D6B" w:rsidRPr="00226BD4" w:rsidRDefault="004B7D6B" w:rsidP="000A31F4">
            <w:pPr>
              <w:rPr>
                <w:ins w:id="1691" w:author="think" w:date="2017-02-12T21:55:00Z"/>
                <w:sz w:val="21"/>
                <w:szCs w:val="21"/>
              </w:rPr>
            </w:pPr>
            <w:ins w:id="1692" w:author="think" w:date="2017-02-12T21:5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82" w:type="pct"/>
          </w:tcPr>
          <w:p w14:paraId="3228AF1A" w14:textId="6B660AC5" w:rsidR="004B7D6B" w:rsidRPr="00226BD4" w:rsidRDefault="006245CA" w:rsidP="000A31F4">
            <w:pPr>
              <w:rPr>
                <w:ins w:id="1693" w:author="think" w:date="2017-02-12T21:55:00Z"/>
                <w:sz w:val="21"/>
                <w:szCs w:val="21"/>
              </w:rPr>
            </w:pPr>
            <w:ins w:id="1694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526" w:type="pct"/>
          </w:tcPr>
          <w:p w14:paraId="5DD254FB" w14:textId="77777777" w:rsidR="004B7D6B" w:rsidRPr="00226BD4" w:rsidRDefault="004B7D6B" w:rsidP="000A31F4">
            <w:pPr>
              <w:rPr>
                <w:ins w:id="1695" w:author="think" w:date="2017-02-12T21:55:00Z"/>
                <w:sz w:val="21"/>
                <w:szCs w:val="21"/>
              </w:rPr>
            </w:pPr>
          </w:p>
        </w:tc>
      </w:tr>
    </w:tbl>
    <w:p w14:paraId="32843698" w14:textId="2035676E" w:rsidR="00984FAB" w:rsidRPr="00984FAB" w:rsidRDefault="007B6730">
      <w:pPr>
        <w:spacing w:line="560" w:lineRule="exact"/>
        <w:pPrChange w:id="1696" w:author="think" w:date="2017-02-12T16:26:00Z">
          <w:pPr/>
        </w:pPrChange>
      </w:pPr>
      <w:ins w:id="1697" w:author="think" w:date="2017-02-12T21:48:00Z">
        <w:r w:rsidRPr="007B6730">
          <w:rPr>
            <w:rFonts w:hint="eastAsia"/>
            <w:highlight w:val="yellow"/>
            <w:rPrChange w:id="1698" w:author="think" w:date="2017-02-12T21:50:00Z">
              <w:rPr>
                <w:rFonts w:hint="eastAsia"/>
              </w:rPr>
            </w:rPrChange>
          </w:rPr>
          <w:t>这奖励标准和商户表里面的奖励标准有什么关系</w:t>
        </w:r>
        <w:r w:rsidRPr="007B6730">
          <w:rPr>
            <w:highlight w:val="yellow"/>
            <w:rPrChange w:id="1699" w:author="think" w:date="2017-02-12T21:50:00Z">
              <w:rPr/>
            </w:rPrChange>
          </w:rPr>
          <w:t>?</w:t>
        </w:r>
      </w:ins>
      <w:ins w:id="1700" w:author="think" w:date="2017-02-12T21:49:00Z">
        <w:r w:rsidRPr="007B6730">
          <w:rPr>
            <w:rFonts w:hint="eastAsia"/>
            <w:highlight w:val="yellow"/>
            <w:rPrChange w:id="1701" w:author="think" w:date="2017-02-12T21:50:00Z">
              <w:rPr>
                <w:rFonts w:hint="eastAsia"/>
              </w:rPr>
            </w:rPrChange>
          </w:rPr>
          <w:t>如果标准未定或者标准经常改的话，不应该做到业务系统中，应该</w:t>
        </w:r>
      </w:ins>
      <w:ins w:id="1702" w:author="think" w:date="2017-02-12T21:50:00Z">
        <w:r w:rsidRPr="007B6730">
          <w:rPr>
            <w:rFonts w:hint="eastAsia"/>
            <w:highlight w:val="yellow"/>
            <w:rPrChange w:id="1703" w:author="think" w:date="2017-02-12T21:50:00Z">
              <w:rPr>
                <w:rFonts w:hint="eastAsia"/>
              </w:rPr>
            </w:rPrChange>
          </w:rPr>
          <w:t>通过导出明细交易明细或者汇总信息进行计算。</w:t>
        </w:r>
      </w:ins>
    </w:p>
    <w:p w14:paraId="3E929AAD" w14:textId="6D546FC0" w:rsidR="00D90D94" w:rsidRDefault="00D90D94" w:rsidP="00D90D94">
      <w:pPr>
        <w:pStyle w:val="3"/>
        <w:rPr>
          <w:ins w:id="1704" w:author="think" w:date="2017-02-12T21:51:00Z"/>
        </w:rPr>
      </w:pPr>
      <w:bookmarkStart w:id="1705" w:name="_Toc475307022"/>
      <w:ins w:id="1706" w:author="think" w:date="2017-02-12T21:52:00Z">
        <w:r>
          <w:rPr>
            <w:rFonts w:hint="eastAsia"/>
          </w:rPr>
          <w:t>订单信息</w:t>
        </w:r>
      </w:ins>
      <w:ins w:id="1707" w:author="think" w:date="2017-02-19T17:02:00Z">
        <w:r w:rsidR="000978B4">
          <w:rPr>
            <w:rFonts w:hint="eastAsia"/>
          </w:rPr>
          <w:t>（</w:t>
        </w:r>
        <w:r w:rsidR="000978B4">
          <w:rPr>
            <w:rFonts w:hint="eastAsia"/>
          </w:rPr>
          <w:t>wozhi</w:t>
        </w:r>
        <w:r w:rsidR="000978B4">
          <w:t>_order</w:t>
        </w:r>
        <w:r w:rsidR="000978B4">
          <w:rPr>
            <w:rFonts w:hint="eastAsia"/>
          </w:rPr>
          <w:t>）</w:t>
        </w:r>
      </w:ins>
      <w:bookmarkEnd w:id="1705"/>
    </w:p>
    <w:tbl>
      <w:tblPr>
        <w:tblStyle w:val="aa"/>
        <w:tblW w:w="5000" w:type="pct"/>
        <w:tblLook w:val="04A0" w:firstRow="1" w:lastRow="0" w:firstColumn="1" w:lastColumn="0" w:noHBand="0" w:noVBand="1"/>
        <w:tblPrChange w:id="1708" w:author="think" w:date="2017-02-12T22:07:00Z">
          <w:tblPr>
            <w:tblStyle w:val="aa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70"/>
        <w:gridCol w:w="2127"/>
        <w:gridCol w:w="1561"/>
        <w:gridCol w:w="1701"/>
        <w:gridCol w:w="2437"/>
        <w:tblGridChange w:id="1709">
          <w:tblGrid>
            <w:gridCol w:w="469"/>
            <w:gridCol w:w="1"/>
            <w:gridCol w:w="2126"/>
            <w:gridCol w:w="1"/>
            <w:gridCol w:w="1560"/>
            <w:gridCol w:w="1"/>
            <w:gridCol w:w="1700"/>
            <w:gridCol w:w="1"/>
            <w:gridCol w:w="2437"/>
          </w:tblGrid>
        </w:tblGridChange>
      </w:tblGrid>
      <w:tr w:rsidR="00D90D94" w:rsidRPr="00226BD4" w14:paraId="1046E809" w14:textId="77777777" w:rsidTr="00826B0B">
        <w:trPr>
          <w:ins w:id="1710" w:author="think" w:date="2017-02-12T21:51:00Z"/>
        </w:trPr>
        <w:tc>
          <w:tcPr>
            <w:tcW w:w="283" w:type="pct"/>
            <w:tcPrChange w:id="1711" w:author="think" w:date="2017-02-12T22:07:00Z">
              <w:tcPr>
                <w:tcW w:w="340" w:type="pct"/>
              </w:tcPr>
            </w:tcPrChange>
          </w:tcPr>
          <w:p w14:paraId="1944BED5" w14:textId="77777777" w:rsidR="00D90D94" w:rsidRPr="00226BD4" w:rsidRDefault="00D90D94" w:rsidP="00D90D94">
            <w:pPr>
              <w:spacing w:line="560" w:lineRule="exact"/>
              <w:rPr>
                <w:ins w:id="1712" w:author="think" w:date="2017-02-12T21:51:00Z"/>
                <w:sz w:val="21"/>
                <w:szCs w:val="21"/>
              </w:rPr>
            </w:pPr>
            <w:ins w:id="1713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序号</w:t>
              </w:r>
            </w:ins>
          </w:p>
        </w:tc>
        <w:tc>
          <w:tcPr>
            <w:tcW w:w="1282" w:type="pct"/>
            <w:tcPrChange w:id="1714" w:author="think" w:date="2017-02-12T22:07:00Z">
              <w:tcPr>
                <w:tcW w:w="1054" w:type="pct"/>
                <w:gridSpan w:val="2"/>
              </w:tcPr>
            </w:tcPrChange>
          </w:tcPr>
          <w:p w14:paraId="7D59BF00" w14:textId="77777777" w:rsidR="00D90D94" w:rsidRPr="00226BD4" w:rsidRDefault="00D90D94" w:rsidP="00D90D94">
            <w:pPr>
              <w:spacing w:line="560" w:lineRule="exact"/>
              <w:rPr>
                <w:ins w:id="1715" w:author="think" w:date="2017-02-12T21:51:00Z"/>
                <w:sz w:val="21"/>
                <w:szCs w:val="21"/>
              </w:rPr>
            </w:pPr>
            <w:ins w:id="1716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列名</w:t>
              </w:r>
            </w:ins>
          </w:p>
        </w:tc>
        <w:tc>
          <w:tcPr>
            <w:tcW w:w="941" w:type="pct"/>
            <w:tcPrChange w:id="1717" w:author="think" w:date="2017-02-12T22:07:00Z">
              <w:tcPr>
                <w:tcW w:w="998" w:type="pct"/>
                <w:gridSpan w:val="2"/>
              </w:tcPr>
            </w:tcPrChange>
          </w:tcPr>
          <w:p w14:paraId="77016A18" w14:textId="77777777" w:rsidR="00D90D94" w:rsidRPr="00226BD4" w:rsidRDefault="00D90D94" w:rsidP="00D90D94">
            <w:pPr>
              <w:spacing w:line="560" w:lineRule="exact"/>
              <w:rPr>
                <w:ins w:id="1718" w:author="think" w:date="2017-02-12T21:51:00Z"/>
                <w:sz w:val="21"/>
                <w:szCs w:val="21"/>
              </w:rPr>
            </w:pPr>
            <w:ins w:id="1719" w:author="think" w:date="2017-02-12T21:51:00Z">
              <w:r>
                <w:rPr>
                  <w:rFonts w:hint="eastAsia"/>
                  <w:sz w:val="21"/>
                  <w:szCs w:val="21"/>
                </w:rPr>
                <w:t>显示名称</w:t>
              </w:r>
            </w:ins>
          </w:p>
        </w:tc>
        <w:tc>
          <w:tcPr>
            <w:tcW w:w="1025" w:type="pct"/>
            <w:tcPrChange w:id="1720" w:author="think" w:date="2017-02-12T22:07:00Z">
              <w:tcPr>
                <w:tcW w:w="1082" w:type="pct"/>
                <w:gridSpan w:val="2"/>
              </w:tcPr>
            </w:tcPrChange>
          </w:tcPr>
          <w:p w14:paraId="0C5007BE" w14:textId="77777777" w:rsidR="00D90D94" w:rsidRPr="00226BD4" w:rsidRDefault="00D90D94" w:rsidP="00D90D94">
            <w:pPr>
              <w:spacing w:line="560" w:lineRule="exact"/>
              <w:rPr>
                <w:ins w:id="1721" w:author="think" w:date="2017-02-12T21:51:00Z"/>
                <w:sz w:val="21"/>
                <w:szCs w:val="21"/>
              </w:rPr>
            </w:pPr>
            <w:ins w:id="1722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定义</w:t>
              </w:r>
            </w:ins>
          </w:p>
        </w:tc>
        <w:tc>
          <w:tcPr>
            <w:tcW w:w="1469" w:type="pct"/>
            <w:tcPrChange w:id="1723" w:author="think" w:date="2017-02-12T22:07:00Z">
              <w:tcPr>
                <w:tcW w:w="1526" w:type="pct"/>
                <w:gridSpan w:val="2"/>
              </w:tcPr>
            </w:tcPrChange>
          </w:tcPr>
          <w:p w14:paraId="7545C296" w14:textId="77777777" w:rsidR="00D90D94" w:rsidRPr="00226BD4" w:rsidRDefault="00D90D94" w:rsidP="00D90D94">
            <w:pPr>
              <w:spacing w:line="560" w:lineRule="exact"/>
              <w:rPr>
                <w:ins w:id="1724" w:author="think" w:date="2017-02-12T21:51:00Z"/>
                <w:sz w:val="21"/>
                <w:szCs w:val="21"/>
              </w:rPr>
            </w:pPr>
            <w:ins w:id="1725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备注</w:t>
              </w:r>
            </w:ins>
          </w:p>
        </w:tc>
      </w:tr>
      <w:tr w:rsidR="00DB5960" w:rsidRPr="00226BD4" w14:paraId="32253957" w14:textId="77777777" w:rsidTr="000A31F4">
        <w:trPr>
          <w:ins w:id="1726" w:author="think" w:date="2017-02-12T21:51:00Z"/>
        </w:trPr>
        <w:tc>
          <w:tcPr>
            <w:tcW w:w="283" w:type="pct"/>
            <w:vAlign w:val="center"/>
            <w:tcPrChange w:id="1727" w:author="think" w:date="2017-02-12T22:07:00Z">
              <w:tcPr>
                <w:tcW w:w="340" w:type="pct"/>
              </w:tcPr>
            </w:tcPrChange>
          </w:tcPr>
          <w:p w14:paraId="0B405858" w14:textId="6D36A6E5" w:rsidR="00DB5960" w:rsidRPr="00226BD4" w:rsidRDefault="00DB5960" w:rsidP="00DB5960">
            <w:pPr>
              <w:spacing w:line="560" w:lineRule="exact"/>
              <w:rPr>
                <w:ins w:id="1728" w:author="think" w:date="2017-02-12T21:51:00Z"/>
                <w:sz w:val="21"/>
                <w:szCs w:val="21"/>
              </w:rPr>
            </w:pPr>
            <w:ins w:id="1729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</w:p>
        </w:tc>
        <w:tc>
          <w:tcPr>
            <w:tcW w:w="1282" w:type="pct"/>
            <w:tcPrChange w:id="1730" w:author="think" w:date="2017-02-12T22:07:00Z">
              <w:tcPr>
                <w:tcW w:w="1054" w:type="pct"/>
                <w:gridSpan w:val="2"/>
              </w:tcPr>
            </w:tcPrChange>
          </w:tcPr>
          <w:p w14:paraId="3E89EEDA" w14:textId="16AE7626" w:rsidR="00DB5960" w:rsidRPr="00226BD4" w:rsidRDefault="00DB5960" w:rsidP="00DB5960">
            <w:pPr>
              <w:spacing w:line="560" w:lineRule="exact"/>
              <w:rPr>
                <w:ins w:id="1731" w:author="think" w:date="2017-02-12T21:51:00Z"/>
                <w:sz w:val="21"/>
                <w:szCs w:val="21"/>
              </w:rPr>
            </w:pPr>
            <w:ins w:id="1732" w:author="think" w:date="2017-02-12T21:52:00Z">
              <w:r>
                <w:rPr>
                  <w:rFonts w:hint="eastAsia"/>
                  <w:sz w:val="21"/>
                  <w:szCs w:val="21"/>
                </w:rPr>
                <w:t>order</w:t>
              </w:r>
            </w:ins>
            <w:ins w:id="1733" w:author="think" w:date="2017-02-12T21:51:00Z">
              <w:r>
                <w:rPr>
                  <w:sz w:val="21"/>
                  <w:szCs w:val="21"/>
                </w:rPr>
                <w:t>_id</w:t>
              </w:r>
            </w:ins>
          </w:p>
        </w:tc>
        <w:tc>
          <w:tcPr>
            <w:tcW w:w="941" w:type="pct"/>
            <w:tcPrChange w:id="1734" w:author="think" w:date="2017-02-12T22:07:00Z">
              <w:tcPr>
                <w:tcW w:w="998" w:type="pct"/>
                <w:gridSpan w:val="2"/>
              </w:tcPr>
            </w:tcPrChange>
          </w:tcPr>
          <w:p w14:paraId="4C9CF497" w14:textId="30176DB9" w:rsidR="00DB5960" w:rsidRDefault="00BF45FF" w:rsidP="00DB5960">
            <w:pPr>
              <w:spacing w:line="560" w:lineRule="exact"/>
              <w:rPr>
                <w:ins w:id="1735" w:author="think" w:date="2017-02-12T21:51:00Z"/>
                <w:sz w:val="21"/>
                <w:szCs w:val="21"/>
              </w:rPr>
            </w:pPr>
            <w:ins w:id="1736" w:author="think" w:date="2017-02-12T22:10:00Z">
              <w:r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25" w:type="pct"/>
            <w:tcPrChange w:id="1737" w:author="think" w:date="2017-02-12T22:07:00Z">
              <w:tcPr>
                <w:tcW w:w="1082" w:type="pct"/>
                <w:gridSpan w:val="2"/>
              </w:tcPr>
            </w:tcPrChange>
          </w:tcPr>
          <w:p w14:paraId="3C602510" w14:textId="77777777" w:rsidR="00DB5960" w:rsidRPr="00226BD4" w:rsidRDefault="00DB5960" w:rsidP="00DB5960">
            <w:pPr>
              <w:spacing w:line="560" w:lineRule="exact"/>
              <w:rPr>
                <w:ins w:id="1738" w:author="think" w:date="2017-02-12T21:51:00Z"/>
                <w:sz w:val="21"/>
                <w:szCs w:val="21"/>
              </w:rPr>
            </w:pPr>
            <w:ins w:id="1739" w:author="think" w:date="2017-02-12T21:51:00Z">
              <w:r>
                <w:rPr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1740" w:author="think" w:date="2017-02-12T22:07:00Z">
              <w:tcPr>
                <w:tcW w:w="1526" w:type="pct"/>
                <w:gridSpan w:val="2"/>
              </w:tcPr>
            </w:tcPrChange>
          </w:tcPr>
          <w:p w14:paraId="4F7AB958" w14:textId="77777777" w:rsidR="00DB5960" w:rsidRPr="00226BD4" w:rsidRDefault="00DB5960" w:rsidP="00DB5960">
            <w:pPr>
              <w:spacing w:line="560" w:lineRule="exact"/>
              <w:rPr>
                <w:ins w:id="1741" w:author="think" w:date="2017-02-12T21:51:00Z"/>
                <w:sz w:val="21"/>
                <w:szCs w:val="21"/>
              </w:rPr>
            </w:pPr>
            <w:ins w:id="1742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按规则</w:t>
              </w:r>
              <w:r w:rsidRPr="00226BD4">
                <w:rPr>
                  <w:rFonts w:hint="eastAsia"/>
                  <w:sz w:val="21"/>
                  <w:szCs w:val="21"/>
                </w:rPr>
                <w:t>自动生成</w:t>
              </w:r>
            </w:ins>
          </w:p>
        </w:tc>
      </w:tr>
      <w:tr w:rsidR="00BF45FF" w:rsidRPr="00226BD4" w14:paraId="6147B6FE" w14:textId="77777777" w:rsidTr="000A31F4">
        <w:trPr>
          <w:ins w:id="1743" w:author="think" w:date="2017-02-12T22:10:00Z"/>
        </w:trPr>
        <w:tc>
          <w:tcPr>
            <w:tcW w:w="283" w:type="pct"/>
            <w:vAlign w:val="center"/>
          </w:tcPr>
          <w:p w14:paraId="44B416A7" w14:textId="77777777" w:rsidR="00BF45FF" w:rsidRPr="00226BD4" w:rsidRDefault="00BF45FF" w:rsidP="000A31F4">
            <w:pPr>
              <w:rPr>
                <w:ins w:id="1744" w:author="think" w:date="2017-02-12T22:10:00Z"/>
                <w:sz w:val="21"/>
                <w:szCs w:val="21"/>
              </w:rPr>
            </w:pPr>
            <w:ins w:id="1745" w:author="think" w:date="2017-02-12T22:10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</w:tcPr>
          <w:p w14:paraId="4BD5E5D9" w14:textId="77CF970C" w:rsidR="00BF45FF" w:rsidRPr="00226BD4" w:rsidRDefault="00BF45FF" w:rsidP="000A31F4">
            <w:pPr>
              <w:rPr>
                <w:ins w:id="1746" w:author="think" w:date="2017-02-12T22:10:00Z"/>
                <w:sz w:val="21"/>
                <w:szCs w:val="21"/>
              </w:rPr>
            </w:pPr>
            <w:ins w:id="1747" w:author="think" w:date="2017-02-12T22:11:00Z">
              <w:r>
                <w:rPr>
                  <w:rFonts w:hint="eastAsia"/>
                  <w:sz w:val="21"/>
                  <w:szCs w:val="21"/>
                </w:rPr>
                <w:t>order</w:t>
              </w:r>
            </w:ins>
            <w:ins w:id="1748" w:author="think" w:date="2017-02-12T22:10:00Z">
              <w:r>
                <w:rPr>
                  <w:sz w:val="21"/>
                  <w:szCs w:val="21"/>
                </w:rPr>
                <w:t>_</w:t>
              </w:r>
            </w:ins>
            <w:ins w:id="1749" w:author="think" w:date="2017-02-12T22:11:00Z">
              <w:r>
                <w:rPr>
                  <w:rFonts w:hint="eastAsia"/>
                  <w:sz w:val="21"/>
                  <w:szCs w:val="21"/>
                </w:rPr>
                <w:t>number</w:t>
              </w:r>
            </w:ins>
          </w:p>
        </w:tc>
        <w:tc>
          <w:tcPr>
            <w:tcW w:w="941" w:type="pct"/>
          </w:tcPr>
          <w:p w14:paraId="67DFA639" w14:textId="2CAC0D8A" w:rsidR="00BF45FF" w:rsidRPr="00226BD4" w:rsidRDefault="00BF45FF" w:rsidP="000A31F4">
            <w:pPr>
              <w:rPr>
                <w:ins w:id="1750" w:author="think" w:date="2017-02-12T22:10:00Z"/>
                <w:sz w:val="21"/>
                <w:szCs w:val="21"/>
              </w:rPr>
            </w:pPr>
            <w:ins w:id="1751" w:author="think" w:date="2017-02-12T22:11:00Z">
              <w:r>
                <w:rPr>
                  <w:rFonts w:hint="eastAsia"/>
                  <w:sz w:val="21"/>
                  <w:szCs w:val="21"/>
                </w:rPr>
                <w:t>订单编号</w:t>
              </w:r>
            </w:ins>
          </w:p>
        </w:tc>
        <w:tc>
          <w:tcPr>
            <w:tcW w:w="1025" w:type="pct"/>
          </w:tcPr>
          <w:p w14:paraId="09F8C43C" w14:textId="77777777" w:rsidR="00BF45FF" w:rsidRPr="00226BD4" w:rsidRDefault="00BF45FF" w:rsidP="000A31F4">
            <w:pPr>
              <w:rPr>
                <w:ins w:id="1752" w:author="think" w:date="2017-02-12T22:10:00Z"/>
                <w:sz w:val="21"/>
                <w:szCs w:val="21"/>
              </w:rPr>
            </w:pPr>
            <w:ins w:id="1753" w:author="think" w:date="2017-02-12T22:10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</w:tcPr>
          <w:p w14:paraId="278CD803" w14:textId="148A19B0" w:rsidR="00BF45FF" w:rsidRPr="00226BD4" w:rsidRDefault="00BF45FF" w:rsidP="000A31F4">
            <w:pPr>
              <w:rPr>
                <w:ins w:id="1754" w:author="think" w:date="2017-02-12T22:10:00Z"/>
                <w:sz w:val="21"/>
                <w:szCs w:val="21"/>
              </w:rPr>
            </w:pPr>
            <w:ins w:id="1755" w:author="think" w:date="2017-02-12T22:11:00Z">
              <w:r>
                <w:rPr>
                  <w:rFonts w:hint="eastAsia"/>
                  <w:sz w:val="21"/>
                  <w:szCs w:val="21"/>
                </w:rPr>
                <w:t>上游提供</w:t>
              </w:r>
            </w:ins>
          </w:p>
        </w:tc>
      </w:tr>
      <w:tr w:rsidR="00DB5960" w:rsidRPr="00226BD4" w14:paraId="5FFC1AF7" w14:textId="77777777" w:rsidTr="000A31F4">
        <w:trPr>
          <w:ins w:id="1756" w:author="think" w:date="2017-02-12T21:59:00Z"/>
        </w:trPr>
        <w:tc>
          <w:tcPr>
            <w:tcW w:w="283" w:type="pct"/>
            <w:vAlign w:val="center"/>
            <w:tcPrChange w:id="1757" w:author="think" w:date="2017-02-12T22:07:00Z">
              <w:tcPr>
                <w:tcW w:w="340" w:type="pct"/>
              </w:tcPr>
            </w:tcPrChange>
          </w:tcPr>
          <w:p w14:paraId="0349D6A7" w14:textId="71CECE32" w:rsidR="00DB5960" w:rsidRPr="00226BD4" w:rsidRDefault="00DB5960" w:rsidP="00DB5960">
            <w:pPr>
              <w:rPr>
                <w:ins w:id="1758" w:author="think" w:date="2017-02-12T21:59:00Z"/>
                <w:sz w:val="21"/>
                <w:szCs w:val="21"/>
              </w:rPr>
            </w:pPr>
            <w:ins w:id="1759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  <w:tcPrChange w:id="1760" w:author="think" w:date="2017-02-12T22:07:00Z">
              <w:tcPr>
                <w:tcW w:w="1054" w:type="pct"/>
                <w:gridSpan w:val="2"/>
              </w:tcPr>
            </w:tcPrChange>
          </w:tcPr>
          <w:p w14:paraId="42BC6A0F" w14:textId="77777777" w:rsidR="00DB5960" w:rsidRPr="00226BD4" w:rsidRDefault="00DB5960" w:rsidP="00DB5960">
            <w:pPr>
              <w:rPr>
                <w:ins w:id="1761" w:author="think" w:date="2017-02-12T21:59:00Z"/>
                <w:sz w:val="21"/>
                <w:szCs w:val="21"/>
              </w:rPr>
            </w:pPr>
            <w:ins w:id="1762" w:author="think" w:date="2017-02-12T21:59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941" w:type="pct"/>
            <w:tcPrChange w:id="1763" w:author="think" w:date="2017-02-12T22:07:00Z">
              <w:tcPr>
                <w:tcW w:w="998" w:type="pct"/>
                <w:gridSpan w:val="2"/>
              </w:tcPr>
            </w:tcPrChange>
          </w:tcPr>
          <w:p w14:paraId="513D8D6E" w14:textId="77777777" w:rsidR="00DB5960" w:rsidRPr="00226BD4" w:rsidRDefault="00DB5960" w:rsidP="00DB5960">
            <w:pPr>
              <w:rPr>
                <w:ins w:id="1764" w:author="think" w:date="2017-02-12T21:59:00Z"/>
                <w:sz w:val="21"/>
                <w:szCs w:val="21"/>
              </w:rPr>
            </w:pPr>
            <w:ins w:id="1765" w:author="think" w:date="2017-02-12T21:59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1025" w:type="pct"/>
            <w:tcPrChange w:id="1766" w:author="think" w:date="2017-02-12T22:07:00Z">
              <w:tcPr>
                <w:tcW w:w="1082" w:type="pct"/>
                <w:gridSpan w:val="2"/>
              </w:tcPr>
            </w:tcPrChange>
          </w:tcPr>
          <w:p w14:paraId="4167867C" w14:textId="77777777" w:rsidR="00DB5960" w:rsidRPr="00226BD4" w:rsidRDefault="00DB5960" w:rsidP="00DB5960">
            <w:pPr>
              <w:rPr>
                <w:ins w:id="1767" w:author="think" w:date="2017-02-12T21:59:00Z"/>
                <w:sz w:val="21"/>
                <w:szCs w:val="21"/>
              </w:rPr>
            </w:pPr>
            <w:ins w:id="1768" w:author="think" w:date="2017-02-12T21:59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  <w:tcPrChange w:id="1769" w:author="think" w:date="2017-02-12T22:07:00Z">
              <w:tcPr>
                <w:tcW w:w="1526" w:type="pct"/>
                <w:gridSpan w:val="2"/>
              </w:tcPr>
            </w:tcPrChange>
          </w:tcPr>
          <w:p w14:paraId="3B9F0E80" w14:textId="000B5C60" w:rsidR="00DB5960" w:rsidRPr="00226BD4" w:rsidRDefault="00DB5960" w:rsidP="00DB5960">
            <w:pPr>
              <w:rPr>
                <w:ins w:id="1770" w:author="think" w:date="2017-02-12T21:59:00Z"/>
                <w:sz w:val="21"/>
                <w:szCs w:val="21"/>
              </w:rPr>
            </w:pPr>
          </w:p>
        </w:tc>
      </w:tr>
      <w:tr w:rsidR="00DB5960" w:rsidRPr="00226BD4" w14:paraId="58A5E7CA" w14:textId="77777777" w:rsidTr="000A31F4">
        <w:trPr>
          <w:ins w:id="1771" w:author="think" w:date="2017-02-12T21:59:00Z"/>
        </w:trPr>
        <w:tc>
          <w:tcPr>
            <w:tcW w:w="283" w:type="pct"/>
            <w:vAlign w:val="center"/>
            <w:tcPrChange w:id="1772" w:author="think" w:date="2017-02-12T22:07:00Z">
              <w:tcPr>
                <w:tcW w:w="340" w:type="pct"/>
              </w:tcPr>
            </w:tcPrChange>
          </w:tcPr>
          <w:p w14:paraId="65A36718" w14:textId="382686ED" w:rsidR="00DB5960" w:rsidRPr="00226BD4" w:rsidRDefault="00DB5960" w:rsidP="00DB5960">
            <w:pPr>
              <w:rPr>
                <w:ins w:id="1773" w:author="think" w:date="2017-02-12T21:59:00Z"/>
                <w:sz w:val="21"/>
                <w:szCs w:val="21"/>
              </w:rPr>
            </w:pPr>
            <w:ins w:id="1774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3</w:t>
              </w:r>
            </w:ins>
          </w:p>
        </w:tc>
        <w:tc>
          <w:tcPr>
            <w:tcW w:w="1282" w:type="pct"/>
            <w:tcPrChange w:id="1775" w:author="think" w:date="2017-02-12T22:07:00Z">
              <w:tcPr>
                <w:tcW w:w="1054" w:type="pct"/>
                <w:gridSpan w:val="2"/>
              </w:tcPr>
            </w:tcPrChange>
          </w:tcPr>
          <w:p w14:paraId="48B6FD1A" w14:textId="77777777" w:rsidR="00DB5960" w:rsidRPr="00226BD4" w:rsidRDefault="00DB5960" w:rsidP="00DB5960">
            <w:pPr>
              <w:rPr>
                <w:ins w:id="1776" w:author="think" w:date="2017-02-12T21:59:00Z"/>
                <w:sz w:val="21"/>
                <w:szCs w:val="21"/>
              </w:rPr>
            </w:pPr>
            <w:ins w:id="1777" w:author="think" w:date="2017-02-12T21:59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name</w:t>
              </w:r>
            </w:ins>
          </w:p>
        </w:tc>
        <w:tc>
          <w:tcPr>
            <w:tcW w:w="941" w:type="pct"/>
            <w:tcPrChange w:id="1778" w:author="think" w:date="2017-02-12T22:07:00Z">
              <w:tcPr>
                <w:tcW w:w="998" w:type="pct"/>
                <w:gridSpan w:val="2"/>
              </w:tcPr>
            </w:tcPrChange>
          </w:tcPr>
          <w:p w14:paraId="2F18B22D" w14:textId="77777777" w:rsidR="00DB5960" w:rsidRPr="00226BD4" w:rsidRDefault="00DB5960" w:rsidP="00DB5960">
            <w:pPr>
              <w:rPr>
                <w:ins w:id="1779" w:author="think" w:date="2017-02-12T21:59:00Z"/>
                <w:sz w:val="21"/>
                <w:szCs w:val="21"/>
              </w:rPr>
            </w:pPr>
            <w:ins w:id="1780" w:author="think" w:date="2017-02-12T21:59:00Z">
              <w:r w:rsidRPr="00226BD4">
                <w:rPr>
                  <w:rFonts w:hint="eastAsia"/>
                  <w:sz w:val="21"/>
                  <w:szCs w:val="21"/>
                </w:rPr>
                <w:t>商户名称</w:t>
              </w:r>
            </w:ins>
          </w:p>
        </w:tc>
        <w:tc>
          <w:tcPr>
            <w:tcW w:w="1025" w:type="pct"/>
            <w:tcPrChange w:id="1781" w:author="think" w:date="2017-02-12T22:07:00Z">
              <w:tcPr>
                <w:tcW w:w="1082" w:type="pct"/>
                <w:gridSpan w:val="2"/>
              </w:tcPr>
            </w:tcPrChange>
          </w:tcPr>
          <w:p w14:paraId="6178391E" w14:textId="77777777" w:rsidR="00DB5960" w:rsidRPr="00226BD4" w:rsidRDefault="00DB5960" w:rsidP="00DB5960">
            <w:pPr>
              <w:rPr>
                <w:ins w:id="1782" w:author="think" w:date="2017-02-12T21:59:00Z"/>
                <w:sz w:val="21"/>
                <w:szCs w:val="21"/>
              </w:rPr>
            </w:pPr>
            <w:ins w:id="1783" w:author="think" w:date="2017-02-12T21:59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469" w:type="pct"/>
            <w:tcPrChange w:id="1784" w:author="think" w:date="2017-02-12T22:07:00Z">
              <w:tcPr>
                <w:tcW w:w="1526" w:type="pct"/>
                <w:gridSpan w:val="2"/>
              </w:tcPr>
            </w:tcPrChange>
          </w:tcPr>
          <w:p w14:paraId="5C342CC2" w14:textId="60BAD6C6" w:rsidR="00DB5960" w:rsidRPr="00226BD4" w:rsidRDefault="00DB5960" w:rsidP="00DB5960">
            <w:pPr>
              <w:rPr>
                <w:ins w:id="1785" w:author="think" w:date="2017-02-12T21:59:00Z"/>
                <w:sz w:val="21"/>
                <w:szCs w:val="21"/>
              </w:rPr>
            </w:pPr>
            <w:ins w:id="1786" w:author="think" w:date="2017-02-12T21:59:00Z">
              <w:r>
                <w:rPr>
                  <w:rFonts w:hint="eastAsia"/>
                  <w:sz w:val="21"/>
                  <w:szCs w:val="21"/>
                </w:rPr>
                <w:t>由上游主动通知获取</w:t>
              </w:r>
            </w:ins>
          </w:p>
        </w:tc>
      </w:tr>
      <w:tr w:rsidR="00DB5960" w:rsidRPr="00226BD4" w14:paraId="2BFEA978" w14:textId="77777777" w:rsidTr="000A31F4">
        <w:trPr>
          <w:ins w:id="1787" w:author="think" w:date="2017-02-12T21:51:00Z"/>
        </w:trPr>
        <w:tc>
          <w:tcPr>
            <w:tcW w:w="283" w:type="pct"/>
            <w:vAlign w:val="center"/>
            <w:tcPrChange w:id="1788" w:author="think" w:date="2017-02-12T22:07:00Z">
              <w:tcPr>
                <w:tcW w:w="340" w:type="pct"/>
              </w:tcPr>
            </w:tcPrChange>
          </w:tcPr>
          <w:p w14:paraId="0C18EDC6" w14:textId="2BAC5D20" w:rsidR="00DB5960" w:rsidRDefault="00DB5960" w:rsidP="00DB5960">
            <w:pPr>
              <w:spacing w:line="560" w:lineRule="exact"/>
              <w:rPr>
                <w:ins w:id="1789" w:author="think" w:date="2017-02-12T21:51:00Z"/>
                <w:sz w:val="21"/>
                <w:szCs w:val="21"/>
              </w:rPr>
            </w:pPr>
            <w:ins w:id="1790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</w:p>
        </w:tc>
        <w:tc>
          <w:tcPr>
            <w:tcW w:w="1282" w:type="pct"/>
            <w:tcPrChange w:id="1791" w:author="think" w:date="2017-02-12T22:07:00Z">
              <w:tcPr>
                <w:tcW w:w="1054" w:type="pct"/>
                <w:gridSpan w:val="2"/>
              </w:tcPr>
            </w:tcPrChange>
          </w:tcPr>
          <w:p w14:paraId="336684FF" w14:textId="51AC1F49" w:rsidR="00DB5960" w:rsidRPr="00226BD4" w:rsidRDefault="00DB5960" w:rsidP="00DB5960">
            <w:pPr>
              <w:spacing w:line="560" w:lineRule="exact"/>
              <w:rPr>
                <w:ins w:id="1792" w:author="think" w:date="2017-02-12T21:51:00Z"/>
                <w:sz w:val="21"/>
                <w:szCs w:val="21"/>
              </w:rPr>
            </w:pPr>
            <w:ins w:id="1793" w:author="think" w:date="2017-02-12T21:53:00Z">
              <w:r>
                <w:rPr>
                  <w:sz w:val="21"/>
                  <w:szCs w:val="21"/>
                </w:rPr>
                <w:t>txn_amt</w:t>
              </w:r>
            </w:ins>
          </w:p>
        </w:tc>
        <w:tc>
          <w:tcPr>
            <w:tcW w:w="941" w:type="pct"/>
            <w:tcPrChange w:id="1794" w:author="think" w:date="2017-02-12T22:07:00Z">
              <w:tcPr>
                <w:tcW w:w="998" w:type="pct"/>
                <w:gridSpan w:val="2"/>
              </w:tcPr>
            </w:tcPrChange>
          </w:tcPr>
          <w:p w14:paraId="7F08E9B9" w14:textId="05F164A7" w:rsidR="00DB5960" w:rsidRPr="00226BD4" w:rsidRDefault="00DB5960" w:rsidP="00DB5960">
            <w:pPr>
              <w:spacing w:line="560" w:lineRule="exact"/>
              <w:rPr>
                <w:ins w:id="1795" w:author="think" w:date="2017-02-12T21:51:00Z"/>
                <w:sz w:val="21"/>
                <w:szCs w:val="21"/>
              </w:rPr>
            </w:pPr>
            <w:ins w:id="1796" w:author="think" w:date="2017-02-12T21:59:00Z">
              <w:r>
                <w:rPr>
                  <w:rFonts w:hint="eastAsia"/>
                  <w:sz w:val="21"/>
                  <w:szCs w:val="21"/>
                </w:rPr>
                <w:t>交易金额</w:t>
              </w:r>
            </w:ins>
          </w:p>
        </w:tc>
        <w:tc>
          <w:tcPr>
            <w:tcW w:w="1025" w:type="pct"/>
            <w:tcPrChange w:id="1797" w:author="think" w:date="2017-02-12T22:07:00Z">
              <w:tcPr>
                <w:tcW w:w="1082" w:type="pct"/>
                <w:gridSpan w:val="2"/>
              </w:tcPr>
            </w:tcPrChange>
          </w:tcPr>
          <w:p w14:paraId="13FB5C2A" w14:textId="77777777" w:rsidR="00DB5960" w:rsidRPr="00226BD4" w:rsidRDefault="00DB5960" w:rsidP="00DB5960">
            <w:pPr>
              <w:spacing w:line="560" w:lineRule="exact"/>
              <w:rPr>
                <w:ins w:id="1798" w:author="think" w:date="2017-02-12T21:51:00Z"/>
                <w:sz w:val="21"/>
                <w:szCs w:val="21"/>
              </w:rPr>
            </w:pPr>
            <w:ins w:id="1799" w:author="think" w:date="2017-02-12T21:51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469" w:type="pct"/>
            <w:tcPrChange w:id="1800" w:author="think" w:date="2017-02-12T22:07:00Z">
              <w:tcPr>
                <w:tcW w:w="1526" w:type="pct"/>
                <w:gridSpan w:val="2"/>
              </w:tcPr>
            </w:tcPrChange>
          </w:tcPr>
          <w:p w14:paraId="2D0B77C6" w14:textId="0C9C4BB0" w:rsidR="00DB5960" w:rsidRPr="00226BD4" w:rsidRDefault="00DB5960" w:rsidP="00DB5960">
            <w:pPr>
              <w:spacing w:line="560" w:lineRule="exact"/>
              <w:rPr>
                <w:ins w:id="1801" w:author="think" w:date="2017-02-12T21:51:00Z"/>
                <w:sz w:val="21"/>
                <w:szCs w:val="21"/>
              </w:rPr>
            </w:pPr>
          </w:p>
        </w:tc>
      </w:tr>
      <w:tr w:rsidR="00DB5960" w:rsidRPr="00226BD4" w14:paraId="10777B87" w14:textId="77777777" w:rsidTr="000A31F4">
        <w:trPr>
          <w:ins w:id="1802" w:author="think" w:date="2017-02-12T21:51:00Z"/>
        </w:trPr>
        <w:tc>
          <w:tcPr>
            <w:tcW w:w="283" w:type="pct"/>
            <w:vAlign w:val="center"/>
            <w:tcPrChange w:id="1803" w:author="think" w:date="2017-02-12T22:07:00Z">
              <w:tcPr>
                <w:tcW w:w="340" w:type="pct"/>
              </w:tcPr>
            </w:tcPrChange>
          </w:tcPr>
          <w:p w14:paraId="63B81F75" w14:textId="7D6DF81D" w:rsidR="00DB5960" w:rsidRDefault="00DB5960" w:rsidP="00DB5960">
            <w:pPr>
              <w:spacing w:line="560" w:lineRule="exact"/>
              <w:rPr>
                <w:ins w:id="1804" w:author="think" w:date="2017-02-12T21:51:00Z"/>
                <w:sz w:val="21"/>
                <w:szCs w:val="21"/>
              </w:rPr>
            </w:pPr>
            <w:ins w:id="1805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</w:p>
        </w:tc>
        <w:tc>
          <w:tcPr>
            <w:tcW w:w="1282" w:type="pct"/>
            <w:tcPrChange w:id="1806" w:author="think" w:date="2017-02-12T22:07:00Z">
              <w:tcPr>
                <w:tcW w:w="1054" w:type="pct"/>
                <w:gridSpan w:val="2"/>
              </w:tcPr>
            </w:tcPrChange>
          </w:tcPr>
          <w:p w14:paraId="299BB48E" w14:textId="5A17B4CF" w:rsidR="00DB5960" w:rsidRPr="00226BD4" w:rsidRDefault="00DB5960" w:rsidP="00DB5960">
            <w:pPr>
              <w:spacing w:line="560" w:lineRule="exact"/>
              <w:rPr>
                <w:ins w:id="1807" w:author="think" w:date="2017-02-12T21:51:00Z"/>
                <w:sz w:val="21"/>
                <w:szCs w:val="21"/>
              </w:rPr>
            </w:pPr>
            <w:ins w:id="1808" w:author="think" w:date="2017-02-12T21:53:00Z">
              <w:r>
                <w:rPr>
                  <w:sz w:val="21"/>
                  <w:szCs w:val="21"/>
                </w:rPr>
                <w:t>currency_code</w:t>
              </w:r>
            </w:ins>
          </w:p>
        </w:tc>
        <w:tc>
          <w:tcPr>
            <w:tcW w:w="941" w:type="pct"/>
            <w:tcPrChange w:id="1809" w:author="think" w:date="2017-02-12T22:07:00Z">
              <w:tcPr>
                <w:tcW w:w="998" w:type="pct"/>
                <w:gridSpan w:val="2"/>
              </w:tcPr>
            </w:tcPrChange>
          </w:tcPr>
          <w:p w14:paraId="556A7863" w14:textId="33D2040A" w:rsidR="00DB5960" w:rsidRPr="00226BD4" w:rsidRDefault="00DB5960" w:rsidP="00DB5960">
            <w:pPr>
              <w:spacing w:line="560" w:lineRule="exact"/>
              <w:rPr>
                <w:ins w:id="1810" w:author="think" w:date="2017-02-12T21:51:00Z"/>
                <w:sz w:val="21"/>
                <w:szCs w:val="21"/>
              </w:rPr>
            </w:pPr>
            <w:ins w:id="1811" w:author="think" w:date="2017-02-12T22:00:00Z">
              <w:r>
                <w:rPr>
                  <w:rFonts w:hint="eastAsia"/>
                  <w:sz w:val="21"/>
                  <w:szCs w:val="21"/>
                </w:rPr>
                <w:t>交易货币</w:t>
              </w:r>
            </w:ins>
          </w:p>
        </w:tc>
        <w:tc>
          <w:tcPr>
            <w:tcW w:w="1025" w:type="pct"/>
            <w:tcPrChange w:id="1812" w:author="think" w:date="2017-02-12T22:07:00Z">
              <w:tcPr>
                <w:tcW w:w="1082" w:type="pct"/>
                <w:gridSpan w:val="2"/>
              </w:tcPr>
            </w:tcPrChange>
          </w:tcPr>
          <w:p w14:paraId="70994EC5" w14:textId="42CB25A6" w:rsidR="00DB5960" w:rsidRPr="00226BD4" w:rsidRDefault="00DB5960" w:rsidP="00DB5960">
            <w:pPr>
              <w:spacing w:line="560" w:lineRule="exact"/>
              <w:rPr>
                <w:ins w:id="1813" w:author="think" w:date="2017-02-12T21:51:00Z"/>
                <w:sz w:val="21"/>
                <w:szCs w:val="21"/>
              </w:rPr>
            </w:pPr>
            <w:ins w:id="1814" w:author="think" w:date="2017-02-12T21:51:00Z">
              <w:r w:rsidRPr="00226BD4">
                <w:rPr>
                  <w:sz w:val="21"/>
                  <w:szCs w:val="21"/>
                </w:rPr>
                <w:t>char(</w:t>
              </w:r>
            </w:ins>
            <w:ins w:id="1815" w:author="think" w:date="2017-02-12T22:00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ins w:id="1816" w:author="think" w:date="2017-02-12T21:51:00Z"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1817" w:author="think" w:date="2017-02-12T22:07:00Z">
              <w:tcPr>
                <w:tcW w:w="1526" w:type="pct"/>
                <w:gridSpan w:val="2"/>
              </w:tcPr>
            </w:tcPrChange>
          </w:tcPr>
          <w:p w14:paraId="446FCF7B" w14:textId="5604F757" w:rsidR="00DB5960" w:rsidRDefault="00DB5960" w:rsidP="00DB5960">
            <w:pPr>
              <w:spacing w:line="560" w:lineRule="exact"/>
              <w:rPr>
                <w:ins w:id="1818" w:author="think" w:date="2017-02-12T21:51:00Z"/>
                <w:sz w:val="21"/>
                <w:szCs w:val="21"/>
              </w:rPr>
            </w:pPr>
            <w:ins w:id="1819" w:author="think" w:date="2017-02-12T22:00:00Z">
              <w:r>
                <w:rPr>
                  <w:rFonts w:hint="eastAsia"/>
                  <w:sz w:val="21"/>
                  <w:szCs w:val="21"/>
                </w:rPr>
                <w:t>人民币，</w:t>
              </w:r>
              <w:r>
                <w:rPr>
                  <w:rFonts w:hint="eastAsia"/>
                  <w:sz w:val="21"/>
                  <w:szCs w:val="21"/>
                </w:rPr>
                <w:t>CNY</w:t>
              </w:r>
            </w:ins>
          </w:p>
        </w:tc>
      </w:tr>
      <w:tr w:rsidR="00DB5960" w:rsidRPr="00226BD4" w14:paraId="5A40706E" w14:textId="77777777" w:rsidTr="000A31F4">
        <w:trPr>
          <w:ins w:id="1820" w:author="think" w:date="2017-02-12T21:53:00Z"/>
        </w:trPr>
        <w:tc>
          <w:tcPr>
            <w:tcW w:w="283" w:type="pct"/>
            <w:vAlign w:val="center"/>
            <w:tcPrChange w:id="1821" w:author="think" w:date="2017-02-12T22:07:00Z">
              <w:tcPr>
                <w:tcW w:w="340" w:type="pct"/>
              </w:tcPr>
            </w:tcPrChange>
          </w:tcPr>
          <w:p w14:paraId="444F7947" w14:textId="7ED47142" w:rsidR="00DB5960" w:rsidRDefault="00DB5960" w:rsidP="00DB5960">
            <w:pPr>
              <w:spacing w:line="560" w:lineRule="exact"/>
              <w:rPr>
                <w:ins w:id="1822" w:author="think" w:date="2017-02-12T21:53:00Z"/>
                <w:sz w:val="21"/>
                <w:szCs w:val="21"/>
              </w:rPr>
            </w:pPr>
            <w:ins w:id="1823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</w:p>
        </w:tc>
        <w:tc>
          <w:tcPr>
            <w:tcW w:w="1282" w:type="pct"/>
            <w:tcPrChange w:id="1824" w:author="think" w:date="2017-02-12T22:07:00Z">
              <w:tcPr>
                <w:tcW w:w="1054" w:type="pct"/>
                <w:gridSpan w:val="2"/>
              </w:tcPr>
            </w:tcPrChange>
          </w:tcPr>
          <w:p w14:paraId="37EC72EF" w14:textId="24B0EEC5" w:rsidR="00DB5960" w:rsidRDefault="00DB5960" w:rsidP="00DB5960">
            <w:pPr>
              <w:spacing w:line="560" w:lineRule="exact"/>
              <w:rPr>
                <w:ins w:id="1825" w:author="think" w:date="2017-02-12T21:53:00Z"/>
                <w:sz w:val="21"/>
                <w:szCs w:val="21"/>
              </w:rPr>
            </w:pPr>
            <w:ins w:id="1826" w:author="think" w:date="2017-02-12T22:02:00Z">
              <w:r>
                <w:rPr>
                  <w:rFonts w:hint="eastAsia"/>
                  <w:sz w:val="21"/>
                  <w:szCs w:val="21"/>
                </w:rPr>
                <w:t>upstream</w:t>
              </w:r>
            </w:ins>
            <w:ins w:id="1827" w:author="think" w:date="2017-02-12T22:03:00Z">
              <w:r>
                <w:rPr>
                  <w:sz w:val="21"/>
                  <w:szCs w:val="21"/>
                </w:rPr>
                <w:t>_</w:t>
              </w:r>
            </w:ins>
            <w:ins w:id="1828" w:author="think" w:date="2017-02-12T21:53:00Z">
              <w:r>
                <w:rPr>
                  <w:rFonts w:hint="eastAsia"/>
                  <w:sz w:val="21"/>
                  <w:szCs w:val="21"/>
                </w:rPr>
                <w:t>order_state</w:t>
              </w:r>
            </w:ins>
          </w:p>
        </w:tc>
        <w:tc>
          <w:tcPr>
            <w:tcW w:w="941" w:type="pct"/>
            <w:tcPrChange w:id="1829" w:author="think" w:date="2017-02-12T22:07:00Z">
              <w:tcPr>
                <w:tcW w:w="998" w:type="pct"/>
                <w:gridSpan w:val="2"/>
              </w:tcPr>
            </w:tcPrChange>
          </w:tcPr>
          <w:p w14:paraId="05020203" w14:textId="12B2CCC1" w:rsidR="00DB5960" w:rsidRDefault="00DB5960" w:rsidP="00DB5960">
            <w:pPr>
              <w:spacing w:line="560" w:lineRule="exact"/>
              <w:rPr>
                <w:ins w:id="1830" w:author="think" w:date="2017-02-12T21:53:00Z"/>
                <w:sz w:val="21"/>
                <w:szCs w:val="21"/>
              </w:rPr>
            </w:pPr>
            <w:ins w:id="1831" w:author="think" w:date="2017-02-12T22:03:00Z">
              <w:r>
                <w:rPr>
                  <w:rFonts w:hint="eastAsia"/>
                  <w:sz w:val="21"/>
                  <w:szCs w:val="21"/>
                </w:rPr>
                <w:t>上游通知</w:t>
              </w:r>
            </w:ins>
            <w:ins w:id="1832" w:author="think" w:date="2017-02-12T22:00:00Z">
              <w:r>
                <w:rPr>
                  <w:rFonts w:hint="eastAsia"/>
                  <w:sz w:val="21"/>
                  <w:szCs w:val="21"/>
                </w:rPr>
                <w:t>订单状态</w:t>
              </w:r>
            </w:ins>
          </w:p>
        </w:tc>
        <w:tc>
          <w:tcPr>
            <w:tcW w:w="1025" w:type="pct"/>
            <w:tcPrChange w:id="1833" w:author="think" w:date="2017-02-12T22:07:00Z">
              <w:tcPr>
                <w:tcW w:w="1082" w:type="pct"/>
                <w:gridSpan w:val="2"/>
              </w:tcPr>
            </w:tcPrChange>
          </w:tcPr>
          <w:p w14:paraId="3913CFA2" w14:textId="12054ED8" w:rsidR="00DB5960" w:rsidRPr="00226BD4" w:rsidRDefault="00DB5960" w:rsidP="00DB5960">
            <w:pPr>
              <w:spacing w:line="560" w:lineRule="exact"/>
              <w:rPr>
                <w:ins w:id="1834" w:author="think" w:date="2017-02-12T21:53:00Z"/>
                <w:sz w:val="21"/>
                <w:szCs w:val="21"/>
              </w:rPr>
            </w:pPr>
            <w:ins w:id="1835" w:author="think" w:date="2017-02-12T22:03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469" w:type="pct"/>
            <w:tcPrChange w:id="1836" w:author="think" w:date="2017-02-12T22:07:00Z">
              <w:tcPr>
                <w:tcW w:w="1526" w:type="pct"/>
                <w:gridSpan w:val="2"/>
              </w:tcPr>
            </w:tcPrChange>
          </w:tcPr>
          <w:p w14:paraId="48114993" w14:textId="112FF249" w:rsidR="00DB5960" w:rsidRDefault="00DB5960" w:rsidP="00DB5960">
            <w:pPr>
              <w:spacing w:line="560" w:lineRule="exact"/>
              <w:rPr>
                <w:ins w:id="1837" w:author="think" w:date="2017-02-12T21:53:00Z"/>
                <w:sz w:val="21"/>
                <w:szCs w:val="21"/>
              </w:rPr>
            </w:pPr>
            <w:ins w:id="1838" w:author="think" w:date="2017-02-12T22:02:00Z">
              <w:r>
                <w:rPr>
                  <w:rFonts w:hint="eastAsia"/>
                  <w:sz w:val="21"/>
                  <w:szCs w:val="21"/>
                </w:rPr>
                <w:t>上游通知订单状态</w:t>
              </w:r>
            </w:ins>
          </w:p>
        </w:tc>
      </w:tr>
      <w:tr w:rsidR="00DB5960" w:rsidRPr="00226BD4" w14:paraId="49301A45" w14:textId="77777777" w:rsidTr="000A31F4">
        <w:trPr>
          <w:ins w:id="1839" w:author="think" w:date="2017-02-12T22:03:00Z"/>
        </w:trPr>
        <w:tc>
          <w:tcPr>
            <w:tcW w:w="283" w:type="pct"/>
            <w:vAlign w:val="center"/>
            <w:tcPrChange w:id="1840" w:author="think" w:date="2017-02-12T22:07:00Z">
              <w:tcPr>
                <w:tcW w:w="340" w:type="pct"/>
              </w:tcPr>
            </w:tcPrChange>
          </w:tcPr>
          <w:p w14:paraId="71F8ED91" w14:textId="3709F394" w:rsidR="00DB5960" w:rsidRDefault="00DB5960" w:rsidP="00DB5960">
            <w:pPr>
              <w:spacing w:line="560" w:lineRule="exact"/>
              <w:rPr>
                <w:ins w:id="1841" w:author="think" w:date="2017-02-12T22:03:00Z"/>
                <w:sz w:val="21"/>
                <w:szCs w:val="21"/>
              </w:rPr>
            </w:pPr>
            <w:ins w:id="1842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</w:p>
        </w:tc>
        <w:tc>
          <w:tcPr>
            <w:tcW w:w="1282" w:type="pct"/>
            <w:tcPrChange w:id="1843" w:author="think" w:date="2017-02-12T22:07:00Z">
              <w:tcPr>
                <w:tcW w:w="1054" w:type="pct"/>
                <w:gridSpan w:val="2"/>
              </w:tcPr>
            </w:tcPrChange>
          </w:tcPr>
          <w:p w14:paraId="75BEDA8B" w14:textId="6F76DE65" w:rsidR="00DB5960" w:rsidRDefault="00DB5960" w:rsidP="00DB5960">
            <w:pPr>
              <w:spacing w:line="560" w:lineRule="exact"/>
              <w:rPr>
                <w:ins w:id="1844" w:author="think" w:date="2017-02-12T22:03:00Z"/>
                <w:sz w:val="21"/>
                <w:szCs w:val="21"/>
              </w:rPr>
            </w:pPr>
            <w:ins w:id="1845" w:author="think" w:date="2017-02-12T22:03:00Z">
              <w:r>
                <w:rPr>
                  <w:rFonts w:hint="eastAsia"/>
                  <w:sz w:val="21"/>
                  <w:szCs w:val="21"/>
                </w:rPr>
                <w:t>settle</w:t>
              </w:r>
            </w:ins>
            <w:ins w:id="1846" w:author="think" w:date="2017-02-12T22:04:00Z">
              <w:r>
                <w:rPr>
                  <w:sz w:val="21"/>
                  <w:szCs w:val="21"/>
                </w:rPr>
                <w:t>_order_state</w:t>
              </w:r>
            </w:ins>
          </w:p>
        </w:tc>
        <w:tc>
          <w:tcPr>
            <w:tcW w:w="941" w:type="pct"/>
            <w:tcPrChange w:id="1847" w:author="think" w:date="2017-02-12T22:07:00Z">
              <w:tcPr>
                <w:tcW w:w="998" w:type="pct"/>
                <w:gridSpan w:val="2"/>
              </w:tcPr>
            </w:tcPrChange>
          </w:tcPr>
          <w:p w14:paraId="35D304E7" w14:textId="3E2DC496" w:rsidR="00DB5960" w:rsidRDefault="00DB5960" w:rsidP="00DB5960">
            <w:pPr>
              <w:spacing w:line="560" w:lineRule="exact"/>
              <w:rPr>
                <w:ins w:id="1848" w:author="think" w:date="2017-02-12T22:03:00Z"/>
                <w:sz w:val="21"/>
                <w:szCs w:val="21"/>
              </w:rPr>
            </w:pPr>
            <w:ins w:id="1849" w:author="think" w:date="2017-02-12T22:05:00Z">
              <w:r>
                <w:rPr>
                  <w:rFonts w:hint="eastAsia"/>
                  <w:sz w:val="21"/>
                  <w:szCs w:val="21"/>
                </w:rPr>
                <w:t>对账确认订单状态</w:t>
              </w:r>
            </w:ins>
          </w:p>
        </w:tc>
        <w:tc>
          <w:tcPr>
            <w:tcW w:w="1025" w:type="pct"/>
            <w:tcPrChange w:id="1850" w:author="think" w:date="2017-02-12T22:07:00Z">
              <w:tcPr>
                <w:tcW w:w="1082" w:type="pct"/>
                <w:gridSpan w:val="2"/>
              </w:tcPr>
            </w:tcPrChange>
          </w:tcPr>
          <w:p w14:paraId="7B6FD5E0" w14:textId="751255E8" w:rsidR="00DB5960" w:rsidRDefault="00DB5960" w:rsidP="00DB5960">
            <w:pPr>
              <w:spacing w:line="560" w:lineRule="exact"/>
              <w:rPr>
                <w:ins w:id="1851" w:author="think" w:date="2017-02-12T22:03:00Z"/>
                <w:sz w:val="21"/>
                <w:szCs w:val="21"/>
              </w:rPr>
            </w:pPr>
            <w:ins w:id="1852" w:author="think" w:date="2017-02-12T22:05:00Z">
              <w:r>
                <w:rPr>
                  <w:sz w:val="21"/>
                  <w:szCs w:val="21"/>
                </w:rPr>
                <w:t>char(2)</w:t>
              </w:r>
            </w:ins>
          </w:p>
        </w:tc>
        <w:tc>
          <w:tcPr>
            <w:tcW w:w="1469" w:type="pct"/>
            <w:tcPrChange w:id="1853" w:author="think" w:date="2017-02-12T22:07:00Z">
              <w:tcPr>
                <w:tcW w:w="1526" w:type="pct"/>
                <w:gridSpan w:val="2"/>
              </w:tcPr>
            </w:tcPrChange>
          </w:tcPr>
          <w:p w14:paraId="0C6CE8EA" w14:textId="13F91957" w:rsidR="00DB5960" w:rsidRDefault="00DB5960" w:rsidP="00DB5960">
            <w:pPr>
              <w:spacing w:line="560" w:lineRule="exact"/>
              <w:rPr>
                <w:ins w:id="1854" w:author="think" w:date="2017-02-12T22:03:00Z"/>
                <w:sz w:val="21"/>
                <w:szCs w:val="21"/>
              </w:rPr>
            </w:pPr>
            <w:ins w:id="1855" w:author="think" w:date="2017-02-12T22:05:00Z">
              <w:r>
                <w:rPr>
                  <w:rFonts w:hint="eastAsia"/>
                  <w:sz w:val="21"/>
                  <w:szCs w:val="21"/>
                </w:rPr>
                <w:t>对账交易后将</w:t>
              </w:r>
            </w:ins>
            <w:ins w:id="1856" w:author="think" w:date="2017-02-12T22:06:00Z">
              <w:r>
                <w:rPr>
                  <w:rFonts w:hint="eastAsia"/>
                  <w:sz w:val="21"/>
                  <w:szCs w:val="21"/>
                </w:rPr>
                <w:t>提交结果</w:t>
              </w:r>
            </w:ins>
            <w:ins w:id="1857" w:author="think" w:date="2017-02-12T22:05:00Z">
              <w:r>
                <w:rPr>
                  <w:rFonts w:hint="eastAsia"/>
                  <w:sz w:val="21"/>
                  <w:szCs w:val="21"/>
                </w:rPr>
                <w:t>更新对账确认订单状态</w:t>
              </w:r>
            </w:ins>
          </w:p>
        </w:tc>
      </w:tr>
      <w:tr w:rsidR="00DB5960" w:rsidRPr="00226BD4" w14:paraId="74C1B25A" w14:textId="77777777" w:rsidTr="000A31F4">
        <w:trPr>
          <w:ins w:id="1858" w:author="think" w:date="2017-02-12T21:53:00Z"/>
        </w:trPr>
        <w:tc>
          <w:tcPr>
            <w:tcW w:w="283" w:type="pct"/>
            <w:vAlign w:val="center"/>
            <w:tcPrChange w:id="1859" w:author="think" w:date="2017-02-12T22:07:00Z">
              <w:tcPr>
                <w:tcW w:w="340" w:type="pct"/>
              </w:tcPr>
            </w:tcPrChange>
          </w:tcPr>
          <w:p w14:paraId="0039D339" w14:textId="13D23F53" w:rsidR="00DB5960" w:rsidRDefault="00DB5960" w:rsidP="00DB5960">
            <w:pPr>
              <w:spacing w:line="560" w:lineRule="exact"/>
              <w:rPr>
                <w:ins w:id="1860" w:author="think" w:date="2017-02-12T21:53:00Z"/>
                <w:sz w:val="21"/>
                <w:szCs w:val="21"/>
              </w:rPr>
            </w:pPr>
            <w:ins w:id="1861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282" w:type="pct"/>
            <w:tcPrChange w:id="1862" w:author="think" w:date="2017-02-12T22:07:00Z">
              <w:tcPr>
                <w:tcW w:w="1054" w:type="pct"/>
                <w:gridSpan w:val="2"/>
              </w:tcPr>
            </w:tcPrChange>
          </w:tcPr>
          <w:p w14:paraId="4568EE2D" w14:textId="03106F72" w:rsidR="00DB5960" w:rsidRDefault="00DB5960" w:rsidP="00DB5960">
            <w:pPr>
              <w:spacing w:line="560" w:lineRule="exact"/>
              <w:rPr>
                <w:ins w:id="1863" w:author="think" w:date="2017-02-12T21:53:00Z"/>
                <w:sz w:val="21"/>
                <w:szCs w:val="21"/>
              </w:rPr>
            </w:pPr>
            <w:ins w:id="1864" w:author="think" w:date="2017-02-12T21:53:00Z">
              <w:r>
                <w:rPr>
                  <w:rFonts w:hint="eastAsia"/>
                  <w:sz w:val="21"/>
                  <w:szCs w:val="21"/>
                </w:rPr>
                <w:t>settle_state</w:t>
              </w:r>
            </w:ins>
          </w:p>
        </w:tc>
        <w:tc>
          <w:tcPr>
            <w:tcW w:w="941" w:type="pct"/>
            <w:tcPrChange w:id="1865" w:author="think" w:date="2017-02-12T22:07:00Z">
              <w:tcPr>
                <w:tcW w:w="998" w:type="pct"/>
                <w:gridSpan w:val="2"/>
              </w:tcPr>
            </w:tcPrChange>
          </w:tcPr>
          <w:p w14:paraId="6585FE3A" w14:textId="4B151326" w:rsidR="00DB5960" w:rsidRDefault="00DB5960" w:rsidP="00DB5960">
            <w:pPr>
              <w:spacing w:line="560" w:lineRule="exact"/>
              <w:rPr>
                <w:ins w:id="1866" w:author="think" w:date="2017-02-12T21:53:00Z"/>
                <w:sz w:val="21"/>
                <w:szCs w:val="21"/>
              </w:rPr>
            </w:pPr>
            <w:ins w:id="1867" w:author="think" w:date="2017-02-12T22:06:00Z">
              <w:r>
                <w:rPr>
                  <w:rFonts w:hint="eastAsia"/>
                  <w:sz w:val="21"/>
                  <w:szCs w:val="21"/>
                </w:rPr>
                <w:t>清算状态</w:t>
              </w:r>
            </w:ins>
          </w:p>
        </w:tc>
        <w:tc>
          <w:tcPr>
            <w:tcW w:w="1025" w:type="pct"/>
            <w:tcPrChange w:id="1868" w:author="think" w:date="2017-02-12T22:07:00Z">
              <w:tcPr>
                <w:tcW w:w="1082" w:type="pct"/>
                <w:gridSpan w:val="2"/>
              </w:tcPr>
            </w:tcPrChange>
          </w:tcPr>
          <w:p w14:paraId="6076E30A" w14:textId="765D6D94" w:rsidR="00DB5960" w:rsidRPr="00226BD4" w:rsidRDefault="00DB5960" w:rsidP="00DB5960">
            <w:pPr>
              <w:spacing w:line="560" w:lineRule="exact"/>
              <w:rPr>
                <w:ins w:id="1869" w:author="think" w:date="2017-02-12T21:53:00Z"/>
                <w:sz w:val="21"/>
                <w:szCs w:val="21"/>
              </w:rPr>
            </w:pPr>
            <w:ins w:id="1870" w:author="think" w:date="2017-02-12T22:06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(2)</w:t>
              </w:r>
            </w:ins>
          </w:p>
        </w:tc>
        <w:tc>
          <w:tcPr>
            <w:tcW w:w="1469" w:type="pct"/>
            <w:tcPrChange w:id="1871" w:author="think" w:date="2017-02-12T22:07:00Z">
              <w:tcPr>
                <w:tcW w:w="1526" w:type="pct"/>
                <w:gridSpan w:val="2"/>
              </w:tcPr>
            </w:tcPrChange>
          </w:tcPr>
          <w:p w14:paraId="4BF0ED05" w14:textId="77777777" w:rsidR="00DB5960" w:rsidRDefault="00DB5960" w:rsidP="00DB5960">
            <w:pPr>
              <w:spacing w:line="560" w:lineRule="exact"/>
              <w:rPr>
                <w:ins w:id="1872" w:author="think" w:date="2017-02-12T21:53:00Z"/>
                <w:sz w:val="21"/>
                <w:szCs w:val="21"/>
              </w:rPr>
            </w:pPr>
          </w:p>
        </w:tc>
      </w:tr>
      <w:tr w:rsidR="00DB5960" w:rsidRPr="00226BD4" w14:paraId="3753F788" w14:textId="77777777" w:rsidTr="000A31F4">
        <w:trPr>
          <w:ins w:id="1873" w:author="think" w:date="2017-02-12T21:53:00Z"/>
        </w:trPr>
        <w:tc>
          <w:tcPr>
            <w:tcW w:w="283" w:type="pct"/>
            <w:vAlign w:val="center"/>
            <w:tcPrChange w:id="1874" w:author="think" w:date="2017-02-12T22:07:00Z">
              <w:tcPr>
                <w:tcW w:w="340" w:type="pct"/>
              </w:tcPr>
            </w:tcPrChange>
          </w:tcPr>
          <w:p w14:paraId="439B3FD7" w14:textId="03D3FC5E" w:rsidR="00DB5960" w:rsidRDefault="00DB5960" w:rsidP="00DB5960">
            <w:pPr>
              <w:spacing w:line="560" w:lineRule="exact"/>
              <w:rPr>
                <w:ins w:id="1875" w:author="think" w:date="2017-02-12T21:53:00Z"/>
                <w:sz w:val="21"/>
                <w:szCs w:val="21"/>
              </w:rPr>
            </w:pPr>
            <w:ins w:id="1876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</w:p>
        </w:tc>
        <w:tc>
          <w:tcPr>
            <w:tcW w:w="1282" w:type="pct"/>
            <w:tcPrChange w:id="1877" w:author="think" w:date="2017-02-12T22:07:00Z">
              <w:tcPr>
                <w:tcW w:w="1054" w:type="pct"/>
                <w:gridSpan w:val="2"/>
              </w:tcPr>
            </w:tcPrChange>
          </w:tcPr>
          <w:p w14:paraId="35ECF4CC" w14:textId="20298F8E" w:rsidR="00DB5960" w:rsidRDefault="00DB5960" w:rsidP="00DB5960">
            <w:pPr>
              <w:spacing w:line="560" w:lineRule="exact"/>
              <w:rPr>
                <w:ins w:id="1878" w:author="think" w:date="2017-02-12T21:53:00Z"/>
                <w:sz w:val="21"/>
                <w:szCs w:val="21"/>
              </w:rPr>
            </w:pPr>
            <w:ins w:id="1879" w:author="think" w:date="2017-02-12T21:53:00Z">
              <w:r>
                <w:rPr>
                  <w:rFonts w:hint="eastAsia"/>
                  <w:sz w:val="21"/>
                  <w:szCs w:val="21"/>
                </w:rPr>
                <w:t>settle_amt</w:t>
              </w:r>
            </w:ins>
          </w:p>
        </w:tc>
        <w:tc>
          <w:tcPr>
            <w:tcW w:w="941" w:type="pct"/>
            <w:tcPrChange w:id="1880" w:author="think" w:date="2017-02-12T22:07:00Z">
              <w:tcPr>
                <w:tcW w:w="998" w:type="pct"/>
                <w:gridSpan w:val="2"/>
              </w:tcPr>
            </w:tcPrChange>
          </w:tcPr>
          <w:p w14:paraId="5E77F9D8" w14:textId="242AA44D" w:rsidR="00DB5960" w:rsidRDefault="00DB5960" w:rsidP="00DB5960">
            <w:pPr>
              <w:spacing w:line="560" w:lineRule="exact"/>
              <w:rPr>
                <w:ins w:id="1881" w:author="think" w:date="2017-02-12T21:53:00Z"/>
                <w:sz w:val="21"/>
                <w:szCs w:val="21"/>
              </w:rPr>
            </w:pPr>
            <w:ins w:id="1882" w:author="think" w:date="2017-02-12T22:06:00Z">
              <w:r>
                <w:rPr>
                  <w:rFonts w:hint="eastAsia"/>
                  <w:sz w:val="21"/>
                  <w:szCs w:val="21"/>
                </w:rPr>
                <w:t>清算金额</w:t>
              </w:r>
            </w:ins>
          </w:p>
        </w:tc>
        <w:tc>
          <w:tcPr>
            <w:tcW w:w="1025" w:type="pct"/>
            <w:tcPrChange w:id="1883" w:author="think" w:date="2017-02-12T22:07:00Z">
              <w:tcPr>
                <w:tcW w:w="1082" w:type="pct"/>
                <w:gridSpan w:val="2"/>
              </w:tcPr>
            </w:tcPrChange>
          </w:tcPr>
          <w:p w14:paraId="3BB8B51A" w14:textId="56CEB149" w:rsidR="00DB5960" w:rsidRPr="00226BD4" w:rsidRDefault="00DB5960" w:rsidP="00DB5960">
            <w:pPr>
              <w:spacing w:line="560" w:lineRule="exact"/>
              <w:rPr>
                <w:ins w:id="1884" w:author="think" w:date="2017-02-12T21:53:00Z"/>
                <w:sz w:val="21"/>
                <w:szCs w:val="21"/>
              </w:rPr>
            </w:pPr>
            <w:ins w:id="1885" w:author="think" w:date="2017-02-12T22:07:00Z">
              <w:r>
                <w:rPr>
                  <w:rFonts w:hint="eastAsia"/>
                  <w:sz w:val="21"/>
                  <w:szCs w:val="21"/>
                </w:rPr>
                <w:t>decimal(</w:t>
              </w:r>
              <w:r>
                <w:rPr>
                  <w:sz w:val="21"/>
                  <w:szCs w:val="21"/>
                </w:rPr>
                <w:t>10,4</w:t>
              </w:r>
              <w:r>
                <w:rPr>
                  <w:rFonts w:hint="eastAsia"/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1886" w:author="think" w:date="2017-02-12T22:07:00Z">
              <w:tcPr>
                <w:tcW w:w="1526" w:type="pct"/>
                <w:gridSpan w:val="2"/>
              </w:tcPr>
            </w:tcPrChange>
          </w:tcPr>
          <w:p w14:paraId="380873EC" w14:textId="77777777" w:rsidR="00DB5960" w:rsidRDefault="00DB5960" w:rsidP="00DB5960">
            <w:pPr>
              <w:spacing w:line="560" w:lineRule="exact"/>
              <w:rPr>
                <w:ins w:id="1887" w:author="think" w:date="2017-02-12T21:53:00Z"/>
                <w:sz w:val="21"/>
                <w:szCs w:val="21"/>
              </w:rPr>
            </w:pPr>
          </w:p>
        </w:tc>
      </w:tr>
      <w:tr w:rsidR="00DB5960" w:rsidRPr="00226BD4" w14:paraId="4D82FE1F" w14:textId="77777777" w:rsidTr="000A31F4">
        <w:trPr>
          <w:ins w:id="1888" w:author="think" w:date="2017-02-12T21:53:00Z"/>
        </w:trPr>
        <w:tc>
          <w:tcPr>
            <w:tcW w:w="283" w:type="pct"/>
            <w:vAlign w:val="center"/>
            <w:tcPrChange w:id="1889" w:author="think" w:date="2017-02-12T22:07:00Z">
              <w:tcPr>
                <w:tcW w:w="340" w:type="pct"/>
              </w:tcPr>
            </w:tcPrChange>
          </w:tcPr>
          <w:p w14:paraId="1557C4C0" w14:textId="768551E0" w:rsidR="00DB5960" w:rsidRDefault="00DB5960" w:rsidP="00DB5960">
            <w:pPr>
              <w:spacing w:line="560" w:lineRule="exact"/>
              <w:rPr>
                <w:ins w:id="1890" w:author="think" w:date="2017-02-12T21:53:00Z"/>
                <w:sz w:val="21"/>
                <w:szCs w:val="21"/>
              </w:rPr>
            </w:pPr>
            <w:ins w:id="1891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282" w:type="pct"/>
            <w:tcPrChange w:id="1892" w:author="think" w:date="2017-02-12T22:07:00Z">
              <w:tcPr>
                <w:tcW w:w="1054" w:type="pct"/>
                <w:gridSpan w:val="2"/>
              </w:tcPr>
            </w:tcPrChange>
          </w:tcPr>
          <w:p w14:paraId="6323C08E" w14:textId="1D7C84E0" w:rsidR="00DB5960" w:rsidRDefault="00DB5960" w:rsidP="00DB5960">
            <w:pPr>
              <w:spacing w:line="560" w:lineRule="exact"/>
              <w:rPr>
                <w:ins w:id="1893" w:author="think" w:date="2017-02-12T21:53:00Z"/>
                <w:sz w:val="21"/>
                <w:szCs w:val="21"/>
              </w:rPr>
            </w:pPr>
            <w:ins w:id="1894" w:author="think" w:date="2017-02-12T21:54:00Z">
              <w:r>
                <w:rPr>
                  <w:rFonts w:hint="eastAsia"/>
                  <w:sz w:val="21"/>
                  <w:szCs w:val="21"/>
                </w:rPr>
                <w:t>s</w:t>
              </w:r>
              <w:r>
                <w:rPr>
                  <w:sz w:val="21"/>
                  <w:szCs w:val="21"/>
                </w:rPr>
                <w:t>ettle_time</w:t>
              </w:r>
            </w:ins>
          </w:p>
        </w:tc>
        <w:tc>
          <w:tcPr>
            <w:tcW w:w="941" w:type="pct"/>
            <w:tcPrChange w:id="1895" w:author="think" w:date="2017-02-12T22:07:00Z">
              <w:tcPr>
                <w:tcW w:w="998" w:type="pct"/>
                <w:gridSpan w:val="2"/>
              </w:tcPr>
            </w:tcPrChange>
          </w:tcPr>
          <w:p w14:paraId="6D9EFA60" w14:textId="38ABEC56" w:rsidR="00DB5960" w:rsidRDefault="00DB5960" w:rsidP="00DB5960">
            <w:pPr>
              <w:spacing w:line="560" w:lineRule="exact"/>
              <w:rPr>
                <w:ins w:id="1896" w:author="think" w:date="2017-02-12T21:53:00Z"/>
                <w:sz w:val="21"/>
                <w:szCs w:val="21"/>
              </w:rPr>
            </w:pPr>
            <w:ins w:id="1897" w:author="think" w:date="2017-02-12T22:06:00Z">
              <w:r>
                <w:rPr>
                  <w:rFonts w:hint="eastAsia"/>
                  <w:sz w:val="21"/>
                  <w:szCs w:val="21"/>
                </w:rPr>
                <w:t>清算时间</w:t>
              </w:r>
            </w:ins>
          </w:p>
        </w:tc>
        <w:tc>
          <w:tcPr>
            <w:tcW w:w="1025" w:type="pct"/>
            <w:tcPrChange w:id="1898" w:author="think" w:date="2017-02-12T22:07:00Z">
              <w:tcPr>
                <w:tcW w:w="1082" w:type="pct"/>
                <w:gridSpan w:val="2"/>
              </w:tcPr>
            </w:tcPrChange>
          </w:tcPr>
          <w:p w14:paraId="06F81935" w14:textId="62562AB6" w:rsidR="00DB5960" w:rsidRPr="00226BD4" w:rsidRDefault="00DB5960" w:rsidP="00DB5960">
            <w:pPr>
              <w:spacing w:line="560" w:lineRule="exact"/>
              <w:rPr>
                <w:ins w:id="1899" w:author="think" w:date="2017-02-12T21:53:00Z"/>
                <w:sz w:val="21"/>
                <w:szCs w:val="21"/>
              </w:rPr>
            </w:pPr>
            <w:ins w:id="1900" w:author="think" w:date="2017-02-12T22:07:00Z">
              <w:r>
                <w:rPr>
                  <w:rFonts w:hint="eastAsia"/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1901" w:author="think" w:date="2017-02-12T22:07:00Z">
              <w:tcPr>
                <w:tcW w:w="1526" w:type="pct"/>
                <w:gridSpan w:val="2"/>
              </w:tcPr>
            </w:tcPrChange>
          </w:tcPr>
          <w:p w14:paraId="76EBC21E" w14:textId="77777777" w:rsidR="00DB5960" w:rsidRDefault="00DB5960" w:rsidP="00DB5960">
            <w:pPr>
              <w:spacing w:line="560" w:lineRule="exact"/>
              <w:rPr>
                <w:ins w:id="1902" w:author="think" w:date="2017-02-12T21:53:00Z"/>
                <w:sz w:val="21"/>
                <w:szCs w:val="21"/>
              </w:rPr>
            </w:pPr>
          </w:p>
        </w:tc>
      </w:tr>
      <w:tr w:rsidR="00DB5960" w:rsidRPr="00226BD4" w14:paraId="0CB28725" w14:textId="77777777" w:rsidTr="000A31F4">
        <w:trPr>
          <w:trHeight w:val="441"/>
          <w:ins w:id="1903" w:author="think" w:date="2017-02-12T21:55:00Z"/>
          <w:trPrChange w:id="1904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1905" w:author="think" w:date="2017-02-12T22:07:00Z">
              <w:tcPr>
                <w:tcW w:w="340" w:type="pct"/>
              </w:tcPr>
            </w:tcPrChange>
          </w:tcPr>
          <w:p w14:paraId="691226AA" w14:textId="4D5B38F7" w:rsidR="00DB5960" w:rsidRPr="00226BD4" w:rsidRDefault="00DB5960" w:rsidP="00DB5960">
            <w:pPr>
              <w:rPr>
                <w:ins w:id="1906" w:author="think" w:date="2017-02-12T21:55:00Z"/>
                <w:sz w:val="21"/>
                <w:szCs w:val="21"/>
              </w:rPr>
            </w:pPr>
            <w:ins w:id="1907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11</w:t>
              </w:r>
            </w:ins>
          </w:p>
        </w:tc>
        <w:tc>
          <w:tcPr>
            <w:tcW w:w="1282" w:type="pct"/>
            <w:tcPrChange w:id="1908" w:author="think" w:date="2017-02-12T22:07:00Z">
              <w:tcPr>
                <w:tcW w:w="1054" w:type="pct"/>
                <w:gridSpan w:val="2"/>
              </w:tcPr>
            </w:tcPrChange>
          </w:tcPr>
          <w:p w14:paraId="78624855" w14:textId="77777777" w:rsidR="00DB5960" w:rsidRPr="00226BD4" w:rsidRDefault="00DB5960" w:rsidP="00DB5960">
            <w:pPr>
              <w:rPr>
                <w:ins w:id="1909" w:author="think" w:date="2017-02-12T21:55:00Z"/>
                <w:sz w:val="21"/>
                <w:szCs w:val="21"/>
              </w:rPr>
            </w:pPr>
            <w:ins w:id="1910" w:author="think" w:date="2017-02-12T21:5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  <w:tcPrChange w:id="1911" w:author="think" w:date="2017-02-12T22:07:00Z">
              <w:tcPr>
                <w:tcW w:w="998" w:type="pct"/>
                <w:gridSpan w:val="2"/>
              </w:tcPr>
            </w:tcPrChange>
          </w:tcPr>
          <w:p w14:paraId="6D7DD964" w14:textId="77777777" w:rsidR="00DB5960" w:rsidRPr="00226BD4" w:rsidRDefault="00DB5960" w:rsidP="00DB5960">
            <w:pPr>
              <w:rPr>
                <w:ins w:id="1912" w:author="think" w:date="2017-02-12T21:55:00Z"/>
                <w:sz w:val="21"/>
                <w:szCs w:val="21"/>
              </w:rPr>
            </w:pPr>
            <w:ins w:id="1913" w:author="think" w:date="2017-02-12T21:5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  <w:tcPrChange w:id="1914" w:author="think" w:date="2017-02-12T22:07:00Z">
              <w:tcPr>
                <w:tcW w:w="1082" w:type="pct"/>
                <w:gridSpan w:val="2"/>
              </w:tcPr>
            </w:tcPrChange>
          </w:tcPr>
          <w:p w14:paraId="1009BC8E" w14:textId="77777777" w:rsidR="00DB5960" w:rsidRPr="00226BD4" w:rsidRDefault="00DB5960" w:rsidP="00DB5960">
            <w:pPr>
              <w:rPr>
                <w:ins w:id="1915" w:author="think" w:date="2017-02-12T21:55:00Z"/>
                <w:sz w:val="21"/>
                <w:szCs w:val="21"/>
              </w:rPr>
            </w:pPr>
            <w:ins w:id="1916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1917" w:author="think" w:date="2017-02-12T22:07:00Z">
              <w:tcPr>
                <w:tcW w:w="1526" w:type="pct"/>
                <w:gridSpan w:val="2"/>
              </w:tcPr>
            </w:tcPrChange>
          </w:tcPr>
          <w:p w14:paraId="6093445D" w14:textId="77777777" w:rsidR="00DB5960" w:rsidRPr="00226BD4" w:rsidRDefault="00DB5960" w:rsidP="00DB5960">
            <w:pPr>
              <w:rPr>
                <w:ins w:id="1918" w:author="think" w:date="2017-02-12T21:55:00Z"/>
                <w:sz w:val="21"/>
                <w:szCs w:val="21"/>
              </w:rPr>
            </w:pPr>
          </w:p>
        </w:tc>
      </w:tr>
      <w:tr w:rsidR="00DB5960" w:rsidRPr="00226BD4" w14:paraId="42BEA07D" w14:textId="77777777" w:rsidTr="000A31F4">
        <w:trPr>
          <w:trHeight w:val="441"/>
          <w:ins w:id="1919" w:author="think" w:date="2017-02-12T21:55:00Z"/>
          <w:trPrChange w:id="1920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1921" w:author="think" w:date="2017-02-12T22:07:00Z">
              <w:tcPr>
                <w:tcW w:w="340" w:type="pct"/>
              </w:tcPr>
            </w:tcPrChange>
          </w:tcPr>
          <w:p w14:paraId="37F74460" w14:textId="413B65BE" w:rsidR="00DB5960" w:rsidRPr="00226BD4" w:rsidRDefault="00DB5960" w:rsidP="00DB5960">
            <w:pPr>
              <w:rPr>
                <w:ins w:id="1922" w:author="think" w:date="2017-02-12T21:55:00Z"/>
                <w:sz w:val="21"/>
                <w:szCs w:val="21"/>
              </w:rPr>
            </w:pPr>
            <w:ins w:id="1923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12</w:t>
              </w:r>
            </w:ins>
          </w:p>
        </w:tc>
        <w:tc>
          <w:tcPr>
            <w:tcW w:w="1282" w:type="pct"/>
            <w:tcPrChange w:id="1924" w:author="think" w:date="2017-02-12T22:07:00Z">
              <w:tcPr>
                <w:tcW w:w="1054" w:type="pct"/>
                <w:gridSpan w:val="2"/>
              </w:tcPr>
            </w:tcPrChange>
          </w:tcPr>
          <w:p w14:paraId="2406D79D" w14:textId="77777777" w:rsidR="00DB5960" w:rsidRPr="00226BD4" w:rsidRDefault="00DB5960" w:rsidP="00DB5960">
            <w:pPr>
              <w:rPr>
                <w:ins w:id="1925" w:author="think" w:date="2017-02-12T21:55:00Z"/>
                <w:sz w:val="21"/>
                <w:szCs w:val="21"/>
              </w:rPr>
            </w:pPr>
            <w:ins w:id="1926" w:author="think" w:date="2017-02-12T21:5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  <w:tcPrChange w:id="1927" w:author="think" w:date="2017-02-12T22:07:00Z">
              <w:tcPr>
                <w:tcW w:w="998" w:type="pct"/>
                <w:gridSpan w:val="2"/>
              </w:tcPr>
            </w:tcPrChange>
          </w:tcPr>
          <w:p w14:paraId="358A797A" w14:textId="77777777" w:rsidR="00DB5960" w:rsidRPr="00226BD4" w:rsidRDefault="00DB5960" w:rsidP="00DB5960">
            <w:pPr>
              <w:rPr>
                <w:ins w:id="1928" w:author="think" w:date="2017-02-12T21:55:00Z"/>
                <w:sz w:val="21"/>
                <w:szCs w:val="21"/>
              </w:rPr>
            </w:pPr>
            <w:ins w:id="1929" w:author="think" w:date="2017-02-12T21:5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  <w:tcPrChange w:id="1930" w:author="think" w:date="2017-02-12T22:07:00Z">
              <w:tcPr>
                <w:tcW w:w="1082" w:type="pct"/>
                <w:gridSpan w:val="2"/>
              </w:tcPr>
            </w:tcPrChange>
          </w:tcPr>
          <w:p w14:paraId="1C631630" w14:textId="77777777" w:rsidR="00DB5960" w:rsidRPr="00226BD4" w:rsidRDefault="00DB5960" w:rsidP="00DB5960">
            <w:pPr>
              <w:rPr>
                <w:ins w:id="1931" w:author="think" w:date="2017-02-12T21:55:00Z"/>
                <w:sz w:val="21"/>
                <w:szCs w:val="21"/>
              </w:rPr>
            </w:pPr>
            <w:ins w:id="1932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1933" w:author="think" w:date="2017-02-12T22:07:00Z">
              <w:tcPr>
                <w:tcW w:w="1526" w:type="pct"/>
                <w:gridSpan w:val="2"/>
              </w:tcPr>
            </w:tcPrChange>
          </w:tcPr>
          <w:p w14:paraId="2056F340" w14:textId="77777777" w:rsidR="00DB5960" w:rsidRPr="00226BD4" w:rsidRDefault="00DB5960" w:rsidP="00DB5960">
            <w:pPr>
              <w:rPr>
                <w:ins w:id="1934" w:author="think" w:date="2017-02-12T21:55:00Z"/>
                <w:sz w:val="21"/>
                <w:szCs w:val="21"/>
              </w:rPr>
            </w:pPr>
          </w:p>
        </w:tc>
      </w:tr>
      <w:tr w:rsidR="00DB5960" w:rsidRPr="00226BD4" w14:paraId="2B7041D7" w14:textId="77777777" w:rsidTr="000A31F4">
        <w:trPr>
          <w:trHeight w:val="441"/>
          <w:ins w:id="1935" w:author="think" w:date="2017-02-12T21:55:00Z"/>
          <w:trPrChange w:id="1936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1937" w:author="think" w:date="2017-02-12T22:07:00Z">
              <w:tcPr>
                <w:tcW w:w="340" w:type="pct"/>
              </w:tcPr>
            </w:tcPrChange>
          </w:tcPr>
          <w:p w14:paraId="261FA4C4" w14:textId="09C92D5B" w:rsidR="00DB5960" w:rsidRPr="00226BD4" w:rsidRDefault="00DB5960" w:rsidP="00DB5960">
            <w:pPr>
              <w:rPr>
                <w:ins w:id="1938" w:author="think" w:date="2017-02-12T21:55:00Z"/>
                <w:sz w:val="21"/>
                <w:szCs w:val="21"/>
              </w:rPr>
            </w:pPr>
            <w:ins w:id="1939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</w:p>
        </w:tc>
        <w:tc>
          <w:tcPr>
            <w:tcW w:w="1282" w:type="pct"/>
            <w:tcPrChange w:id="1940" w:author="think" w:date="2017-02-12T22:07:00Z">
              <w:tcPr>
                <w:tcW w:w="1054" w:type="pct"/>
                <w:gridSpan w:val="2"/>
              </w:tcPr>
            </w:tcPrChange>
          </w:tcPr>
          <w:p w14:paraId="2700C660" w14:textId="77777777" w:rsidR="00DB5960" w:rsidRPr="00226BD4" w:rsidRDefault="00DB5960" w:rsidP="00DB5960">
            <w:pPr>
              <w:rPr>
                <w:ins w:id="1941" w:author="think" w:date="2017-02-12T21:55:00Z"/>
                <w:sz w:val="21"/>
                <w:szCs w:val="21"/>
              </w:rPr>
            </w:pPr>
            <w:ins w:id="1942" w:author="think" w:date="2017-02-12T21:5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  <w:tcPrChange w:id="1943" w:author="think" w:date="2017-02-12T22:07:00Z">
              <w:tcPr>
                <w:tcW w:w="998" w:type="pct"/>
                <w:gridSpan w:val="2"/>
              </w:tcPr>
            </w:tcPrChange>
          </w:tcPr>
          <w:p w14:paraId="63C71C2D" w14:textId="77777777" w:rsidR="00DB5960" w:rsidRPr="00226BD4" w:rsidRDefault="00DB5960" w:rsidP="00DB5960">
            <w:pPr>
              <w:rPr>
                <w:ins w:id="1944" w:author="think" w:date="2017-02-12T21:55:00Z"/>
                <w:sz w:val="21"/>
                <w:szCs w:val="21"/>
              </w:rPr>
            </w:pPr>
            <w:ins w:id="1945" w:author="think" w:date="2017-02-12T21:5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  <w:tcPrChange w:id="1946" w:author="think" w:date="2017-02-12T22:07:00Z">
              <w:tcPr>
                <w:tcW w:w="1082" w:type="pct"/>
                <w:gridSpan w:val="2"/>
              </w:tcPr>
            </w:tcPrChange>
          </w:tcPr>
          <w:p w14:paraId="6890D93D" w14:textId="65791DBA" w:rsidR="00DB5960" w:rsidRPr="00226BD4" w:rsidRDefault="006245CA" w:rsidP="00DB5960">
            <w:pPr>
              <w:rPr>
                <w:ins w:id="1947" w:author="think" w:date="2017-02-12T21:55:00Z"/>
                <w:sz w:val="21"/>
                <w:szCs w:val="21"/>
              </w:rPr>
            </w:pPr>
            <w:ins w:id="1948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  <w:tcPrChange w:id="1949" w:author="think" w:date="2017-02-12T22:07:00Z">
              <w:tcPr>
                <w:tcW w:w="1526" w:type="pct"/>
                <w:gridSpan w:val="2"/>
              </w:tcPr>
            </w:tcPrChange>
          </w:tcPr>
          <w:p w14:paraId="17EAF2C6" w14:textId="77777777" w:rsidR="00DB5960" w:rsidRPr="00226BD4" w:rsidRDefault="00DB5960" w:rsidP="00DB5960">
            <w:pPr>
              <w:rPr>
                <w:ins w:id="1950" w:author="think" w:date="2017-02-12T21:55:00Z"/>
                <w:sz w:val="21"/>
                <w:szCs w:val="21"/>
              </w:rPr>
            </w:pPr>
          </w:p>
        </w:tc>
      </w:tr>
    </w:tbl>
    <w:p w14:paraId="3AD0BA45" w14:textId="66B41359" w:rsidR="005F6BF1" w:rsidRDefault="005F6BF1" w:rsidP="005F6BF1">
      <w:pPr>
        <w:pStyle w:val="3"/>
        <w:rPr>
          <w:ins w:id="1951" w:author="think" w:date="2017-02-12T22:25:00Z"/>
        </w:rPr>
      </w:pPr>
      <w:bookmarkStart w:id="1952" w:name="_Toc475307023"/>
      <w:ins w:id="1953" w:author="think" w:date="2017-02-12T22:08:00Z">
        <w:r>
          <w:rPr>
            <w:rFonts w:hint="eastAsia"/>
          </w:rPr>
          <w:lastRenderedPageBreak/>
          <w:t>通知信息</w:t>
        </w:r>
      </w:ins>
      <w:ins w:id="1954" w:author="think" w:date="2017-02-19T17:11:00Z">
        <w:r w:rsidR="00FC1B59">
          <w:rPr>
            <w:rFonts w:hint="eastAsia"/>
          </w:rPr>
          <w:t>（</w:t>
        </w:r>
        <w:r w:rsidR="00FC1B59">
          <w:rPr>
            <w:rFonts w:hint="eastAsia"/>
          </w:rPr>
          <w:t>wozhi</w:t>
        </w:r>
        <w:r w:rsidR="00FC1B59">
          <w:t>_event_msg</w:t>
        </w:r>
        <w:r w:rsidR="00FC1B59">
          <w:rPr>
            <w:rFonts w:hint="eastAsia"/>
          </w:rPr>
          <w:t>）</w:t>
        </w:r>
      </w:ins>
      <w:bookmarkEnd w:id="1952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22"/>
        <w:gridCol w:w="1796"/>
        <w:gridCol w:w="1287"/>
        <w:gridCol w:w="870"/>
        <w:gridCol w:w="571"/>
        <w:gridCol w:w="1698"/>
        <w:gridCol w:w="1552"/>
        <w:tblGridChange w:id="1955">
          <w:tblGrid>
            <w:gridCol w:w="3"/>
            <w:gridCol w:w="519"/>
            <w:gridCol w:w="16"/>
            <w:gridCol w:w="1655"/>
            <w:gridCol w:w="125"/>
            <w:gridCol w:w="1021"/>
            <w:gridCol w:w="266"/>
            <w:gridCol w:w="826"/>
            <w:gridCol w:w="44"/>
            <w:gridCol w:w="571"/>
            <w:gridCol w:w="150"/>
            <w:gridCol w:w="1548"/>
            <w:gridCol w:w="1457"/>
            <w:gridCol w:w="95"/>
            <w:gridCol w:w="2910"/>
          </w:tblGrid>
        </w:tblGridChange>
      </w:tblGrid>
      <w:tr w:rsidR="00340316" w:rsidRPr="00686B2F" w14:paraId="47BD761E" w14:textId="2411A8CA" w:rsidTr="003403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ins w:id="1956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7B5EE" w14:textId="77777777" w:rsidR="00686B2F" w:rsidRPr="00686B2F" w:rsidRDefault="00686B2F" w:rsidP="00686B2F">
            <w:pPr>
              <w:widowControl/>
              <w:jc w:val="center"/>
              <w:rPr>
                <w:ins w:id="1957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958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序号</w:t>
              </w:r>
            </w:ins>
          </w:p>
        </w:tc>
        <w:tc>
          <w:tcPr>
            <w:tcW w:w="0" w:type="auto"/>
            <w:hideMark/>
          </w:tcPr>
          <w:p w14:paraId="373B448D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959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960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列名</w:t>
              </w:r>
            </w:ins>
          </w:p>
        </w:tc>
        <w:tc>
          <w:tcPr>
            <w:tcW w:w="0" w:type="auto"/>
            <w:hideMark/>
          </w:tcPr>
          <w:p w14:paraId="77C1ADEF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961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962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数据类型</w:t>
              </w:r>
            </w:ins>
          </w:p>
        </w:tc>
        <w:tc>
          <w:tcPr>
            <w:tcW w:w="0" w:type="auto"/>
            <w:hideMark/>
          </w:tcPr>
          <w:p w14:paraId="5C3AAC6C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963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964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是否可空</w:t>
              </w:r>
            </w:ins>
          </w:p>
        </w:tc>
        <w:tc>
          <w:tcPr>
            <w:tcW w:w="0" w:type="auto"/>
            <w:hideMark/>
          </w:tcPr>
          <w:p w14:paraId="51F59C27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965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966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默认值</w:t>
              </w:r>
            </w:ins>
          </w:p>
        </w:tc>
        <w:tc>
          <w:tcPr>
            <w:tcW w:w="0" w:type="auto"/>
            <w:hideMark/>
          </w:tcPr>
          <w:p w14:paraId="567453BE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967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1968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注释</w:t>
              </w:r>
            </w:ins>
          </w:p>
        </w:tc>
        <w:tc>
          <w:tcPr>
            <w:tcW w:w="0" w:type="auto"/>
          </w:tcPr>
          <w:p w14:paraId="54852233" w14:textId="6E4B8599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969" w:author="think" w:date="2017-02-12T22:28:00Z"/>
                <w:rFonts w:ascii="微软雅黑" w:eastAsia="微软雅黑" w:hAnsi="微软雅黑" w:cs="宋体"/>
                <w:b w:val="0"/>
                <w:bCs w:val="0"/>
                <w:color w:val="222222"/>
                <w:kern w:val="0"/>
                <w:sz w:val="23"/>
                <w:szCs w:val="23"/>
              </w:rPr>
            </w:pPr>
            <w:ins w:id="1970" w:author="think" w:date="2017-02-12T22:28:00Z">
              <w:r>
                <w:rPr>
                  <w:rFonts w:ascii="微软雅黑" w:eastAsia="微软雅黑" w:hAnsi="微软雅黑" w:cs="宋体" w:hint="eastAsia"/>
                  <w:b w:val="0"/>
                  <w:bCs w:val="0"/>
                  <w:color w:val="222222"/>
                  <w:kern w:val="0"/>
                  <w:sz w:val="23"/>
                  <w:szCs w:val="23"/>
                </w:rPr>
                <w:t>备注</w:t>
              </w:r>
            </w:ins>
          </w:p>
        </w:tc>
      </w:tr>
      <w:tr w:rsidR="00340316" w:rsidRPr="00686B2F" w14:paraId="4DCD0345" w14:textId="127DF0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1971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92B6C" w14:textId="77777777" w:rsidR="00686B2F" w:rsidRPr="00686B2F" w:rsidRDefault="00686B2F" w:rsidP="00686B2F">
            <w:pPr>
              <w:widowControl/>
              <w:jc w:val="right"/>
              <w:rPr>
                <w:ins w:id="197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97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</w:t>
              </w:r>
            </w:ins>
          </w:p>
        </w:tc>
        <w:tc>
          <w:tcPr>
            <w:tcW w:w="0" w:type="auto"/>
            <w:hideMark/>
          </w:tcPr>
          <w:p w14:paraId="3FB3B5D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7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97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event_msg_id</w:t>
              </w:r>
            </w:ins>
          </w:p>
        </w:tc>
        <w:tc>
          <w:tcPr>
            <w:tcW w:w="0" w:type="auto"/>
            <w:hideMark/>
          </w:tcPr>
          <w:p w14:paraId="6C549AC7" w14:textId="0513DA8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7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97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bigint(20) </w:t>
              </w:r>
            </w:ins>
          </w:p>
        </w:tc>
        <w:tc>
          <w:tcPr>
            <w:tcW w:w="0" w:type="auto"/>
            <w:hideMark/>
          </w:tcPr>
          <w:p w14:paraId="04C2A6A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7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97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NOT NULL</w:t>
              </w:r>
            </w:ins>
          </w:p>
        </w:tc>
        <w:tc>
          <w:tcPr>
            <w:tcW w:w="0" w:type="auto"/>
            <w:hideMark/>
          </w:tcPr>
          <w:p w14:paraId="3A81015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8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21DD6F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8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98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id字段</w:t>
              </w:r>
            </w:ins>
          </w:p>
        </w:tc>
        <w:tc>
          <w:tcPr>
            <w:tcW w:w="0" w:type="auto"/>
          </w:tcPr>
          <w:p w14:paraId="046EB6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83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2A1EF81B" w14:textId="266D8A21" w:rsidTr="00340316">
        <w:tblPrEx>
          <w:tblW w:w="0" w:type="auto"/>
          <w:tblPrExChange w:id="1984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1985" w:author="think" w:date="2017-02-12T22:25:00Z"/>
          <w:trPrChange w:id="1986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198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4D034EBA" w14:textId="77777777" w:rsidR="00686B2F" w:rsidRPr="00686B2F" w:rsidRDefault="00686B2F" w:rsidP="00686B2F">
            <w:pPr>
              <w:widowControl/>
              <w:jc w:val="right"/>
              <w:rPr>
                <w:ins w:id="198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98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2</w:t>
              </w:r>
            </w:ins>
          </w:p>
        </w:tc>
        <w:tc>
          <w:tcPr>
            <w:tcW w:w="0" w:type="auto"/>
            <w:hideMark/>
            <w:tcPrChange w:id="1990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2F00C3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99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99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to_user_name</w:t>
              </w:r>
            </w:ins>
          </w:p>
        </w:tc>
        <w:tc>
          <w:tcPr>
            <w:tcW w:w="0" w:type="auto"/>
            <w:hideMark/>
            <w:tcPrChange w:id="199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E10666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99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99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  <w:tcPrChange w:id="1996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634620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99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199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1999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2A117EE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0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001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091FF5A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0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0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开发者微信号</w:t>
              </w:r>
            </w:ins>
          </w:p>
        </w:tc>
        <w:tc>
          <w:tcPr>
            <w:tcW w:w="0" w:type="auto"/>
            <w:tcPrChange w:id="200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5358E5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05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9039AA0" w14:textId="14699E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006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0FCC1" w14:textId="77777777" w:rsidR="00686B2F" w:rsidRPr="00686B2F" w:rsidRDefault="00686B2F" w:rsidP="00686B2F">
            <w:pPr>
              <w:widowControl/>
              <w:jc w:val="right"/>
              <w:rPr>
                <w:ins w:id="200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0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3</w:t>
              </w:r>
            </w:ins>
          </w:p>
        </w:tc>
        <w:tc>
          <w:tcPr>
            <w:tcW w:w="0" w:type="auto"/>
            <w:hideMark/>
          </w:tcPr>
          <w:p w14:paraId="698D1C8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0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1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from_user_name</w:t>
              </w:r>
            </w:ins>
          </w:p>
        </w:tc>
        <w:tc>
          <w:tcPr>
            <w:tcW w:w="0" w:type="auto"/>
            <w:hideMark/>
          </w:tcPr>
          <w:p w14:paraId="658C4B8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1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1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523A28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1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1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1C3EE10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1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34AD61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1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1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发送方帐号（一个OpenID）</w:t>
              </w:r>
            </w:ins>
          </w:p>
        </w:tc>
        <w:tc>
          <w:tcPr>
            <w:tcW w:w="0" w:type="auto"/>
          </w:tcPr>
          <w:p w14:paraId="32E0E27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18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6B4086E0" w14:textId="785CBA3B" w:rsidTr="00340316">
        <w:tblPrEx>
          <w:tblW w:w="0" w:type="auto"/>
          <w:tblPrExChange w:id="2019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020" w:author="think" w:date="2017-02-12T22:25:00Z"/>
          <w:trPrChange w:id="2021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02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7A4FD266" w14:textId="77777777" w:rsidR="00686B2F" w:rsidRPr="00686B2F" w:rsidRDefault="00686B2F" w:rsidP="00686B2F">
            <w:pPr>
              <w:widowControl/>
              <w:jc w:val="right"/>
              <w:rPr>
                <w:ins w:id="202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2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4</w:t>
              </w:r>
            </w:ins>
          </w:p>
        </w:tc>
        <w:tc>
          <w:tcPr>
            <w:tcW w:w="0" w:type="auto"/>
            <w:hideMark/>
            <w:tcPrChange w:id="2025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34790E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2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2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msg_type</w:t>
              </w:r>
            </w:ins>
          </w:p>
        </w:tc>
        <w:tc>
          <w:tcPr>
            <w:tcW w:w="0" w:type="auto"/>
            <w:hideMark/>
            <w:tcPrChange w:id="202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B9000A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2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3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varchar(10)</w:t>
              </w:r>
            </w:ins>
          </w:p>
        </w:tc>
        <w:tc>
          <w:tcPr>
            <w:tcW w:w="0" w:type="auto"/>
            <w:hideMark/>
            <w:tcPrChange w:id="2031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E761315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3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3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034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2C6F59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3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036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5C9013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3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3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消息类型（地理消息为 event ）</w:t>
              </w:r>
            </w:ins>
          </w:p>
        </w:tc>
        <w:tc>
          <w:tcPr>
            <w:tcW w:w="0" w:type="auto"/>
            <w:tcPrChange w:id="203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186162D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40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076E9E03" w14:textId="6B18CFA7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041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32ECC" w14:textId="77777777" w:rsidR="00686B2F" w:rsidRPr="00686B2F" w:rsidRDefault="00686B2F" w:rsidP="00686B2F">
            <w:pPr>
              <w:widowControl/>
              <w:jc w:val="right"/>
              <w:rPr>
                <w:ins w:id="204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4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5</w:t>
              </w:r>
            </w:ins>
          </w:p>
        </w:tc>
        <w:tc>
          <w:tcPr>
            <w:tcW w:w="0" w:type="auto"/>
            <w:hideMark/>
          </w:tcPr>
          <w:p w14:paraId="34A6FF7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4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4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</w:t>
              </w:r>
            </w:ins>
          </w:p>
        </w:tc>
        <w:tc>
          <w:tcPr>
            <w:tcW w:w="0" w:type="auto"/>
            <w:hideMark/>
          </w:tcPr>
          <w:p w14:paraId="05A3F47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4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4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7DE555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4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4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621FA01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5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4CCD5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5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5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事件类型</w:t>
              </w:r>
            </w:ins>
          </w:p>
        </w:tc>
        <w:tc>
          <w:tcPr>
            <w:tcW w:w="0" w:type="auto"/>
          </w:tcPr>
          <w:p w14:paraId="31E330C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53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04427CC9" w14:textId="73D4217B" w:rsidTr="00340316">
        <w:tblPrEx>
          <w:tblW w:w="0" w:type="auto"/>
          <w:tblPrExChange w:id="2054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055" w:author="think" w:date="2017-02-12T22:25:00Z"/>
          <w:trPrChange w:id="2056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05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39B08214" w14:textId="77777777" w:rsidR="00686B2F" w:rsidRPr="00686B2F" w:rsidRDefault="00686B2F" w:rsidP="00686B2F">
            <w:pPr>
              <w:widowControl/>
              <w:jc w:val="right"/>
              <w:rPr>
                <w:ins w:id="205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5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6</w:t>
              </w:r>
            </w:ins>
          </w:p>
        </w:tc>
        <w:tc>
          <w:tcPr>
            <w:tcW w:w="0" w:type="auto"/>
            <w:hideMark/>
            <w:tcPrChange w:id="2060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37AFA7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6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6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msg_id</w:t>
              </w:r>
            </w:ins>
          </w:p>
        </w:tc>
        <w:tc>
          <w:tcPr>
            <w:tcW w:w="0" w:type="auto"/>
            <w:hideMark/>
            <w:tcPrChange w:id="206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FE70F0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6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6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int(11)</w:t>
              </w:r>
            </w:ins>
          </w:p>
        </w:tc>
        <w:tc>
          <w:tcPr>
            <w:tcW w:w="0" w:type="auto"/>
            <w:hideMark/>
            <w:tcPrChange w:id="2066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3E38660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6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6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069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4AFA06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7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071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30A9FC5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7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7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消息id，64位整型</w:t>
              </w:r>
            </w:ins>
          </w:p>
        </w:tc>
        <w:tc>
          <w:tcPr>
            <w:tcW w:w="0" w:type="auto"/>
            <w:tcPrChange w:id="207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2C1552F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75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FADBC11" w14:textId="491B805A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076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B9E312" w14:textId="77777777" w:rsidR="00686B2F" w:rsidRPr="00686B2F" w:rsidRDefault="00686B2F" w:rsidP="00686B2F">
            <w:pPr>
              <w:widowControl/>
              <w:jc w:val="right"/>
              <w:rPr>
                <w:ins w:id="207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7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7</w:t>
              </w:r>
            </w:ins>
          </w:p>
        </w:tc>
        <w:tc>
          <w:tcPr>
            <w:tcW w:w="0" w:type="auto"/>
            <w:hideMark/>
          </w:tcPr>
          <w:p w14:paraId="4748D7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7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8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callback_status</w:t>
              </w:r>
            </w:ins>
          </w:p>
        </w:tc>
        <w:tc>
          <w:tcPr>
            <w:tcW w:w="0" w:type="auto"/>
            <w:hideMark/>
          </w:tcPr>
          <w:p w14:paraId="50903C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8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8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</w:tcPr>
          <w:p w14:paraId="487DE87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8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8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214B5EE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8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38425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8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8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微信回复推送状态</w:t>
              </w:r>
            </w:ins>
          </w:p>
        </w:tc>
        <w:tc>
          <w:tcPr>
            <w:tcW w:w="0" w:type="auto"/>
          </w:tcPr>
          <w:p w14:paraId="3F17DB4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88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7B636EE7" w14:textId="11432F4C" w:rsidTr="00340316">
        <w:tblPrEx>
          <w:tblW w:w="0" w:type="auto"/>
          <w:tblPrExChange w:id="2089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090" w:author="think" w:date="2017-02-12T22:25:00Z"/>
          <w:trPrChange w:id="2091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09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2714D323" w14:textId="77777777" w:rsidR="00686B2F" w:rsidRPr="00686B2F" w:rsidRDefault="00686B2F" w:rsidP="00686B2F">
            <w:pPr>
              <w:widowControl/>
              <w:jc w:val="right"/>
              <w:rPr>
                <w:ins w:id="209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9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8</w:t>
              </w:r>
            </w:ins>
          </w:p>
        </w:tc>
        <w:tc>
          <w:tcPr>
            <w:tcW w:w="0" w:type="auto"/>
            <w:hideMark/>
            <w:tcPrChange w:id="2095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4F49BF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9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09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push_status</w:t>
              </w:r>
            </w:ins>
          </w:p>
        </w:tc>
        <w:tc>
          <w:tcPr>
            <w:tcW w:w="0" w:type="auto"/>
            <w:hideMark/>
            <w:tcPrChange w:id="209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71019B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9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0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  <w:tcPrChange w:id="2101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FB64F4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0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0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104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00D190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0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106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187375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0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0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推送状态</w:t>
              </w:r>
            </w:ins>
          </w:p>
        </w:tc>
        <w:tc>
          <w:tcPr>
            <w:tcW w:w="0" w:type="auto"/>
            <w:tcPrChange w:id="210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597A328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10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58C7450" w14:textId="3FF2310D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111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293BF" w14:textId="77777777" w:rsidR="00686B2F" w:rsidRPr="00686B2F" w:rsidRDefault="00686B2F" w:rsidP="00686B2F">
            <w:pPr>
              <w:widowControl/>
              <w:jc w:val="right"/>
              <w:rPr>
                <w:ins w:id="211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1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9</w:t>
              </w:r>
            </w:ins>
          </w:p>
        </w:tc>
        <w:tc>
          <w:tcPr>
            <w:tcW w:w="0" w:type="auto"/>
            <w:hideMark/>
          </w:tcPr>
          <w:p w14:paraId="680ADBB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1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1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order_number</w:t>
              </w:r>
            </w:ins>
          </w:p>
        </w:tc>
        <w:tc>
          <w:tcPr>
            <w:tcW w:w="0" w:type="auto"/>
            <w:hideMark/>
          </w:tcPr>
          <w:p w14:paraId="039C6A8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1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1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char(20)</w:t>
              </w:r>
            </w:ins>
          </w:p>
        </w:tc>
        <w:tc>
          <w:tcPr>
            <w:tcW w:w="0" w:type="auto"/>
            <w:hideMark/>
          </w:tcPr>
          <w:p w14:paraId="22AE9AF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1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1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1F7C209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2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7FA39E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2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2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订单编号</w:t>
              </w:r>
            </w:ins>
          </w:p>
        </w:tc>
        <w:tc>
          <w:tcPr>
            <w:tcW w:w="0" w:type="auto"/>
          </w:tcPr>
          <w:p w14:paraId="495093CB" w14:textId="6A3A145B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23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24" w:author="think" w:date="2017-02-12T22:29:00Z">
              <w:r>
                <w:rPr>
                  <w:rFonts w:hint="eastAsia"/>
                  <w:sz w:val="21"/>
                  <w:szCs w:val="21"/>
                </w:rPr>
                <w:t>上游提供，非唯一。同一订单可通知多次</w:t>
              </w:r>
            </w:ins>
          </w:p>
        </w:tc>
      </w:tr>
      <w:tr w:rsidR="00686B2F" w:rsidRPr="00686B2F" w14:paraId="0CE34D32" w14:textId="3342A4F2" w:rsidTr="00340316">
        <w:tblPrEx>
          <w:tblW w:w="0" w:type="auto"/>
          <w:tblPrExChange w:id="2125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126" w:author="think" w:date="2017-02-12T22:25:00Z"/>
          <w:trPrChange w:id="2127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12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085704CC" w14:textId="77777777" w:rsidR="00686B2F" w:rsidRPr="00686B2F" w:rsidRDefault="00686B2F" w:rsidP="00686B2F">
            <w:pPr>
              <w:widowControl/>
              <w:jc w:val="right"/>
              <w:rPr>
                <w:ins w:id="212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3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10</w:t>
              </w:r>
            </w:ins>
          </w:p>
        </w:tc>
        <w:tc>
          <w:tcPr>
            <w:tcW w:w="0" w:type="auto"/>
            <w:hideMark/>
            <w:tcPrChange w:id="2131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0D5FB08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3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3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gmt_create</w:t>
              </w:r>
            </w:ins>
          </w:p>
        </w:tc>
        <w:tc>
          <w:tcPr>
            <w:tcW w:w="0" w:type="auto"/>
            <w:hideMark/>
            <w:tcPrChange w:id="213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2B03B0D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3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3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  <w:tcPrChange w:id="213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7A2F4E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3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3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tcPrChange w:id="2140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</w:tcPr>
            </w:tcPrChange>
          </w:tcPr>
          <w:p w14:paraId="519922FF" w14:textId="6BA00CEC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4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14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AE060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4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4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消息创建时间</w:t>
              </w:r>
            </w:ins>
          </w:p>
        </w:tc>
        <w:tc>
          <w:tcPr>
            <w:tcW w:w="0" w:type="auto"/>
            <w:tcPrChange w:id="2145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1EBE955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46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2C400832" w14:textId="10749BCE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147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153549" w14:textId="77777777" w:rsidR="00686B2F" w:rsidRPr="00686B2F" w:rsidRDefault="00686B2F" w:rsidP="00686B2F">
            <w:pPr>
              <w:widowControl/>
              <w:jc w:val="right"/>
              <w:rPr>
                <w:ins w:id="214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4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11</w:t>
              </w:r>
            </w:ins>
          </w:p>
        </w:tc>
        <w:tc>
          <w:tcPr>
            <w:tcW w:w="0" w:type="auto"/>
            <w:hideMark/>
          </w:tcPr>
          <w:p w14:paraId="53A9D4E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5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5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gmt_modified</w:t>
              </w:r>
            </w:ins>
          </w:p>
        </w:tc>
        <w:tc>
          <w:tcPr>
            <w:tcW w:w="0" w:type="auto"/>
            <w:hideMark/>
          </w:tcPr>
          <w:p w14:paraId="3558D81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5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5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</w:tcPr>
          <w:p w14:paraId="2C67AD9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5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5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207B90F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5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F75FB8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5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15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消息修改时间</w:t>
              </w:r>
            </w:ins>
          </w:p>
        </w:tc>
        <w:tc>
          <w:tcPr>
            <w:tcW w:w="0" w:type="auto"/>
          </w:tcPr>
          <w:p w14:paraId="6489D5D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59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</w:tbl>
    <w:p w14:paraId="3AFFBDFE" w14:textId="708A0092" w:rsidR="00822111" w:rsidRDefault="003405CF">
      <w:pPr>
        <w:pStyle w:val="2"/>
        <w:rPr>
          <w:ins w:id="2160" w:author="think" w:date="2017-02-15T21:59:00Z"/>
        </w:rPr>
      </w:pPr>
      <w:bookmarkStart w:id="2161" w:name="_Toc475307024"/>
      <w:ins w:id="2162" w:author="think" w:date="2017-02-15T21:31:00Z">
        <w:r>
          <w:rPr>
            <w:rFonts w:hint="eastAsia"/>
          </w:rPr>
          <w:lastRenderedPageBreak/>
          <w:t>通讯</w:t>
        </w:r>
      </w:ins>
      <w:ins w:id="2163" w:author="think" w:date="2017-02-15T21:32:00Z">
        <w:r>
          <w:rPr>
            <w:rFonts w:hint="eastAsia"/>
          </w:rPr>
          <w:t>接口</w:t>
        </w:r>
      </w:ins>
      <w:ins w:id="2164" w:author="think" w:date="2017-02-15T21:30:00Z">
        <w:r>
          <w:rPr>
            <w:rFonts w:hint="eastAsia"/>
          </w:rPr>
          <w:t>设计</w:t>
        </w:r>
      </w:ins>
      <w:bookmarkEnd w:id="2161"/>
    </w:p>
    <w:p w14:paraId="60635D56" w14:textId="6BA04108" w:rsidR="004071A0" w:rsidRDefault="004071A0" w:rsidP="004071A0">
      <w:pPr>
        <w:pStyle w:val="3"/>
        <w:rPr>
          <w:ins w:id="2165" w:author="think" w:date="2017-02-15T21:59:00Z"/>
        </w:rPr>
      </w:pPr>
      <w:bookmarkStart w:id="2166" w:name="_Toc475307025"/>
      <w:ins w:id="2167" w:author="think" w:date="2017-02-15T21:59:00Z">
        <w:r>
          <w:rPr>
            <w:rFonts w:hint="eastAsia"/>
          </w:rPr>
          <w:t>入口地址</w:t>
        </w:r>
      </w:ins>
      <w:ins w:id="2168" w:author="think" w:date="2017-02-16T23:31:00Z">
        <w:r w:rsidR="003043E5">
          <w:t>(PATH</w:t>
        </w:r>
        <w:r w:rsidR="003043E5">
          <w:rPr>
            <w:rFonts w:hint="eastAsia"/>
          </w:rPr>
          <w:t>)</w:t>
        </w:r>
      </w:ins>
      <w:bookmarkEnd w:id="2166"/>
    </w:p>
    <w:p w14:paraId="158C34E1" w14:textId="478B02D5" w:rsidR="004071A0" w:rsidRPr="00C45F8D" w:rsidRDefault="004071A0" w:rsidP="004071A0">
      <w:pPr>
        <w:pStyle w:val="a7"/>
        <w:numPr>
          <w:ilvl w:val="0"/>
          <w:numId w:val="10"/>
        </w:numPr>
        <w:ind w:firstLineChars="0"/>
        <w:rPr>
          <w:ins w:id="2169" w:author="think" w:date="2017-02-15T21:59:00Z"/>
        </w:rPr>
      </w:pPr>
      <w:ins w:id="2170" w:author="think" w:date="2017-02-15T21:59:00Z">
        <w:r>
          <w:rPr>
            <w:rFonts w:hint="eastAsia"/>
          </w:rPr>
          <w:t>测试环境：</w:t>
        </w:r>
        <w:r>
          <w:t>http://api</w:t>
        </w:r>
        <w:r>
          <w:rPr>
            <w:rFonts w:hint="eastAsia"/>
          </w:rPr>
          <w:t>test</w:t>
        </w:r>
        <w:r>
          <w:t>.wozhixixi.com/v1</w:t>
        </w:r>
      </w:ins>
      <w:ins w:id="2171" w:author="think" w:date="2017-02-15T22:00:00Z">
        <w:r w:rsidR="003A69A9">
          <w:rPr>
            <w:rFonts w:hint="eastAsia"/>
          </w:rPr>
          <w:t>/</w:t>
        </w:r>
      </w:ins>
    </w:p>
    <w:p w14:paraId="3ED547A6" w14:textId="11E30DF2" w:rsidR="004071A0" w:rsidRDefault="005B7DAF" w:rsidP="004071A0">
      <w:pPr>
        <w:pStyle w:val="a7"/>
        <w:numPr>
          <w:ilvl w:val="0"/>
          <w:numId w:val="10"/>
        </w:numPr>
        <w:ind w:firstLineChars="0"/>
        <w:rPr>
          <w:ins w:id="2172" w:author="think" w:date="2017-02-16T23:32:00Z"/>
        </w:rPr>
      </w:pPr>
      <w:ins w:id="2173" w:author="think" w:date="2017-02-15T21:59:00Z">
        <w:r>
          <w:rPr>
            <w:rFonts w:hint="eastAsia"/>
          </w:rPr>
          <w:t>生产</w:t>
        </w:r>
        <w:r w:rsidR="004071A0">
          <w:rPr>
            <w:rFonts w:hint="eastAsia"/>
          </w:rPr>
          <w:t>环境：</w:t>
        </w:r>
      </w:ins>
      <w:ins w:id="2174" w:author="think" w:date="2017-02-16T23:32:00Z">
        <w:r w:rsidR="00E31D02">
          <w:fldChar w:fldCharType="begin"/>
        </w:r>
        <w:r w:rsidR="00E31D02">
          <w:instrText xml:space="preserve"> HYPERLINK "</w:instrText>
        </w:r>
      </w:ins>
      <w:ins w:id="2175" w:author="think" w:date="2017-02-15T21:59:00Z">
        <w:r w:rsidR="00E31D02">
          <w:instrText>http</w:instrText>
        </w:r>
        <w:r w:rsidR="00E31D02">
          <w:rPr>
            <w:rFonts w:hint="eastAsia"/>
          </w:rPr>
          <w:instrText>s</w:instrText>
        </w:r>
        <w:r w:rsidR="00E31D02">
          <w:instrText>://api.wozhixixi.com/v1/</w:instrText>
        </w:r>
      </w:ins>
      <w:ins w:id="2176" w:author="think" w:date="2017-02-16T23:32:00Z">
        <w:r w:rsidR="00E31D02">
          <w:instrText xml:space="preserve">" </w:instrText>
        </w:r>
        <w:r w:rsidR="00E31D02">
          <w:fldChar w:fldCharType="separate"/>
        </w:r>
      </w:ins>
      <w:r w:rsidR="00E31D02" w:rsidRPr="00AC304B">
        <w:rPr>
          <w:rStyle w:val="af5"/>
        </w:rPr>
        <w:t>http</w:t>
      </w:r>
      <w:r w:rsidR="00E31D02" w:rsidRPr="00AC304B">
        <w:rPr>
          <w:rStyle w:val="af5"/>
          <w:rFonts w:hint="eastAsia"/>
        </w:rPr>
        <w:t>s</w:t>
      </w:r>
      <w:r w:rsidR="00E31D02" w:rsidRPr="00AC304B">
        <w:rPr>
          <w:rStyle w:val="af5"/>
        </w:rPr>
        <w:t>://api.wozhixixi.com/v1/</w:t>
      </w:r>
      <w:ins w:id="2177" w:author="think" w:date="2017-02-16T23:32:00Z">
        <w:r w:rsidR="00E31D02">
          <w:fldChar w:fldCharType="end"/>
        </w:r>
      </w:ins>
    </w:p>
    <w:p w14:paraId="6C5AF5C0" w14:textId="478174B6" w:rsidR="00E31D02" w:rsidRDefault="00E31D02">
      <w:pPr>
        <w:pStyle w:val="3"/>
        <w:rPr>
          <w:ins w:id="2178" w:author="think" w:date="2017-02-16T23:32:00Z"/>
        </w:rPr>
        <w:pPrChange w:id="2179" w:author="think" w:date="2017-02-16T23:32:00Z">
          <w:pPr>
            <w:pStyle w:val="a7"/>
            <w:numPr>
              <w:numId w:val="10"/>
            </w:numPr>
            <w:ind w:left="1060" w:firstLineChars="0" w:hanging="420"/>
          </w:pPr>
        </w:pPrChange>
      </w:pPr>
      <w:bookmarkStart w:id="2180" w:name="_Toc475307026"/>
      <w:ins w:id="2181" w:author="think" w:date="2017-02-16T23:33:00Z">
        <w:r>
          <w:rPr>
            <w:rFonts w:hint="eastAsia"/>
          </w:rPr>
          <w:t>常用资源</w:t>
        </w:r>
      </w:ins>
      <w:ins w:id="2182" w:author="think" w:date="2017-02-16T23:32:00Z">
        <w:r>
          <w:rPr>
            <w:rFonts w:hint="eastAsia"/>
          </w:rPr>
          <w:t>路径：</w:t>
        </w:r>
        <w:bookmarkEnd w:id="2180"/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183" w:author="think" w:date="2017-02-18T22:32:00Z">
          <w:tblPr>
            <w:tblW w:w="5000" w:type="pct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679"/>
        <w:gridCol w:w="1139"/>
        <w:gridCol w:w="3472"/>
        <w:tblGridChange w:id="2184">
          <w:tblGrid>
            <w:gridCol w:w="3635"/>
            <w:gridCol w:w="44"/>
            <w:gridCol w:w="1073"/>
            <w:gridCol w:w="66"/>
            <w:gridCol w:w="3472"/>
          </w:tblGrid>
        </w:tblGridChange>
      </w:tblGrid>
      <w:tr w:rsidR="00B75897" w14:paraId="29CB8303" w14:textId="77777777" w:rsidTr="00D55C88">
        <w:trPr>
          <w:trHeight w:val="525"/>
          <w:tblHeader/>
          <w:ins w:id="2185" w:author="think" w:date="2017-02-16T23:34:00Z"/>
          <w:trPrChange w:id="2186" w:author="think" w:date="2017-02-18T22:32:00Z">
            <w:trPr>
              <w:trHeight w:val="525"/>
              <w:tblHeader/>
            </w:trPr>
          </w:trPrChange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87" w:author="think" w:date="2017-02-18T22:32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C7ED9D4" w14:textId="065587BC" w:rsidR="00A92F23" w:rsidRDefault="00A92F23" w:rsidP="00D55C88">
            <w:pPr>
              <w:jc w:val="center"/>
              <w:rPr>
                <w:ins w:id="2188" w:author="think" w:date="2017-02-16T23:3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189" w:author="think" w:date="2017-02-16T23:35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90" w:author="think" w:date="2017-02-18T22:32:00Z">
              <w:tcPr>
                <w:tcW w:w="687" w:type="pct"/>
                <w:gridSpan w:val="2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9779341" w14:textId="77777777" w:rsidR="00A92F23" w:rsidRDefault="00A92F23" w:rsidP="00D55C88">
            <w:pPr>
              <w:jc w:val="center"/>
              <w:rPr>
                <w:ins w:id="2191" w:author="think" w:date="2017-02-16T23:3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192" w:author="think" w:date="2017-02-16T23:3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193" w:author="think" w:date="2017-02-18T22:32:00Z">
              <w:tcPr>
                <w:tcW w:w="2094" w:type="pct"/>
                <w:gridSpan w:val="2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B58D40B" w14:textId="77777777" w:rsidR="00A92F23" w:rsidRDefault="00A92F23" w:rsidP="00D55C88">
            <w:pPr>
              <w:jc w:val="center"/>
              <w:rPr>
                <w:ins w:id="2194" w:author="think" w:date="2017-02-16T23:3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195" w:author="think" w:date="2017-02-16T23:3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FB19D2" w14:paraId="698974DF" w14:textId="77777777" w:rsidTr="00D55C88">
        <w:trPr>
          <w:trHeight w:val="525"/>
          <w:ins w:id="2196" w:author="think" w:date="2017-02-17T00:07:00Z"/>
          <w:trPrChange w:id="2197" w:author="think" w:date="2017-02-18T22:32:00Z">
            <w:trPr>
              <w:trHeight w:val="525"/>
            </w:trPr>
          </w:trPrChange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tcPrChange w:id="2198" w:author="think" w:date="2017-02-18T22:32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</w:tcPr>
            </w:tcPrChange>
          </w:tcPr>
          <w:p w14:paraId="68E3341C" w14:textId="6839C8B0" w:rsidR="00FB19D2" w:rsidRPr="00D6412E" w:rsidRDefault="00FB19D2" w:rsidP="00D55C88">
            <w:pPr>
              <w:rPr>
                <w:ins w:id="2199" w:author="think" w:date="2017-02-17T00:07:00Z"/>
                <w:rFonts w:ascii="微软雅黑" w:eastAsia="微软雅黑" w:hAnsi="微软雅黑"/>
                <w:sz w:val="20"/>
                <w:szCs w:val="21"/>
              </w:rPr>
            </w:pPr>
            <w:ins w:id="2200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PATH/resources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?limit=10&amp;</w:t>
              </w:r>
            </w:ins>
            <w:ins w:id="2201" w:author="think" w:date="2017-02-18T22:46:00Z">
              <w:r w:rsidR="007A458C"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tcPrChange w:id="2202" w:author="think" w:date="2017-02-18T22:32:00Z">
              <w:tcPr>
                <w:tcW w:w="687" w:type="pct"/>
                <w:gridSpan w:val="2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</w:tcPr>
            </w:tcPrChange>
          </w:tcPr>
          <w:p w14:paraId="6F53024A" w14:textId="77777777" w:rsidR="00FB19D2" w:rsidRPr="00D6412E" w:rsidRDefault="00FB19D2" w:rsidP="00D55C88">
            <w:pPr>
              <w:rPr>
                <w:ins w:id="2203" w:author="think" w:date="2017-02-17T00:07:00Z"/>
                <w:rFonts w:ascii="微软雅黑" w:eastAsia="微软雅黑" w:hAnsi="微软雅黑"/>
                <w:sz w:val="20"/>
                <w:szCs w:val="21"/>
              </w:rPr>
            </w:pPr>
            <w:ins w:id="2204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GET</w:t>
              </w:r>
            </w:ins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tcPrChange w:id="2205" w:author="think" w:date="2017-02-18T22:32:00Z">
              <w:tcPr>
                <w:tcW w:w="2094" w:type="pct"/>
                <w:gridSpan w:val="2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</w:tcPr>
            </w:tcPrChange>
          </w:tcPr>
          <w:p w14:paraId="5E8BD534" w14:textId="77777777" w:rsidR="00FB19D2" w:rsidRDefault="00FB19D2" w:rsidP="00D55C88">
            <w:pPr>
              <w:rPr>
                <w:ins w:id="2206" w:author="think" w:date="2017-02-17T00:07:00Z"/>
                <w:rFonts w:ascii="微软雅黑" w:eastAsia="微软雅黑" w:hAnsi="微软雅黑"/>
                <w:sz w:val="21"/>
                <w:szCs w:val="21"/>
              </w:rPr>
            </w:pPr>
            <w:ins w:id="2207" w:author="think" w:date="2017-02-17T00:0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分页显示实体资源，如</w:t>
              </w:r>
            </w:ins>
          </w:p>
          <w:p w14:paraId="357F23B4" w14:textId="047E3796" w:rsidR="00FB19D2" w:rsidRDefault="00FB19D2" w:rsidP="00D55C88">
            <w:pPr>
              <w:rPr>
                <w:ins w:id="2208" w:author="think" w:date="2017-02-17T00:07:00Z"/>
                <w:rFonts w:ascii="微软雅黑" w:eastAsia="微软雅黑" w:hAnsi="微软雅黑"/>
                <w:sz w:val="21"/>
                <w:szCs w:val="21"/>
              </w:rPr>
            </w:pPr>
            <w:ins w:id="2209" w:author="think" w:date="2017-02-17T00:07:00Z">
              <w:r w:rsidRPr="00D6412E">
                <w:rPr>
                  <w:rFonts w:ascii="微软雅黑" w:eastAsia="微软雅黑" w:hAnsi="微软雅黑" w:hint="eastAsia"/>
                  <w:sz w:val="18"/>
                  <w:szCs w:val="21"/>
                </w:rPr>
                <w:t>PATH/resources？l</w:t>
              </w:r>
              <w:r w:rsidRPr="00D6412E">
                <w:rPr>
                  <w:rFonts w:ascii="微软雅黑" w:eastAsia="微软雅黑" w:hAnsi="微软雅黑"/>
                  <w:sz w:val="18"/>
                  <w:szCs w:val="21"/>
                </w:rPr>
                <w:t>imit=10&amp;</w:t>
              </w:r>
            </w:ins>
            <w:ins w:id="2210" w:author="think" w:date="2017-02-18T22:46:00Z">
              <w:r w:rsidR="007A458C">
                <w:rPr>
                  <w:rFonts w:ascii="微软雅黑" w:eastAsia="微软雅黑" w:hAnsi="微软雅黑"/>
                  <w:sz w:val="18"/>
                  <w:szCs w:val="21"/>
                </w:rPr>
                <w:t>offset=0</w:t>
              </w:r>
            </w:ins>
          </w:p>
        </w:tc>
      </w:tr>
      <w:tr w:rsidR="00843A98" w14:paraId="3279E40C" w14:textId="77777777" w:rsidTr="00D55C88">
        <w:trPr>
          <w:trHeight w:val="525"/>
          <w:ins w:id="2211" w:author="think" w:date="2017-02-16T23:34:00Z"/>
          <w:trPrChange w:id="2212" w:author="think" w:date="2017-02-18T22:32:00Z">
            <w:trPr>
              <w:trHeight w:val="525"/>
            </w:trPr>
          </w:trPrChange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213" w:author="think" w:date="2017-02-18T22:32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5321DEF" w14:textId="6BE8611E" w:rsidR="00A92F23" w:rsidRPr="0099119D" w:rsidRDefault="00242C86" w:rsidP="00D55C88">
            <w:pPr>
              <w:rPr>
                <w:ins w:id="2214" w:author="think" w:date="2017-02-16T23:34:00Z"/>
                <w:rFonts w:ascii="微软雅黑" w:eastAsia="微软雅黑" w:hAnsi="微软雅黑"/>
                <w:sz w:val="20"/>
                <w:szCs w:val="21"/>
                <w:rPrChange w:id="2215" w:author="think" w:date="2017-02-16T23:41:00Z">
                  <w:rPr>
                    <w:ins w:id="2216" w:author="think" w:date="2017-02-16T23:34:00Z"/>
                    <w:rFonts w:ascii="微软雅黑" w:eastAsia="微软雅黑" w:hAnsi="微软雅黑"/>
                    <w:sz w:val="21"/>
                    <w:szCs w:val="21"/>
                  </w:rPr>
                </w:rPrChange>
              </w:rPr>
            </w:pPr>
            <w:ins w:id="2217" w:author="think" w:date="2017-02-16T23:36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218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PATH</w:t>
              </w:r>
            </w:ins>
            <w:ins w:id="2219" w:author="think" w:date="2017-02-16T23:37:00Z">
              <w:r w:rsidR="008121CF" w:rsidRPr="0099119D">
                <w:rPr>
                  <w:rFonts w:ascii="微软雅黑" w:eastAsia="微软雅黑" w:hAnsi="微软雅黑"/>
                  <w:sz w:val="20"/>
                  <w:szCs w:val="21"/>
                  <w:rPrChange w:id="2220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/resources/id</w:t>
              </w:r>
            </w:ins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221" w:author="think" w:date="2017-02-18T22:32:00Z">
              <w:tcPr>
                <w:tcW w:w="687" w:type="pct"/>
                <w:gridSpan w:val="2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BC12BA3" w14:textId="77777777" w:rsidR="0099119D" w:rsidRDefault="00403828" w:rsidP="00D55C88">
            <w:pPr>
              <w:rPr>
                <w:ins w:id="2222" w:author="think" w:date="2017-02-16T23:42:00Z"/>
                <w:rFonts w:ascii="微软雅黑" w:eastAsia="微软雅黑" w:hAnsi="微软雅黑"/>
                <w:sz w:val="20"/>
                <w:szCs w:val="21"/>
              </w:rPr>
            </w:pPr>
            <w:ins w:id="2223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224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GET</w:t>
              </w:r>
            </w:ins>
          </w:p>
          <w:p w14:paraId="2042F458" w14:textId="77777777" w:rsidR="0099119D" w:rsidRDefault="00403828" w:rsidP="00D55C88">
            <w:pPr>
              <w:rPr>
                <w:ins w:id="2225" w:author="think" w:date="2017-02-16T23:42:00Z"/>
                <w:rFonts w:ascii="微软雅黑" w:eastAsia="微软雅黑" w:hAnsi="微软雅黑"/>
                <w:sz w:val="20"/>
                <w:szCs w:val="21"/>
              </w:rPr>
            </w:pPr>
            <w:ins w:id="2226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227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PUT</w:t>
              </w:r>
            </w:ins>
          </w:p>
          <w:p w14:paraId="742FB6D5" w14:textId="77777777" w:rsidR="0099119D" w:rsidRDefault="00403828" w:rsidP="00D55C88">
            <w:pPr>
              <w:rPr>
                <w:ins w:id="2228" w:author="think" w:date="2017-02-16T23:42:00Z"/>
                <w:rFonts w:ascii="微软雅黑" w:eastAsia="微软雅黑" w:hAnsi="微软雅黑"/>
                <w:sz w:val="20"/>
                <w:szCs w:val="21"/>
              </w:rPr>
            </w:pPr>
            <w:ins w:id="2229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230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PATCH</w:t>
              </w:r>
            </w:ins>
          </w:p>
          <w:p w14:paraId="5EB326D9" w14:textId="1EE938AB" w:rsidR="00A92F23" w:rsidRPr="0099119D" w:rsidRDefault="00403828" w:rsidP="00D55C88">
            <w:pPr>
              <w:rPr>
                <w:ins w:id="2231" w:author="think" w:date="2017-02-16T23:34:00Z"/>
                <w:rFonts w:ascii="微软雅黑" w:eastAsia="微软雅黑" w:hAnsi="微软雅黑"/>
                <w:sz w:val="20"/>
                <w:szCs w:val="21"/>
                <w:rPrChange w:id="2232" w:author="think" w:date="2017-02-16T23:41:00Z">
                  <w:rPr>
                    <w:ins w:id="2233" w:author="think" w:date="2017-02-16T23:34:00Z"/>
                    <w:rFonts w:ascii="微软雅黑" w:eastAsia="微软雅黑" w:hAnsi="微软雅黑"/>
                    <w:sz w:val="21"/>
                    <w:szCs w:val="21"/>
                  </w:rPr>
                </w:rPrChange>
              </w:rPr>
            </w:pPr>
            <w:ins w:id="2234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235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DELETE</w:t>
              </w:r>
            </w:ins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236" w:author="think" w:date="2017-02-18T22:32:00Z">
              <w:tcPr>
                <w:tcW w:w="2094" w:type="pct"/>
                <w:gridSpan w:val="2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1D0EF34" w14:textId="3FC5C688" w:rsidR="00897A2C" w:rsidRDefault="00DA7E15" w:rsidP="00D55C88">
            <w:pPr>
              <w:rPr>
                <w:ins w:id="2237" w:author="think" w:date="2017-02-16T23:43:00Z"/>
                <w:rFonts w:ascii="微软雅黑" w:eastAsia="微软雅黑" w:hAnsi="微软雅黑"/>
                <w:sz w:val="21"/>
                <w:szCs w:val="21"/>
              </w:rPr>
            </w:pPr>
            <w:ins w:id="2238" w:author="think" w:date="2017-02-19T12:4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获取</w:t>
              </w:r>
            </w:ins>
            <w:ins w:id="2239" w:author="think" w:date="2017-02-19T12:41:00Z">
              <w:r w:rsidR="00583635">
                <w:rPr>
                  <w:rFonts w:ascii="微软雅黑" w:eastAsia="微软雅黑" w:hAnsi="微软雅黑" w:hint="eastAsia"/>
                  <w:sz w:val="21"/>
                  <w:szCs w:val="21"/>
                </w:rPr>
                <w:t>（GET）</w:t>
              </w:r>
            </w:ins>
            <w:ins w:id="2240" w:author="think" w:date="2017-02-19T12:4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、更新</w:t>
              </w:r>
            </w:ins>
            <w:ins w:id="2241" w:author="think" w:date="2017-02-19T12:41:00Z">
              <w:r w:rsidR="00583635">
                <w:rPr>
                  <w:rFonts w:ascii="微软雅黑" w:eastAsia="微软雅黑" w:hAnsi="微软雅黑" w:hint="eastAsia"/>
                  <w:sz w:val="21"/>
                  <w:szCs w:val="21"/>
                </w:rPr>
                <w:t>（PUT）</w:t>
              </w:r>
            </w:ins>
            <w:ins w:id="2242" w:author="think" w:date="2017-02-19T12:4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、部分更新</w:t>
              </w:r>
            </w:ins>
            <w:ins w:id="2243" w:author="think" w:date="2017-02-19T12:41:00Z">
              <w:r w:rsidR="00583635">
                <w:rPr>
                  <w:rFonts w:ascii="微软雅黑" w:eastAsia="微软雅黑" w:hAnsi="微软雅黑" w:hint="eastAsia"/>
                  <w:sz w:val="21"/>
                  <w:szCs w:val="21"/>
                </w:rPr>
                <w:t>（PATCH）</w:t>
              </w:r>
            </w:ins>
            <w:ins w:id="2244" w:author="think" w:date="2017-02-19T12:4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、删除（DELETE）</w:t>
              </w:r>
            </w:ins>
            <w:ins w:id="2245" w:author="think" w:date="2017-02-16T23:38:00Z">
              <w:r w:rsidR="00C90AB7">
                <w:rPr>
                  <w:rFonts w:ascii="微软雅黑" w:eastAsia="微软雅黑" w:hAnsi="微软雅黑" w:hint="eastAsia"/>
                  <w:sz w:val="21"/>
                  <w:szCs w:val="21"/>
                </w:rPr>
                <w:t>某一实体资源</w:t>
              </w:r>
            </w:ins>
            <w:ins w:id="2246" w:author="think" w:date="2017-02-16T23:39:00Z">
              <w:r w:rsidR="00F30690">
                <w:rPr>
                  <w:rFonts w:ascii="微软雅黑" w:eastAsia="微软雅黑" w:hAnsi="微软雅黑" w:hint="eastAsia"/>
                  <w:sz w:val="21"/>
                  <w:szCs w:val="21"/>
                </w:rPr>
                <w:t>，如</w:t>
              </w:r>
            </w:ins>
          </w:p>
          <w:p w14:paraId="19E6488C" w14:textId="7EBF73F8" w:rsidR="00A92F23" w:rsidRDefault="00F30690" w:rsidP="00D55C88">
            <w:pPr>
              <w:rPr>
                <w:ins w:id="2247" w:author="think" w:date="2017-02-16T23:34:00Z"/>
                <w:rFonts w:ascii="微软雅黑" w:eastAsia="微软雅黑" w:hAnsi="微软雅黑"/>
                <w:sz w:val="21"/>
                <w:szCs w:val="21"/>
              </w:rPr>
            </w:pPr>
            <w:ins w:id="2248" w:author="think" w:date="2017-02-16T23:4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PATH/merchants/1</w:t>
              </w:r>
            </w:ins>
          </w:p>
        </w:tc>
      </w:tr>
      <w:tr w:rsidR="005D4C1D" w14:paraId="5E633ABC" w14:textId="77777777" w:rsidTr="005D4C1D">
        <w:trPr>
          <w:trHeight w:val="525"/>
          <w:ins w:id="2249" w:author="think" w:date="2017-02-19T12:29:00Z"/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437D7A0" w14:textId="1FD121E1" w:rsidR="005D4C1D" w:rsidRPr="00777196" w:rsidRDefault="005D4C1D" w:rsidP="005D4C1D">
            <w:pPr>
              <w:rPr>
                <w:ins w:id="2250" w:author="think" w:date="2017-02-19T12:29:00Z"/>
                <w:rFonts w:ascii="微软雅黑" w:eastAsia="微软雅黑" w:hAnsi="微软雅黑"/>
                <w:sz w:val="20"/>
                <w:szCs w:val="21"/>
              </w:rPr>
            </w:pPr>
            <w:ins w:id="2251" w:author="think" w:date="2017-02-19T12:29:00Z">
              <w:r w:rsidRPr="00777196">
                <w:rPr>
                  <w:rFonts w:ascii="微软雅黑" w:eastAsia="微软雅黑" w:hAnsi="微软雅黑"/>
                  <w:sz w:val="20"/>
                  <w:szCs w:val="21"/>
                </w:rPr>
                <w:t>PATH/resources/</w:t>
              </w:r>
            </w:ins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8022F75" w14:textId="3E273F96" w:rsidR="005D4C1D" w:rsidRPr="00777196" w:rsidRDefault="004B6E60" w:rsidP="005D4C1D">
            <w:pPr>
              <w:rPr>
                <w:ins w:id="2252" w:author="think" w:date="2017-02-19T12:29:00Z"/>
                <w:rFonts w:ascii="微软雅黑" w:eastAsia="微软雅黑" w:hAnsi="微软雅黑"/>
                <w:sz w:val="20"/>
                <w:szCs w:val="21"/>
              </w:rPr>
            </w:pPr>
            <w:ins w:id="2253" w:author="think" w:date="2017-02-19T12:29:00Z">
              <w:r>
                <w:rPr>
                  <w:rFonts w:ascii="微软雅黑" w:eastAsia="微软雅黑" w:hAnsi="微软雅黑"/>
                  <w:sz w:val="20"/>
                  <w:szCs w:val="21"/>
                </w:rPr>
                <w:t>POST</w:t>
              </w:r>
            </w:ins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6E3799D" w14:textId="5F60BEF8" w:rsidR="005D4C1D" w:rsidRDefault="004B6E60" w:rsidP="005D4C1D">
            <w:pPr>
              <w:rPr>
                <w:ins w:id="2254" w:author="think" w:date="2017-02-19T12:29:00Z"/>
                <w:rFonts w:ascii="微软雅黑" w:eastAsia="微软雅黑" w:hAnsi="微软雅黑"/>
                <w:sz w:val="21"/>
                <w:szCs w:val="21"/>
              </w:rPr>
            </w:pPr>
            <w:ins w:id="2255" w:author="think" w:date="2017-02-19T12:29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新增一个</w:t>
              </w:r>
              <w:r w:rsidR="005D4C1D">
                <w:rPr>
                  <w:rFonts w:ascii="微软雅黑" w:eastAsia="微软雅黑" w:hAnsi="微软雅黑" w:hint="eastAsia"/>
                  <w:sz w:val="21"/>
                  <w:szCs w:val="21"/>
                </w:rPr>
                <w:t>实体资源，如</w:t>
              </w:r>
            </w:ins>
          </w:p>
          <w:p w14:paraId="0155032D" w14:textId="77777777" w:rsidR="005D4C1D" w:rsidRDefault="005D4C1D" w:rsidP="005D4C1D">
            <w:pPr>
              <w:rPr>
                <w:ins w:id="2256" w:author="think" w:date="2017-02-19T12:29:00Z"/>
                <w:rFonts w:ascii="微软雅黑" w:eastAsia="微软雅黑" w:hAnsi="微软雅黑"/>
                <w:sz w:val="21"/>
                <w:szCs w:val="21"/>
              </w:rPr>
            </w:pPr>
            <w:ins w:id="2257" w:author="think" w:date="2017-02-19T12:29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</w:t>
              </w:r>
            </w:ins>
          </w:p>
          <w:p w14:paraId="3FBD5B45" w14:textId="68D8B272" w:rsidR="004B6E60" w:rsidRDefault="004B6E60" w:rsidP="005D4C1D">
            <w:pPr>
              <w:rPr>
                <w:ins w:id="2258" w:author="think" w:date="2017-02-19T12:29:00Z"/>
                <w:rFonts w:ascii="微软雅黑" w:eastAsia="微软雅黑" w:hAnsi="微软雅黑"/>
                <w:sz w:val="21"/>
                <w:szCs w:val="21"/>
              </w:rPr>
            </w:pPr>
            <w:ins w:id="2259" w:author="think" w:date="2017-02-19T12:3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form为merchants的json</w:t>
              </w:r>
            </w:ins>
          </w:p>
        </w:tc>
      </w:tr>
    </w:tbl>
    <w:p w14:paraId="74EEB141" w14:textId="20C0B8A1" w:rsidR="00A537AD" w:rsidRDefault="00042902" w:rsidP="00A537AD">
      <w:pPr>
        <w:pStyle w:val="3"/>
        <w:rPr>
          <w:ins w:id="2260" w:author="think" w:date="2017-02-15T23:58:00Z"/>
        </w:rPr>
      </w:pPr>
      <w:bookmarkStart w:id="2261" w:name="_Toc475307027"/>
      <w:ins w:id="2262" w:author="think" w:date="2017-02-16T00:00:00Z">
        <w:r>
          <w:rPr>
            <w:rFonts w:hint="eastAsia"/>
          </w:rPr>
          <w:t>H</w:t>
        </w:r>
        <w:r>
          <w:t>TTP</w:t>
        </w:r>
      </w:ins>
      <w:ins w:id="2263" w:author="think" w:date="2017-02-15T23:58:00Z">
        <w:r w:rsidR="00A537AD">
          <w:rPr>
            <w:rFonts w:hint="eastAsia"/>
          </w:rPr>
          <w:t>动词</w:t>
        </w:r>
      </w:ins>
      <w:ins w:id="2264" w:author="think" w:date="2017-02-16T00:00:00Z">
        <w:r>
          <w:rPr>
            <w:rFonts w:hint="eastAsia"/>
          </w:rPr>
          <w:t>解析</w:t>
        </w:r>
      </w:ins>
      <w:bookmarkEnd w:id="2261"/>
    </w:p>
    <w:p w14:paraId="7553A113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265" w:author="think" w:date="2017-02-16T00:00:00Z"/>
        </w:rPr>
      </w:pPr>
      <w:ins w:id="2266" w:author="think" w:date="2017-02-16T00:00:00Z">
        <w:r>
          <w:rPr>
            <w:rFonts w:hint="eastAsia"/>
          </w:rPr>
          <w:t>GET</w:t>
        </w:r>
        <w:r>
          <w:rPr>
            <w:rFonts w:hint="eastAsia"/>
          </w:rPr>
          <w:t>（</w:t>
        </w:r>
        <w:r>
          <w:rPr>
            <w:rFonts w:hint="eastAsia"/>
          </w:rPr>
          <w:t>SELECT</w:t>
        </w:r>
        <w:r>
          <w:rPr>
            <w:rFonts w:hint="eastAsia"/>
          </w:rPr>
          <w:t>）：从服务器取出资源（一项或多项）。</w:t>
        </w:r>
      </w:ins>
    </w:p>
    <w:p w14:paraId="2457580E" w14:textId="7AC293C0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267" w:author="think" w:date="2017-02-16T00:00:00Z"/>
        </w:rPr>
      </w:pPr>
      <w:ins w:id="2268" w:author="think" w:date="2017-02-16T00:00:00Z">
        <w:r>
          <w:rPr>
            <w:rFonts w:hint="eastAsia"/>
          </w:rPr>
          <w:t>POST</w:t>
        </w:r>
        <w:r>
          <w:rPr>
            <w:rFonts w:hint="eastAsia"/>
          </w:rPr>
          <w:t>（</w:t>
        </w:r>
        <w:r>
          <w:rPr>
            <w:rFonts w:hint="eastAsia"/>
          </w:rPr>
          <w:t>CREATE</w:t>
        </w:r>
        <w:r>
          <w:rPr>
            <w:rFonts w:hint="eastAsia"/>
          </w:rPr>
          <w:t>）：在服务器新建一个资源</w:t>
        </w:r>
      </w:ins>
      <w:ins w:id="2269" w:author="think" w:date="2017-02-16T00:01:00Z">
        <w:r w:rsidR="00EC6569">
          <w:rPr>
            <w:rFonts w:hint="eastAsia"/>
          </w:rPr>
          <w:t>，</w:t>
        </w:r>
      </w:ins>
      <w:ins w:id="2270" w:author="think" w:date="2017-02-16T00:02:00Z">
        <w:r w:rsidR="00EC6569">
          <w:rPr>
            <w:rFonts w:hint="eastAsia"/>
          </w:rPr>
          <w:t>重复提交将重复添加，</w:t>
        </w:r>
      </w:ins>
      <w:ins w:id="2271" w:author="think" w:date="2017-02-16T00:03:00Z">
        <w:r w:rsidR="00EC6569">
          <w:rPr>
            <w:rFonts w:hint="eastAsia"/>
          </w:rPr>
          <w:t>添加不成功将返回报错</w:t>
        </w:r>
      </w:ins>
      <w:ins w:id="2272" w:author="think" w:date="2017-02-16T00:00:00Z">
        <w:r>
          <w:rPr>
            <w:rFonts w:hint="eastAsia"/>
          </w:rPr>
          <w:t>。</w:t>
        </w:r>
      </w:ins>
    </w:p>
    <w:p w14:paraId="45D9D831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273" w:author="think" w:date="2017-02-16T00:00:00Z"/>
        </w:rPr>
      </w:pPr>
      <w:ins w:id="2274" w:author="think" w:date="2017-02-16T00:00:00Z">
        <w:r>
          <w:rPr>
            <w:rFonts w:hint="eastAsia"/>
          </w:rPr>
          <w:t>PUT</w:t>
        </w:r>
        <w:r>
          <w:rPr>
            <w:rFonts w:hint="eastAsia"/>
          </w:rPr>
          <w:t>（</w:t>
        </w:r>
        <w:r>
          <w:rPr>
            <w:rFonts w:hint="eastAsia"/>
          </w:rPr>
          <w:t>UPDATE</w:t>
        </w:r>
        <w:r>
          <w:rPr>
            <w:rFonts w:hint="eastAsia"/>
          </w:rPr>
          <w:t>）：在服务器更新资源（客户端提供改变</w:t>
        </w:r>
        <w:r>
          <w:rPr>
            <w:rFonts w:hint="eastAsia"/>
          </w:rPr>
          <w:lastRenderedPageBreak/>
          <w:t>后的完整资源）。</w:t>
        </w:r>
      </w:ins>
    </w:p>
    <w:p w14:paraId="5147B81A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275" w:author="think" w:date="2017-02-16T00:00:00Z"/>
        </w:rPr>
      </w:pPr>
      <w:ins w:id="2276" w:author="think" w:date="2017-02-16T00:00:00Z">
        <w:r>
          <w:rPr>
            <w:rFonts w:hint="eastAsia"/>
          </w:rPr>
          <w:t>PATCH</w:t>
        </w:r>
        <w:r>
          <w:rPr>
            <w:rFonts w:hint="eastAsia"/>
          </w:rPr>
          <w:t>（</w:t>
        </w:r>
        <w:r>
          <w:rPr>
            <w:rFonts w:hint="eastAsia"/>
          </w:rPr>
          <w:t>UPDATE</w:t>
        </w:r>
        <w:r>
          <w:rPr>
            <w:rFonts w:hint="eastAsia"/>
          </w:rPr>
          <w:t>）：在服务器更新资源（客户端提供改变的属性）。</w:t>
        </w:r>
      </w:ins>
    </w:p>
    <w:p w14:paraId="4D2FA10F" w14:textId="5A6B84A4" w:rsidR="00DE07AC" w:rsidRDefault="00042902">
      <w:pPr>
        <w:pStyle w:val="a7"/>
        <w:numPr>
          <w:ilvl w:val="0"/>
          <w:numId w:val="10"/>
        </w:numPr>
        <w:ind w:firstLineChars="0"/>
        <w:rPr>
          <w:ins w:id="2277" w:author="think" w:date="2017-02-16T00:00:00Z"/>
        </w:rPr>
      </w:pPr>
      <w:ins w:id="2278" w:author="think" w:date="2017-02-16T00:00:00Z">
        <w:r>
          <w:rPr>
            <w:rFonts w:hint="eastAsia"/>
          </w:rPr>
          <w:t>DELETE</w:t>
        </w:r>
        <w:r>
          <w:rPr>
            <w:rFonts w:hint="eastAsia"/>
          </w:rPr>
          <w:t>（</w:t>
        </w:r>
        <w:r>
          <w:rPr>
            <w:rFonts w:hint="eastAsia"/>
          </w:rPr>
          <w:t>DELETE</w:t>
        </w:r>
        <w:r>
          <w:rPr>
            <w:rFonts w:hint="eastAsia"/>
          </w:rPr>
          <w:t>）：从服务器删除资源</w:t>
        </w:r>
      </w:ins>
      <w:ins w:id="2279" w:author="think" w:date="2017-02-16T00:03:00Z">
        <w:r w:rsidR="00DE07AC">
          <w:rPr>
            <w:rFonts w:hint="eastAsia"/>
          </w:rPr>
          <w:t>，在数据库将保留记录</w:t>
        </w:r>
      </w:ins>
      <w:ins w:id="2280" w:author="think" w:date="2017-02-16T00:04:00Z">
        <w:r w:rsidR="00DE07AC">
          <w:rPr>
            <w:rFonts w:hint="eastAsia"/>
          </w:rPr>
          <w:t>，但将置为状态无效以保留痕迹，想恢复</w:t>
        </w:r>
      </w:ins>
      <w:ins w:id="2281" w:author="think" w:date="2017-02-16T00:05:00Z">
        <w:r w:rsidR="00DE07AC">
          <w:rPr>
            <w:rFonts w:hint="eastAsia"/>
          </w:rPr>
          <w:t>只能重新使用</w:t>
        </w:r>
        <w:r w:rsidR="00DE07AC">
          <w:t>POST</w:t>
        </w:r>
        <w:r w:rsidR="00DE07AC">
          <w:rPr>
            <w:rFonts w:hint="eastAsia"/>
          </w:rPr>
          <w:t>进行新增。</w:t>
        </w:r>
      </w:ins>
    </w:p>
    <w:p w14:paraId="67528B2F" w14:textId="2A171F37" w:rsidR="003F1EE6" w:rsidRDefault="003F1EE6" w:rsidP="003F1EE6">
      <w:pPr>
        <w:pStyle w:val="3"/>
        <w:rPr>
          <w:ins w:id="2282" w:author="think" w:date="2017-02-16T23:27:00Z"/>
        </w:rPr>
      </w:pPr>
      <w:bookmarkStart w:id="2283" w:name="_Toc475307028"/>
      <w:ins w:id="2284" w:author="think" w:date="2017-02-16T23:27:00Z">
        <w:r>
          <w:rPr>
            <w:rFonts w:hint="eastAsia"/>
          </w:rPr>
          <w:t>状态码</w:t>
        </w:r>
        <w:bookmarkEnd w:id="2283"/>
      </w:ins>
    </w:p>
    <w:p w14:paraId="5545F3EF" w14:textId="77777777" w:rsidR="003F1EE6" w:rsidRPr="003F1EE6" w:rsidRDefault="003F1EE6">
      <w:pPr>
        <w:pStyle w:val="a7"/>
        <w:numPr>
          <w:ilvl w:val="0"/>
          <w:numId w:val="10"/>
        </w:numPr>
        <w:ind w:firstLineChars="0"/>
        <w:rPr>
          <w:ins w:id="2285" w:author="think" w:date="2017-02-16T23:27:00Z"/>
          <w:rPrChange w:id="2286" w:author="think" w:date="2017-02-16T23:27:00Z">
            <w:rPr>
              <w:ins w:id="2287" w:author="think" w:date="2017-02-16T23:27:00Z"/>
              <w:rFonts w:ascii="微软雅黑" w:eastAsia="微软雅黑" w:hAnsi="微软雅黑"/>
              <w:color w:val="574C4C"/>
              <w:sz w:val="27"/>
            </w:rPr>
          </w:rPrChange>
        </w:rPr>
        <w:pPrChange w:id="2288" w:author="think" w:date="2017-02-16T23:27:00Z">
          <w:pPr>
            <w:pStyle w:val="3"/>
            <w:pBdr>
              <w:bottom w:val="single" w:sz="6" w:space="4" w:color="DDDDDD"/>
            </w:pBdr>
            <w:shd w:val="clear" w:color="auto" w:fill="FFFFFF"/>
            <w:spacing w:before="375" w:after="0"/>
            <w:textAlignment w:val="baseline"/>
          </w:pPr>
        </w:pPrChange>
      </w:pPr>
      <w:ins w:id="2289" w:author="think" w:date="2017-02-16T23:27:00Z">
        <w:r w:rsidRPr="003F1EE6">
          <w:rPr>
            <w:rFonts w:hint="eastAsia"/>
            <w:rPrChange w:id="2290" w:author="think" w:date="2017-02-16T23:27:00Z">
              <w:rPr>
                <w:rFonts w:ascii="微软雅黑" w:eastAsia="微软雅黑" w:hAnsi="微软雅黑" w:hint="eastAsia"/>
                <w:b w:val="0"/>
                <w:bCs w:val="0"/>
                <w:color w:val="574C4C"/>
              </w:rPr>
            </w:rPrChange>
          </w:rPr>
          <w:t>成功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291" w:author="think" w:date="2017-02-16T23:27:00Z">
          <w:tblPr>
            <w:tblW w:w="11753" w:type="dxa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520"/>
        <w:gridCol w:w="2058"/>
        <w:gridCol w:w="4712"/>
        <w:tblGridChange w:id="2292">
          <w:tblGrid>
            <w:gridCol w:w="2155"/>
            <w:gridCol w:w="2916"/>
            <w:gridCol w:w="6682"/>
          </w:tblGrid>
        </w:tblGridChange>
      </w:tblGrid>
      <w:tr w:rsidR="003F1EE6" w14:paraId="2BC2F3FF" w14:textId="77777777" w:rsidTr="009B7AE9">
        <w:trPr>
          <w:trHeight w:val="525"/>
          <w:tblHeader/>
          <w:ins w:id="2293" w:author="think" w:date="2017-02-16T23:27:00Z"/>
          <w:trPrChange w:id="2294" w:author="think" w:date="2017-02-16T23:27:00Z">
            <w:trPr>
              <w:trHeight w:val="525"/>
              <w:tblHeader/>
            </w:trPr>
          </w:trPrChange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295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7ABF1BC" w14:textId="77777777" w:rsidR="003F1EE6" w:rsidRDefault="003F1EE6">
            <w:pPr>
              <w:jc w:val="center"/>
              <w:rPr>
                <w:ins w:id="2296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297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Code</w:t>
              </w:r>
            </w:ins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298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A65B84E" w14:textId="77777777" w:rsidR="003F1EE6" w:rsidRDefault="003F1EE6">
            <w:pPr>
              <w:jc w:val="center"/>
              <w:rPr>
                <w:ins w:id="2299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300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01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B5C3751" w14:textId="77777777" w:rsidR="003F1EE6" w:rsidRDefault="003F1EE6">
            <w:pPr>
              <w:jc w:val="center"/>
              <w:rPr>
                <w:ins w:id="2302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303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3F1EE6" w14:paraId="5D14662E" w14:textId="77777777" w:rsidTr="009B7AE9">
        <w:trPr>
          <w:trHeight w:val="525"/>
          <w:ins w:id="2304" w:author="think" w:date="2017-02-16T23:27:00Z"/>
          <w:trPrChange w:id="2305" w:author="think" w:date="2017-02-16T23:27:00Z">
            <w:trPr>
              <w:trHeight w:val="525"/>
            </w:trPr>
          </w:trPrChange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06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11741BE" w14:textId="77777777" w:rsidR="003F1EE6" w:rsidRDefault="003F1EE6">
            <w:pPr>
              <w:jc w:val="left"/>
              <w:rPr>
                <w:ins w:id="2307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08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200</w:t>
              </w:r>
            </w:ins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09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4421A80" w14:textId="77777777" w:rsidR="003F1EE6" w:rsidRDefault="003F1EE6">
            <w:pPr>
              <w:rPr>
                <w:ins w:id="2310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11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12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6FF5960" w14:textId="77777777" w:rsidR="003F1EE6" w:rsidRDefault="003F1EE6">
            <w:pPr>
              <w:rPr>
                <w:ins w:id="2313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14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请求成功并返回实体资源</w:t>
              </w:r>
            </w:ins>
          </w:p>
        </w:tc>
      </w:tr>
      <w:tr w:rsidR="003F1EE6" w14:paraId="14171CB7" w14:textId="77777777" w:rsidTr="009B7AE9">
        <w:trPr>
          <w:trHeight w:val="525"/>
          <w:ins w:id="2315" w:author="think" w:date="2017-02-16T23:27:00Z"/>
          <w:trPrChange w:id="2316" w:author="think" w:date="2017-02-16T23:27:00Z">
            <w:trPr>
              <w:trHeight w:val="525"/>
            </w:trPr>
          </w:trPrChange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17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2A0D64A" w14:textId="77777777" w:rsidR="003F1EE6" w:rsidRDefault="003F1EE6">
            <w:pPr>
              <w:rPr>
                <w:ins w:id="2318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19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201</w:t>
              </w:r>
            </w:ins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20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F49BE16" w14:textId="77777777" w:rsidR="003F1EE6" w:rsidRDefault="003F1EE6">
            <w:pPr>
              <w:rPr>
                <w:ins w:id="2321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22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POST</w:t>
              </w:r>
            </w:ins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23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6B0E065D" w14:textId="77777777" w:rsidR="003F1EE6" w:rsidRDefault="003F1EE6">
            <w:pPr>
              <w:rPr>
                <w:ins w:id="2324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25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创建资源成功</w:t>
              </w:r>
            </w:ins>
          </w:p>
        </w:tc>
      </w:tr>
    </w:tbl>
    <w:p w14:paraId="55B566EE" w14:textId="2F15F7DA" w:rsidR="003F1EE6" w:rsidRPr="003F1EE6" w:rsidRDefault="00B13E01">
      <w:pPr>
        <w:pStyle w:val="a7"/>
        <w:numPr>
          <w:ilvl w:val="0"/>
          <w:numId w:val="10"/>
        </w:numPr>
        <w:ind w:firstLineChars="0"/>
        <w:rPr>
          <w:ins w:id="2326" w:author="think" w:date="2017-02-16T23:27:00Z"/>
          <w:rPrChange w:id="2327" w:author="think" w:date="2017-02-16T23:27:00Z">
            <w:rPr>
              <w:ins w:id="2328" w:author="think" w:date="2017-02-16T23:27:00Z"/>
              <w:rFonts w:ascii="微软雅黑" w:eastAsia="微软雅黑" w:hAnsi="微软雅黑"/>
              <w:color w:val="574C4C"/>
              <w:sz w:val="27"/>
              <w:szCs w:val="27"/>
            </w:rPr>
          </w:rPrChange>
        </w:rPr>
        <w:pPrChange w:id="2329" w:author="think" w:date="2017-02-16T23:27:00Z">
          <w:pPr>
            <w:pStyle w:val="3"/>
            <w:pBdr>
              <w:bottom w:val="single" w:sz="6" w:space="4" w:color="DDDDDD"/>
            </w:pBdr>
            <w:shd w:val="clear" w:color="auto" w:fill="FFFFFF"/>
            <w:spacing w:before="375" w:after="0"/>
            <w:textAlignment w:val="baseline"/>
          </w:pPr>
        </w:pPrChange>
      </w:pPr>
      <w:ins w:id="2330" w:author="think" w:date="2017-02-16T23:29:00Z">
        <w:r>
          <w:rPr>
            <w:rFonts w:hint="eastAsia"/>
          </w:rPr>
          <w:t>资源</w:t>
        </w:r>
      </w:ins>
      <w:ins w:id="2331" w:author="think" w:date="2017-02-16T23:27:00Z">
        <w:r w:rsidR="003F1EE6" w:rsidRPr="003F1EE6">
          <w:rPr>
            <w:rFonts w:hint="eastAsia"/>
            <w:rPrChange w:id="2332" w:author="think" w:date="2017-02-16T23:27:00Z">
              <w:rPr>
                <w:rFonts w:ascii="微软雅黑" w:eastAsia="微软雅黑" w:hAnsi="微软雅黑" w:hint="eastAsia"/>
                <w:b w:val="0"/>
                <w:bCs w:val="0"/>
                <w:color w:val="574C4C"/>
              </w:rPr>
            </w:rPrChange>
          </w:rPr>
          <w:t>错误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333" w:author="think" w:date="2017-02-16T23:28:00Z">
          <w:tblPr>
            <w:tblW w:w="11753" w:type="dxa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42"/>
        <w:gridCol w:w="1139"/>
        <w:gridCol w:w="6309"/>
        <w:tblGridChange w:id="2334">
          <w:tblGrid>
            <w:gridCol w:w="884"/>
            <w:gridCol w:w="1197"/>
            <w:gridCol w:w="9672"/>
          </w:tblGrid>
        </w:tblGridChange>
      </w:tblGrid>
      <w:tr w:rsidR="003F1EE6" w14:paraId="4E35C18F" w14:textId="77777777" w:rsidTr="009B7AE9">
        <w:trPr>
          <w:trHeight w:val="525"/>
          <w:tblHeader/>
          <w:ins w:id="2335" w:author="think" w:date="2017-02-16T23:27:00Z"/>
          <w:trPrChange w:id="2336" w:author="think" w:date="2017-02-16T23:28:00Z">
            <w:trPr>
              <w:trHeight w:val="525"/>
              <w:tblHeader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37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B3A991F" w14:textId="77777777" w:rsidR="003F1EE6" w:rsidRDefault="003F1EE6">
            <w:pPr>
              <w:jc w:val="center"/>
              <w:rPr>
                <w:ins w:id="2338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339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Code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40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210F9E1" w14:textId="77777777" w:rsidR="003F1EE6" w:rsidRDefault="003F1EE6">
            <w:pPr>
              <w:jc w:val="center"/>
              <w:rPr>
                <w:ins w:id="2341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342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43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604EE861" w14:textId="77777777" w:rsidR="003F1EE6" w:rsidRDefault="003F1EE6">
            <w:pPr>
              <w:jc w:val="center"/>
              <w:rPr>
                <w:ins w:id="2344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345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3F1EE6" w14:paraId="177A96FA" w14:textId="77777777" w:rsidTr="009B7AE9">
        <w:trPr>
          <w:trHeight w:val="525"/>
          <w:ins w:id="2346" w:author="think" w:date="2017-02-16T23:27:00Z"/>
          <w:trPrChange w:id="2347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48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F4F6024" w14:textId="77777777" w:rsidR="003F1EE6" w:rsidRDefault="003F1EE6">
            <w:pPr>
              <w:jc w:val="left"/>
              <w:rPr>
                <w:ins w:id="2349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50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400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51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3283313" w14:textId="77777777" w:rsidR="003F1EE6" w:rsidRDefault="003F1EE6">
            <w:pPr>
              <w:rPr>
                <w:ins w:id="2352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53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54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83C2C41" w14:textId="77777777" w:rsidR="003F1EE6" w:rsidRDefault="003F1EE6">
            <w:pPr>
              <w:rPr>
                <w:ins w:id="2355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56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一般是参数错误</w:t>
              </w:r>
            </w:ins>
          </w:p>
        </w:tc>
      </w:tr>
      <w:tr w:rsidR="003F1EE6" w14:paraId="5CC1E6BE" w14:textId="77777777" w:rsidTr="009B7AE9">
        <w:trPr>
          <w:trHeight w:val="525"/>
          <w:ins w:id="2357" w:author="think" w:date="2017-02-16T23:27:00Z"/>
          <w:trPrChange w:id="2358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59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4FEB4BC" w14:textId="77777777" w:rsidR="003F1EE6" w:rsidRDefault="003F1EE6">
            <w:pPr>
              <w:rPr>
                <w:ins w:id="2360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61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401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62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A6867D0" w14:textId="77777777" w:rsidR="003F1EE6" w:rsidRDefault="003F1EE6">
            <w:pPr>
              <w:rPr>
                <w:ins w:id="2363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64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65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2637666" w14:textId="12CBCC25" w:rsidR="003F1EE6" w:rsidRDefault="003F1EE6">
            <w:pPr>
              <w:rPr>
                <w:ins w:id="2366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67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一般用户</w:t>
              </w:r>
            </w:ins>
            <w:ins w:id="2368" w:author="think" w:date="2017-02-16T23:28:00Z">
              <w:r w:rsidR="00B1539A">
                <w:rPr>
                  <w:rFonts w:ascii="微软雅黑" w:eastAsia="微软雅黑" w:hAnsi="微软雅黑" w:hint="eastAsia"/>
                  <w:sz w:val="21"/>
                  <w:szCs w:val="21"/>
                </w:rPr>
                <w:t>未登录</w:t>
              </w:r>
            </w:ins>
          </w:p>
        </w:tc>
      </w:tr>
      <w:tr w:rsidR="003F1EE6" w14:paraId="66ED90E0" w14:textId="77777777" w:rsidTr="009B7AE9">
        <w:trPr>
          <w:trHeight w:val="525"/>
          <w:ins w:id="2369" w:author="think" w:date="2017-02-16T23:27:00Z"/>
          <w:trPrChange w:id="2370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71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5BDF000" w14:textId="77777777" w:rsidR="003F1EE6" w:rsidRDefault="003F1EE6">
            <w:pPr>
              <w:rPr>
                <w:ins w:id="2372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73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403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74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2ACF5D6" w14:textId="77777777" w:rsidR="003F1EE6" w:rsidRDefault="003F1EE6">
            <w:pPr>
              <w:rPr>
                <w:ins w:id="2375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76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77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05FD14F" w14:textId="77777777" w:rsidR="003F1EE6" w:rsidRDefault="003F1EE6">
            <w:pPr>
              <w:rPr>
                <w:ins w:id="2378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79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一般用户权限校验失败</w:t>
              </w:r>
            </w:ins>
          </w:p>
        </w:tc>
      </w:tr>
      <w:tr w:rsidR="003F1EE6" w14:paraId="48C64501" w14:textId="77777777" w:rsidTr="009B7AE9">
        <w:trPr>
          <w:trHeight w:val="525"/>
          <w:ins w:id="2380" w:author="think" w:date="2017-02-16T23:27:00Z"/>
          <w:trPrChange w:id="2381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82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2DBBEA9" w14:textId="77777777" w:rsidR="003F1EE6" w:rsidRDefault="003F1EE6">
            <w:pPr>
              <w:rPr>
                <w:ins w:id="2383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84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404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85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32E38B5" w14:textId="77777777" w:rsidR="003F1EE6" w:rsidRDefault="003F1EE6">
            <w:pPr>
              <w:rPr>
                <w:ins w:id="2386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87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88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F422D08" w14:textId="64E04DE4" w:rsidR="003F1EE6" w:rsidRDefault="003F1EE6">
            <w:pPr>
              <w:rPr>
                <w:ins w:id="2389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90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资源不存在</w:t>
              </w:r>
            </w:ins>
          </w:p>
        </w:tc>
      </w:tr>
      <w:tr w:rsidR="003F1EE6" w14:paraId="0094A281" w14:textId="77777777" w:rsidTr="009B7AE9">
        <w:trPr>
          <w:trHeight w:val="525"/>
          <w:ins w:id="2391" w:author="think" w:date="2017-02-16T23:27:00Z"/>
          <w:trPrChange w:id="2392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93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9521193" w14:textId="77777777" w:rsidR="003F1EE6" w:rsidRDefault="003F1EE6">
            <w:pPr>
              <w:rPr>
                <w:ins w:id="2394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95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422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96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C7928EA" w14:textId="77777777" w:rsidR="003F1EE6" w:rsidRDefault="003F1EE6">
            <w:pPr>
              <w:rPr>
                <w:ins w:id="2397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398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399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F23843B" w14:textId="77777777" w:rsidR="003F1EE6" w:rsidRDefault="003F1EE6">
            <w:pPr>
              <w:rPr>
                <w:ins w:id="2400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401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一般是必要字段缺失或参数格式化问题</w:t>
              </w:r>
            </w:ins>
          </w:p>
        </w:tc>
      </w:tr>
    </w:tbl>
    <w:p w14:paraId="612AE4E3" w14:textId="09386810" w:rsidR="003F1EE6" w:rsidRPr="003F1EE6" w:rsidRDefault="003F1EE6">
      <w:pPr>
        <w:pStyle w:val="a7"/>
        <w:numPr>
          <w:ilvl w:val="0"/>
          <w:numId w:val="10"/>
        </w:numPr>
        <w:ind w:firstLineChars="0"/>
        <w:rPr>
          <w:ins w:id="2402" w:author="think" w:date="2017-02-16T23:27:00Z"/>
          <w:rPrChange w:id="2403" w:author="think" w:date="2017-02-16T23:27:00Z">
            <w:rPr>
              <w:ins w:id="2404" w:author="think" w:date="2017-02-16T23:27:00Z"/>
              <w:rFonts w:ascii="微软雅黑" w:eastAsia="微软雅黑" w:hAnsi="微软雅黑"/>
              <w:color w:val="574C4C"/>
              <w:sz w:val="27"/>
              <w:szCs w:val="27"/>
            </w:rPr>
          </w:rPrChange>
        </w:rPr>
        <w:pPrChange w:id="2405" w:author="think" w:date="2017-02-16T23:27:00Z">
          <w:pPr>
            <w:pStyle w:val="3"/>
            <w:pBdr>
              <w:bottom w:val="single" w:sz="6" w:space="4" w:color="DDDDDD"/>
            </w:pBdr>
            <w:shd w:val="clear" w:color="auto" w:fill="FFFFFF"/>
            <w:spacing w:before="375" w:after="0"/>
            <w:textAlignment w:val="baseline"/>
          </w:pPr>
        </w:pPrChange>
      </w:pPr>
      <w:ins w:id="2406" w:author="think" w:date="2017-02-16T23:27:00Z">
        <w:r w:rsidRPr="003F1EE6">
          <w:rPr>
            <w:rFonts w:hint="eastAsia"/>
            <w:rPrChange w:id="2407" w:author="think" w:date="2017-02-16T23:27:00Z">
              <w:rPr>
                <w:rFonts w:ascii="微软雅黑" w:eastAsia="微软雅黑" w:hAnsi="微软雅黑" w:hint="eastAsia"/>
                <w:b w:val="0"/>
                <w:bCs w:val="0"/>
                <w:color w:val="574C4C"/>
              </w:rPr>
            </w:rPrChange>
          </w:rPr>
          <w:t>服务器</w:t>
        </w:r>
      </w:ins>
      <w:ins w:id="2408" w:author="think" w:date="2017-02-16T23:29:00Z">
        <w:r w:rsidR="000A02AB">
          <w:rPr>
            <w:rFonts w:hint="eastAsia"/>
          </w:rPr>
          <w:t>异常</w:t>
        </w:r>
      </w:ins>
      <w:ins w:id="2409" w:author="think" w:date="2017-02-16T23:27:00Z">
        <w:r w:rsidRPr="003F1EE6">
          <w:rPr>
            <w:rFonts w:hint="eastAsia"/>
            <w:rPrChange w:id="2410" w:author="think" w:date="2017-02-16T23:27:00Z">
              <w:rPr>
                <w:rFonts w:ascii="微软雅黑" w:eastAsia="微软雅黑" w:hAnsi="微软雅黑" w:hint="eastAsia"/>
                <w:b w:val="0"/>
                <w:bCs w:val="0"/>
                <w:color w:val="574C4C"/>
              </w:rPr>
            </w:rPrChange>
          </w:rPr>
          <w:t>错误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411" w:author="think" w:date="2017-02-16T23:29:00Z">
          <w:tblPr>
            <w:tblW w:w="11753" w:type="dxa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884"/>
        <w:gridCol w:w="2689"/>
        <w:gridCol w:w="3717"/>
        <w:tblGridChange w:id="2412">
          <w:tblGrid>
            <w:gridCol w:w="2671"/>
            <w:gridCol w:w="3811"/>
            <w:gridCol w:w="5271"/>
          </w:tblGrid>
        </w:tblGridChange>
      </w:tblGrid>
      <w:tr w:rsidR="003F1EE6" w14:paraId="1D39FC8C" w14:textId="77777777" w:rsidTr="0062450D">
        <w:trPr>
          <w:trHeight w:val="525"/>
          <w:tblHeader/>
          <w:ins w:id="2413" w:author="think" w:date="2017-02-16T23:27:00Z"/>
          <w:trPrChange w:id="2414" w:author="think" w:date="2017-02-16T23:29:00Z">
            <w:trPr>
              <w:trHeight w:val="525"/>
              <w:tblHeader/>
            </w:trPr>
          </w:trPrChange>
        </w:trPr>
        <w:tc>
          <w:tcPr>
            <w:tcW w:w="113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15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59BB0E2" w14:textId="77777777" w:rsidR="003F1EE6" w:rsidRDefault="003F1EE6">
            <w:pPr>
              <w:jc w:val="center"/>
              <w:rPr>
                <w:ins w:id="2416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417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CODE</w:t>
              </w:r>
            </w:ins>
          </w:p>
        </w:tc>
        <w:tc>
          <w:tcPr>
            <w:tcW w:w="162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18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0DD99EF" w14:textId="77777777" w:rsidR="003F1EE6" w:rsidRDefault="003F1EE6">
            <w:pPr>
              <w:jc w:val="center"/>
              <w:rPr>
                <w:ins w:id="2419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420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24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21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0671268" w14:textId="77777777" w:rsidR="003F1EE6" w:rsidRDefault="003F1EE6">
            <w:pPr>
              <w:jc w:val="center"/>
              <w:rPr>
                <w:ins w:id="2422" w:author="think" w:date="2017-02-16T23:27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423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3F1EE6" w14:paraId="3694D0EC" w14:textId="77777777" w:rsidTr="0062450D">
        <w:trPr>
          <w:trHeight w:val="525"/>
          <w:ins w:id="2424" w:author="think" w:date="2017-02-16T23:27:00Z"/>
          <w:trPrChange w:id="2425" w:author="think" w:date="2017-02-16T23:29:00Z">
            <w:trPr>
              <w:trHeight w:val="525"/>
            </w:trPr>
          </w:trPrChange>
        </w:trPr>
        <w:tc>
          <w:tcPr>
            <w:tcW w:w="113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26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49A40DA" w14:textId="77777777" w:rsidR="003F1EE6" w:rsidRDefault="003F1EE6">
            <w:pPr>
              <w:jc w:val="left"/>
              <w:rPr>
                <w:ins w:id="2427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428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500</w:t>
              </w:r>
            </w:ins>
          </w:p>
        </w:tc>
        <w:tc>
          <w:tcPr>
            <w:tcW w:w="162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29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CB6DBAA" w14:textId="77777777" w:rsidR="003F1EE6" w:rsidRDefault="003F1EE6">
            <w:pPr>
              <w:rPr>
                <w:ins w:id="2430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431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224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32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E15D4E2" w14:textId="77777777" w:rsidR="003F1EE6" w:rsidRDefault="003F1EE6">
            <w:pPr>
              <w:rPr>
                <w:ins w:id="2433" w:author="think" w:date="2017-02-16T23:27:00Z"/>
                <w:rFonts w:ascii="微软雅黑" w:eastAsia="微软雅黑" w:hAnsi="微软雅黑"/>
                <w:sz w:val="21"/>
                <w:szCs w:val="21"/>
              </w:rPr>
            </w:pPr>
            <w:ins w:id="2434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服务器未知错误</w:t>
              </w:r>
            </w:ins>
          </w:p>
        </w:tc>
      </w:tr>
    </w:tbl>
    <w:p w14:paraId="54155786" w14:textId="77777777" w:rsidR="003F1EE6" w:rsidRPr="00A10463" w:rsidRDefault="003F1EE6">
      <w:pPr>
        <w:rPr>
          <w:ins w:id="2435" w:author="think" w:date="2017-02-16T23:26:00Z"/>
        </w:rPr>
        <w:pPrChange w:id="2436" w:author="think" w:date="2017-02-16T23:27:00Z">
          <w:pPr>
            <w:pStyle w:val="3"/>
          </w:pPr>
        </w:pPrChange>
      </w:pPr>
    </w:p>
    <w:p w14:paraId="1986D818" w14:textId="02AA8604" w:rsidR="003405CF" w:rsidRDefault="003405CF" w:rsidP="003405CF">
      <w:pPr>
        <w:pStyle w:val="3"/>
        <w:rPr>
          <w:ins w:id="2437" w:author="think" w:date="2017-02-16T23:54:00Z"/>
        </w:rPr>
      </w:pPr>
      <w:bookmarkStart w:id="2438" w:name="_Toc475307029"/>
      <w:ins w:id="2439" w:author="think" w:date="2017-02-15T21:32:00Z">
        <w:r>
          <w:rPr>
            <w:rFonts w:hint="eastAsia"/>
          </w:rPr>
          <w:t>商户信息</w:t>
        </w:r>
      </w:ins>
      <w:bookmarkEnd w:id="2438"/>
    </w:p>
    <w:p w14:paraId="5D18E56A" w14:textId="624CBA63" w:rsidR="00DB2A07" w:rsidRDefault="004D1661">
      <w:pPr>
        <w:pStyle w:val="a7"/>
        <w:numPr>
          <w:ilvl w:val="0"/>
          <w:numId w:val="10"/>
        </w:numPr>
        <w:ind w:firstLineChars="0"/>
        <w:rPr>
          <w:ins w:id="2440" w:author="think" w:date="2017-02-16T23:54:00Z"/>
        </w:rPr>
        <w:pPrChange w:id="2441" w:author="think" w:date="2017-02-16T23:54:00Z">
          <w:pPr>
            <w:pStyle w:val="3"/>
          </w:pPr>
        </w:pPrChange>
      </w:pPr>
      <w:ins w:id="2442" w:author="think" w:date="2017-02-16T23:55:00Z">
        <w:r>
          <w:rPr>
            <w:rFonts w:hint="eastAsia"/>
          </w:rPr>
          <w:t>特殊</w:t>
        </w:r>
      </w:ins>
      <w:ins w:id="2443" w:author="think" w:date="2017-02-16T23:54:00Z">
        <w:r w:rsidR="00DB2A07">
          <w:rPr>
            <w:rFonts w:hint="eastAsia"/>
          </w:rPr>
          <w:t>资源路径：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444" w:author="think" w:date="2017-02-17T00:14:00Z">
          <w:tblPr>
            <w:tblW w:w="5000" w:type="pct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969"/>
        <w:gridCol w:w="1277"/>
        <w:gridCol w:w="4044"/>
        <w:tblGridChange w:id="2445">
          <w:tblGrid>
            <w:gridCol w:w="2969"/>
            <w:gridCol w:w="1277"/>
            <w:gridCol w:w="345"/>
            <w:gridCol w:w="1012"/>
            <w:gridCol w:w="2687"/>
          </w:tblGrid>
        </w:tblGridChange>
      </w:tblGrid>
      <w:tr w:rsidR="00DB2A07" w14:paraId="5F132E6E" w14:textId="77777777" w:rsidTr="00CF11E6">
        <w:trPr>
          <w:trHeight w:val="525"/>
          <w:tblHeader/>
          <w:ins w:id="2446" w:author="think" w:date="2017-02-16T23:54:00Z"/>
          <w:trPrChange w:id="2447" w:author="think" w:date="2017-02-17T00:14:00Z">
            <w:trPr>
              <w:trHeight w:val="525"/>
              <w:tblHeader/>
            </w:trPr>
          </w:trPrChange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48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F25EA6D" w14:textId="77777777" w:rsidR="00DB2A07" w:rsidRDefault="00DB2A07" w:rsidP="00D55C88">
            <w:pPr>
              <w:jc w:val="center"/>
              <w:rPr>
                <w:ins w:id="2449" w:author="think" w:date="2017-02-16T23:5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450" w:author="think" w:date="2017-02-16T23:5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51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C9F260D" w14:textId="77777777" w:rsidR="00DB2A07" w:rsidRDefault="00DB2A07" w:rsidP="00D55C88">
            <w:pPr>
              <w:jc w:val="center"/>
              <w:rPr>
                <w:ins w:id="2452" w:author="think" w:date="2017-02-16T23:5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453" w:author="think" w:date="2017-02-16T23:5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54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0837B04" w14:textId="77777777" w:rsidR="00DB2A07" w:rsidRDefault="00DB2A07" w:rsidP="00D55C88">
            <w:pPr>
              <w:jc w:val="center"/>
              <w:rPr>
                <w:ins w:id="2455" w:author="think" w:date="2017-02-16T23:54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456" w:author="think" w:date="2017-02-16T23:5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290112" w14:paraId="4D5A95CA" w14:textId="77777777" w:rsidTr="00126C3D">
        <w:trPr>
          <w:trHeight w:val="525"/>
          <w:ins w:id="2457" w:author="think" w:date="2017-02-19T19:58:00Z"/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41F70606" w14:textId="12D68232" w:rsidR="00290112" w:rsidRPr="00D6412E" w:rsidRDefault="00290112" w:rsidP="00126C3D">
            <w:pPr>
              <w:rPr>
                <w:ins w:id="2458" w:author="think" w:date="2017-02-19T19:58:00Z"/>
                <w:rFonts w:ascii="微软雅黑" w:eastAsia="微软雅黑" w:hAnsi="微软雅黑"/>
                <w:sz w:val="20"/>
                <w:szCs w:val="21"/>
              </w:rPr>
            </w:pPr>
            <w:ins w:id="2459" w:author="think" w:date="2017-02-19T19:58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merchants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?</w:t>
              </w:r>
            </w:ins>
            <w:ins w:id="2460" w:author="think" w:date="2017-02-19T19:59:00Z">
              <w:r w:rsidR="00C6452C">
                <w:rPr>
                  <w:rFonts w:ascii="微软雅黑" w:eastAsia="微软雅黑" w:hAnsi="微软雅黑"/>
                  <w:sz w:val="20"/>
                  <w:szCs w:val="21"/>
                </w:rPr>
                <w:t>merchant_code</w:t>
              </w:r>
            </w:ins>
            <w:ins w:id="2461" w:author="think" w:date="2017-02-19T19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=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value1</w:t>
              </w:r>
            </w:ins>
            <w:ins w:id="2462" w:author="think" w:date="2017-02-19T20:00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 xml:space="preserve"> </w:t>
              </w:r>
            </w:ins>
            <w:ins w:id="2463" w:author="think" w:date="2017-02-19T19:59:00Z">
              <w:r w:rsidR="00C6452C">
                <w:rPr>
                  <w:rFonts w:ascii="微软雅黑" w:eastAsia="微软雅黑" w:hAnsi="微软雅黑"/>
                  <w:sz w:val="20"/>
                  <w:szCs w:val="21"/>
                </w:rPr>
                <w:t>&amp;merchant_type=value</w:t>
              </w:r>
            </w:ins>
            <w:ins w:id="2464" w:author="think" w:date="2017-02-19T20:03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2</w:t>
              </w:r>
            </w:ins>
            <w:ins w:id="2465" w:author="think" w:date="2017-02-19T20:00:00Z">
              <w:r w:rsidR="00C6452C">
                <w:rPr>
                  <w:rFonts w:ascii="微软雅黑" w:eastAsia="微软雅黑" w:hAnsi="微软雅黑"/>
                  <w:sz w:val="20"/>
                  <w:szCs w:val="21"/>
                </w:rPr>
                <w:t>&amp;</w:t>
              </w:r>
            </w:ins>
            <w:ins w:id="2466" w:author="think" w:date="2017-02-19T20:01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 xml:space="preserve"> </w:t>
              </w:r>
            </w:ins>
            <w:ins w:id="2467" w:author="think" w:date="2017-02-19T20:00:00Z">
              <w:r w:rsidR="00C6452C">
                <w:rPr>
                  <w:rFonts w:ascii="微软雅黑" w:eastAsia="微软雅黑" w:hAnsi="微软雅黑"/>
                  <w:sz w:val="20"/>
                  <w:szCs w:val="21"/>
                </w:rPr>
                <w:t>boss_certificate_number=value</w:t>
              </w:r>
            </w:ins>
            <w:ins w:id="2468" w:author="think" w:date="2017-02-19T20:03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3</w:t>
              </w:r>
            </w:ins>
            <w:ins w:id="2469" w:author="think" w:date="2017-02-19T20:50:00Z">
              <w:r w:rsidR="009D4F26">
                <w:rPr>
                  <w:rFonts w:ascii="微软雅黑" w:eastAsia="微软雅黑" w:hAnsi="微软雅黑"/>
                  <w:sz w:val="20"/>
                  <w:szCs w:val="21"/>
                </w:rPr>
                <w:t xml:space="preserve"> </w:t>
              </w:r>
            </w:ins>
            <w:ins w:id="2470" w:author="think" w:date="2017-02-19T20:01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&amp;settlement_account=value</w:t>
              </w:r>
            </w:ins>
            <w:ins w:id="2471" w:author="think" w:date="2017-02-19T20:03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5</w:t>
              </w:r>
            </w:ins>
            <w:ins w:id="2472" w:author="think" w:date="2017-02-19T20:01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&amp;cashiers_mobile=value</w:t>
              </w:r>
            </w:ins>
            <w:ins w:id="2473" w:author="think" w:date="2017-02-19T20:03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6</w:t>
              </w:r>
            </w:ins>
            <w:ins w:id="2474" w:author="think" w:date="2017-02-19T20:01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&amp;</w:t>
              </w:r>
            </w:ins>
            <w:ins w:id="2475" w:author="think" w:date="2017-02-19T20:02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saler_code=value</w:t>
              </w:r>
            </w:ins>
            <w:ins w:id="2476" w:author="think" w:date="2017-02-19T20:03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7</w:t>
              </w:r>
            </w:ins>
            <w:ins w:id="2477" w:author="think" w:date="2017-02-19T20:02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&amp;open_id=value</w:t>
              </w:r>
            </w:ins>
            <w:ins w:id="2478" w:author="think" w:date="2017-02-19T20:03:00Z">
              <w:r w:rsidR="00C22116">
                <w:rPr>
                  <w:rFonts w:ascii="微软雅黑" w:eastAsia="微软雅黑" w:hAnsi="微软雅黑"/>
                  <w:sz w:val="20"/>
                  <w:szCs w:val="21"/>
                </w:rPr>
                <w:t>8</w:t>
              </w:r>
            </w:ins>
            <w:ins w:id="2479" w:author="think" w:date="2017-02-19T20:53:00Z">
              <w:r w:rsidR="009D4F26">
                <w:rPr>
                  <w:rFonts w:ascii="微软雅黑" w:eastAsia="微软雅黑" w:hAnsi="微软雅黑"/>
                  <w:sz w:val="20"/>
                  <w:szCs w:val="21"/>
                </w:rPr>
                <w:t>&amp;limit=value9&amp;offset=10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CAEDAD6" w14:textId="77777777" w:rsidR="00290112" w:rsidRPr="00D6412E" w:rsidRDefault="00290112" w:rsidP="00126C3D">
            <w:pPr>
              <w:rPr>
                <w:ins w:id="2480" w:author="think" w:date="2017-02-19T19:58:00Z"/>
                <w:rFonts w:ascii="微软雅黑" w:eastAsia="微软雅黑" w:hAnsi="微软雅黑"/>
                <w:sz w:val="20"/>
                <w:szCs w:val="21"/>
              </w:rPr>
            </w:pPr>
            <w:ins w:id="2481" w:author="think" w:date="2017-02-19T19:58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GET</w:t>
              </w:r>
            </w:ins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B0E2899" w14:textId="775BE139" w:rsidR="00290112" w:rsidRDefault="00290112" w:rsidP="00126C3D">
            <w:pPr>
              <w:rPr>
                <w:ins w:id="2482" w:author="think" w:date="2017-02-19T19:58:00Z"/>
                <w:rFonts w:ascii="微软雅黑" w:eastAsia="微软雅黑" w:hAnsi="微软雅黑"/>
                <w:sz w:val="21"/>
                <w:szCs w:val="21"/>
              </w:rPr>
            </w:pPr>
            <w:ins w:id="2483" w:author="think" w:date="2017-02-19T19:58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根据属性筛选实体资源，</w:t>
              </w:r>
            </w:ins>
            <w:ins w:id="2484" w:author="think" w:date="2017-02-19T20:03:00Z">
              <w:r w:rsidR="00EF748B">
                <w:rPr>
                  <w:rFonts w:ascii="微软雅黑" w:eastAsia="微软雅黑" w:hAnsi="微软雅黑" w:hint="eastAsia"/>
                  <w:sz w:val="21"/>
                  <w:szCs w:val="21"/>
                </w:rPr>
                <w:t>且各个参数</w:t>
              </w:r>
            </w:ins>
            <w:ins w:id="2485" w:author="think" w:date="2017-02-19T23:40:00Z">
              <w:r w:rsidR="009E3ED9">
                <w:rPr>
                  <w:rFonts w:ascii="微软雅黑" w:eastAsia="微软雅黑" w:hAnsi="微软雅黑" w:hint="eastAsia"/>
                  <w:sz w:val="21"/>
                  <w:szCs w:val="21"/>
                </w:rPr>
                <w:t>都</w:t>
              </w:r>
            </w:ins>
            <w:ins w:id="2486" w:author="think" w:date="2017-02-19T20:03:00Z">
              <w:r w:rsidR="00EF748B">
                <w:rPr>
                  <w:rFonts w:ascii="微软雅黑" w:eastAsia="微软雅黑" w:hAnsi="微软雅黑" w:hint="eastAsia"/>
                  <w:sz w:val="21"/>
                  <w:szCs w:val="21"/>
                </w:rPr>
                <w:t>不能为空，</w:t>
              </w:r>
            </w:ins>
            <w:ins w:id="2487" w:author="think" w:date="2017-02-19T19:58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如</w:t>
              </w:r>
            </w:ins>
          </w:p>
          <w:p w14:paraId="09383BCB" w14:textId="6D29F313" w:rsidR="00290112" w:rsidRDefault="00290112" w:rsidP="00126C3D">
            <w:pPr>
              <w:rPr>
                <w:ins w:id="2488" w:author="think" w:date="2017-02-19T19:58:00Z"/>
                <w:rFonts w:ascii="微软雅黑" w:eastAsia="微软雅黑" w:hAnsi="微软雅黑"/>
                <w:sz w:val="21"/>
                <w:szCs w:val="21"/>
              </w:rPr>
            </w:pPr>
            <w:ins w:id="2489" w:author="think" w:date="2017-02-19T19:58:00Z">
              <w:r w:rsidRPr="00290112">
                <w:rPr>
                  <w:rFonts w:ascii="微软雅黑" w:eastAsia="微软雅黑" w:hAnsi="微软雅黑" w:hint="eastAsia"/>
                  <w:sz w:val="21"/>
                  <w:szCs w:val="21"/>
                </w:rPr>
                <w:t>PATH/resources</w:t>
              </w:r>
            </w:ins>
            <w:bookmarkStart w:id="2490" w:name="_GoBack"/>
            <w:bookmarkEnd w:id="2490"/>
            <w:ins w:id="2491" w:author="think" w:date="2017-02-19T23:40:00Z">
              <w:r w:rsidR="009E3ED9" w:rsidRPr="009E3ED9">
                <w:rPr>
                  <w:rFonts w:ascii="微软雅黑" w:eastAsia="微软雅黑" w:hAnsi="微软雅黑"/>
                  <w:sz w:val="21"/>
                  <w:szCs w:val="21"/>
                </w:rPr>
                <w:t>?merchant_code=&amp;merchant_type=&amp;boss_certificate_number=&amp;settlement_account=&amp;cashiers_mobile=&amp;saler_code=&amp;open_id=&amp;limit=&amp;offset</w:t>
              </w:r>
            </w:ins>
          </w:p>
        </w:tc>
      </w:tr>
      <w:tr w:rsidR="00DB2A07" w14:paraId="083B690D" w14:textId="77777777" w:rsidTr="00CF11E6">
        <w:trPr>
          <w:trHeight w:val="525"/>
          <w:ins w:id="2492" w:author="think" w:date="2017-02-16T23:54:00Z"/>
          <w:trPrChange w:id="2493" w:author="think" w:date="2017-02-17T00:14:00Z">
            <w:trPr>
              <w:trHeight w:val="525"/>
            </w:trPr>
          </w:trPrChange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494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DE913F7" w14:textId="6C225D5F" w:rsidR="00DB2A07" w:rsidRPr="00D6412E" w:rsidRDefault="00DB2A07" w:rsidP="00D55C88">
            <w:pPr>
              <w:rPr>
                <w:ins w:id="2495" w:author="think" w:date="2017-02-16T23:54:00Z"/>
                <w:rFonts w:ascii="微软雅黑" w:eastAsia="微软雅黑" w:hAnsi="微软雅黑"/>
                <w:sz w:val="20"/>
                <w:szCs w:val="21"/>
              </w:rPr>
            </w:pPr>
            <w:ins w:id="2496" w:author="think" w:date="2017-02-16T23:54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2497" w:author="think" w:date="2017-02-16T23:57:00Z">
              <w:r w:rsidR="009604B8">
                <w:rPr>
                  <w:rFonts w:ascii="微软雅黑" w:eastAsia="微软雅黑" w:hAnsi="微软雅黑" w:hint="eastAsia"/>
                  <w:sz w:val="20"/>
                  <w:szCs w:val="21"/>
                </w:rPr>
                <w:t>merchant</w:t>
              </w:r>
            </w:ins>
            <w:ins w:id="2498" w:author="think" w:date="2017-02-16T23:54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</w:ins>
            <w:ins w:id="2499" w:author="think" w:date="2017-02-16T23:55:00Z">
              <w:r w:rsidR="00806FDA">
                <w:rPr>
                  <w:rFonts w:ascii="微软雅黑" w:eastAsia="微软雅黑" w:hAnsi="微软雅黑" w:hint="eastAsia"/>
                  <w:sz w:val="20"/>
                  <w:szCs w:val="21"/>
                </w:rPr>
                <w:t>/id/</w:t>
              </w:r>
            </w:ins>
            <w:ins w:id="2500" w:author="think" w:date="2017-02-16T23:56:00Z">
              <w:r w:rsidR="009604B8">
                <w:rPr>
                  <w:rFonts w:ascii="微软雅黑" w:eastAsia="微软雅黑" w:hAnsi="微软雅黑" w:hint="eastAsia"/>
                  <w:sz w:val="20"/>
                  <w:szCs w:val="21"/>
                </w:rPr>
                <w:t>route</w:t>
              </w:r>
            </w:ins>
            <w:ins w:id="2501" w:author="think" w:date="2017-02-16T23:57:00Z">
              <w:r w:rsidR="009604B8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</w:ins>
            <w:ins w:id="2502" w:author="think" w:date="2017-02-18T22:45:00Z">
              <w:r w:rsidR="0029652F">
                <w:rPr>
                  <w:rFonts w:ascii="微软雅黑" w:eastAsia="微软雅黑" w:hAnsi="微软雅黑"/>
                  <w:sz w:val="20"/>
                  <w:szCs w:val="21"/>
                </w:rPr>
                <w:t>?limit=10&amp;</w:t>
              </w:r>
            </w:ins>
            <w:ins w:id="2503" w:author="think" w:date="2017-02-18T22:46:00Z">
              <w:r w:rsidR="007A458C"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04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1AFDB0C" w14:textId="77777777" w:rsidR="00DB2A07" w:rsidRPr="00D6412E" w:rsidRDefault="00DB2A07" w:rsidP="00D55C88">
            <w:pPr>
              <w:rPr>
                <w:ins w:id="2505" w:author="think" w:date="2017-02-16T23:54:00Z"/>
                <w:rFonts w:ascii="微软雅黑" w:eastAsia="微软雅黑" w:hAnsi="微软雅黑"/>
                <w:sz w:val="20"/>
                <w:szCs w:val="21"/>
              </w:rPr>
            </w:pPr>
            <w:ins w:id="2506" w:author="think" w:date="2017-02-16T23:54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07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2733FFE" w14:textId="2E686B89" w:rsidR="00DB2A07" w:rsidRDefault="00CD3F43" w:rsidP="00D55C88">
            <w:pPr>
              <w:rPr>
                <w:ins w:id="2508" w:author="think" w:date="2017-02-16T23:54:00Z"/>
                <w:rFonts w:ascii="微软雅黑" w:eastAsia="微软雅黑" w:hAnsi="微软雅黑"/>
                <w:sz w:val="21"/>
                <w:szCs w:val="21"/>
              </w:rPr>
            </w:pPr>
            <w:ins w:id="2509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某一商户的所有路由记录</w:t>
              </w:r>
            </w:ins>
            <w:ins w:id="2510" w:author="think" w:date="2017-02-16T23:54:00Z">
              <w:r w:rsidR="00DB2A07">
                <w:rPr>
                  <w:rFonts w:ascii="微软雅黑" w:eastAsia="微软雅黑" w:hAnsi="微软雅黑" w:hint="eastAsia"/>
                  <w:sz w:val="21"/>
                  <w:szCs w:val="21"/>
                </w:rPr>
                <w:t>，如</w:t>
              </w:r>
            </w:ins>
          </w:p>
          <w:p w14:paraId="1A6AA4A7" w14:textId="375E380E" w:rsidR="00DB2A07" w:rsidRDefault="00DB2A07" w:rsidP="00D55C88">
            <w:pPr>
              <w:rPr>
                <w:ins w:id="2511" w:author="think" w:date="2017-02-16T23:54:00Z"/>
                <w:rFonts w:ascii="微软雅黑" w:eastAsia="微软雅黑" w:hAnsi="微软雅黑"/>
                <w:sz w:val="21"/>
                <w:szCs w:val="21"/>
              </w:rPr>
            </w:pPr>
            <w:ins w:id="2512" w:author="think" w:date="2017-02-16T23:54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</w:t>
              </w:r>
            </w:ins>
            <w:ins w:id="2513" w:author="think" w:date="2017-02-16T23:57:00Z">
              <w:r w:rsidR="00CD3F43">
                <w:rPr>
                  <w:rFonts w:ascii="微软雅黑" w:eastAsia="微软雅黑" w:hAnsi="微软雅黑" w:hint="eastAsia"/>
                  <w:sz w:val="21"/>
                  <w:szCs w:val="21"/>
                </w:rPr>
                <w:t>/1/routes</w:t>
              </w:r>
            </w:ins>
          </w:p>
        </w:tc>
      </w:tr>
      <w:tr w:rsidR="007877CA" w14:paraId="677A6457" w14:textId="77777777" w:rsidTr="00CF11E6">
        <w:trPr>
          <w:trHeight w:val="525"/>
          <w:ins w:id="2514" w:author="think" w:date="2017-02-16T23:57:00Z"/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B56220B" w14:textId="633B99A4" w:rsidR="005D30E7" w:rsidRPr="00D6412E" w:rsidRDefault="005D30E7" w:rsidP="00D55C88">
            <w:pPr>
              <w:rPr>
                <w:ins w:id="2515" w:author="think" w:date="2017-02-16T23:57:00Z"/>
                <w:rFonts w:ascii="微软雅黑" w:eastAsia="微软雅黑" w:hAnsi="微软雅黑"/>
                <w:sz w:val="20"/>
                <w:szCs w:val="21"/>
              </w:rPr>
            </w:pPr>
            <w:ins w:id="2516" w:author="think" w:date="2017-02-16T23:5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merchant</w:t>
              </w:r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</w:t>
              </w:r>
            </w:ins>
            <w:ins w:id="2517" w:author="think" w:date="2017-02-16T23:58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1</w:t>
              </w:r>
            </w:ins>
            <w:ins w:id="2518" w:author="think" w:date="2017-02-16T23:57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/routes/id</w:t>
              </w:r>
            </w:ins>
            <w:ins w:id="2519" w:author="think" w:date="2017-02-16T23:58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2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B880798" w14:textId="77777777" w:rsidR="00D43C90" w:rsidRDefault="00D43C90" w:rsidP="00D43C90">
            <w:pPr>
              <w:rPr>
                <w:ins w:id="2520" w:author="think" w:date="2017-02-16T23:58:00Z"/>
                <w:rFonts w:ascii="微软雅黑" w:eastAsia="微软雅黑" w:hAnsi="微软雅黑"/>
                <w:sz w:val="20"/>
                <w:szCs w:val="21"/>
              </w:rPr>
            </w:pPr>
            <w:ins w:id="2521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  <w:p w14:paraId="0C9837C0" w14:textId="77777777" w:rsidR="00D43C90" w:rsidRDefault="00D43C90" w:rsidP="00D43C90">
            <w:pPr>
              <w:rPr>
                <w:ins w:id="2522" w:author="think" w:date="2017-02-16T23:58:00Z"/>
                <w:rFonts w:ascii="微软雅黑" w:eastAsia="微软雅黑" w:hAnsi="微软雅黑"/>
                <w:sz w:val="20"/>
                <w:szCs w:val="21"/>
              </w:rPr>
            </w:pPr>
            <w:ins w:id="2523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PUT</w:t>
              </w:r>
            </w:ins>
          </w:p>
          <w:p w14:paraId="469F78F2" w14:textId="77777777" w:rsidR="00D43C90" w:rsidRDefault="00D43C90" w:rsidP="00D43C90">
            <w:pPr>
              <w:rPr>
                <w:ins w:id="2524" w:author="think" w:date="2017-02-16T23:58:00Z"/>
                <w:rFonts w:ascii="微软雅黑" w:eastAsia="微软雅黑" w:hAnsi="微软雅黑"/>
                <w:sz w:val="20"/>
                <w:szCs w:val="21"/>
              </w:rPr>
            </w:pPr>
            <w:ins w:id="2525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PATCH</w:t>
              </w:r>
            </w:ins>
          </w:p>
          <w:p w14:paraId="3265049F" w14:textId="6EEFBE98" w:rsidR="005D30E7" w:rsidRPr="00D6412E" w:rsidRDefault="00D43C90" w:rsidP="00D43C90">
            <w:pPr>
              <w:rPr>
                <w:ins w:id="2526" w:author="think" w:date="2017-02-16T23:57:00Z"/>
                <w:rFonts w:ascii="微软雅黑" w:eastAsia="微软雅黑" w:hAnsi="微软雅黑"/>
                <w:sz w:val="20"/>
                <w:szCs w:val="21"/>
              </w:rPr>
            </w:pPr>
            <w:ins w:id="2527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DELETE</w:t>
              </w:r>
            </w:ins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86F0EB7" w14:textId="2F65F44F" w:rsidR="005D30E7" w:rsidRDefault="005D30E7" w:rsidP="00D55C88">
            <w:pPr>
              <w:rPr>
                <w:ins w:id="2528" w:author="think" w:date="2017-02-16T23:57:00Z"/>
                <w:rFonts w:ascii="微软雅黑" w:eastAsia="微软雅黑" w:hAnsi="微软雅黑"/>
                <w:sz w:val="21"/>
                <w:szCs w:val="21"/>
              </w:rPr>
            </w:pPr>
            <w:ins w:id="2529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某一商户的</w:t>
              </w:r>
            </w:ins>
            <w:ins w:id="2530" w:author="think" w:date="2017-02-16T23:58:00Z">
              <w:r w:rsidR="003722AA">
                <w:rPr>
                  <w:rFonts w:ascii="微软雅黑" w:eastAsia="微软雅黑" w:hAnsi="微软雅黑" w:hint="eastAsia"/>
                  <w:sz w:val="21"/>
                  <w:szCs w:val="21"/>
                </w:rPr>
                <w:t>某条</w:t>
              </w:r>
            </w:ins>
            <w:ins w:id="2531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路由记录，如</w:t>
              </w:r>
            </w:ins>
          </w:p>
          <w:p w14:paraId="07948336" w14:textId="2181B0D0" w:rsidR="005D30E7" w:rsidRDefault="005D30E7" w:rsidP="00D55C88">
            <w:pPr>
              <w:rPr>
                <w:ins w:id="2532" w:author="think" w:date="2017-02-16T23:57:00Z"/>
                <w:rFonts w:ascii="微软雅黑" w:eastAsia="微软雅黑" w:hAnsi="微软雅黑"/>
                <w:sz w:val="21"/>
                <w:szCs w:val="21"/>
              </w:rPr>
            </w:pPr>
            <w:ins w:id="2533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PATH/merchants/1/routes</w:t>
              </w:r>
            </w:ins>
            <w:ins w:id="2534" w:author="think" w:date="2017-02-16T23:58:00Z">
              <w:r w:rsidR="003722AA">
                <w:rPr>
                  <w:rFonts w:ascii="微软雅黑" w:eastAsia="微软雅黑" w:hAnsi="微软雅黑" w:hint="eastAsia"/>
                  <w:sz w:val="21"/>
                  <w:szCs w:val="21"/>
                </w:rPr>
                <w:t>/1</w:t>
              </w:r>
            </w:ins>
          </w:p>
        </w:tc>
      </w:tr>
    </w:tbl>
    <w:p w14:paraId="7F99494C" w14:textId="77777777" w:rsidR="003405CF" w:rsidRDefault="003405CF" w:rsidP="003405CF">
      <w:pPr>
        <w:pStyle w:val="3"/>
        <w:rPr>
          <w:ins w:id="2535" w:author="think" w:date="2017-02-15T21:32:00Z"/>
        </w:rPr>
      </w:pPr>
      <w:bookmarkStart w:id="2536" w:name="_Toc475307030"/>
      <w:ins w:id="2537" w:author="think" w:date="2017-02-15T21:32:00Z">
        <w:r>
          <w:rPr>
            <w:rFonts w:hint="eastAsia"/>
          </w:rPr>
          <w:lastRenderedPageBreak/>
          <w:t>上游渠道基本信息</w:t>
        </w:r>
        <w:r>
          <w:rPr>
            <w:rFonts w:hint="eastAsia"/>
          </w:rPr>
          <w:t>(</w:t>
        </w:r>
        <w:r>
          <w:t>wozhi_upstream</w:t>
        </w:r>
        <w:r>
          <w:rPr>
            <w:rFonts w:hint="eastAsia"/>
          </w:rPr>
          <w:t>)</w:t>
        </w:r>
        <w:bookmarkEnd w:id="2536"/>
      </w:ins>
    </w:p>
    <w:p w14:paraId="66E4A89D" w14:textId="77777777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2538" w:author="think" w:date="2017-02-17T00:10:00Z"/>
        </w:rPr>
      </w:pPr>
      <w:ins w:id="2539" w:author="think" w:date="2017-02-17T00:10:00Z">
        <w:r>
          <w:rPr>
            <w:rFonts w:hint="eastAsia"/>
          </w:rPr>
          <w:t>特殊资源路径：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540" w:author="think" w:date="2017-02-17T00:14:00Z">
          <w:tblPr>
            <w:tblW w:w="5000" w:type="pct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686"/>
        <w:gridCol w:w="1275"/>
        <w:gridCol w:w="4329"/>
        <w:tblGridChange w:id="2541">
          <w:tblGrid>
            <w:gridCol w:w="2686"/>
            <w:gridCol w:w="1275"/>
            <w:gridCol w:w="454"/>
            <w:gridCol w:w="1074"/>
            <w:gridCol w:w="2801"/>
          </w:tblGrid>
        </w:tblGridChange>
      </w:tblGrid>
      <w:tr w:rsidR="00855F63" w14:paraId="58F49A26" w14:textId="77777777" w:rsidTr="007877CA">
        <w:trPr>
          <w:trHeight w:val="525"/>
          <w:tblHeader/>
          <w:ins w:id="2542" w:author="think" w:date="2017-02-17T00:10:00Z"/>
          <w:trPrChange w:id="2543" w:author="think" w:date="2017-02-17T00:14:00Z">
            <w:trPr>
              <w:trHeight w:val="525"/>
              <w:tblHeader/>
            </w:trPr>
          </w:trPrChange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44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6D258160" w14:textId="77777777" w:rsidR="00855F63" w:rsidRDefault="00855F63" w:rsidP="00D55C88">
            <w:pPr>
              <w:jc w:val="center"/>
              <w:rPr>
                <w:ins w:id="2545" w:author="think" w:date="2017-02-17T00:10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546" w:author="think" w:date="2017-02-17T00:10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47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2E120C2" w14:textId="77777777" w:rsidR="00855F63" w:rsidRDefault="00855F63" w:rsidP="00D55C88">
            <w:pPr>
              <w:jc w:val="center"/>
              <w:rPr>
                <w:ins w:id="2548" w:author="think" w:date="2017-02-17T00:10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549" w:author="think" w:date="2017-02-17T00:10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50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1B28713" w14:textId="77777777" w:rsidR="00855F63" w:rsidRDefault="00855F63" w:rsidP="00D55C88">
            <w:pPr>
              <w:jc w:val="center"/>
              <w:rPr>
                <w:ins w:id="2551" w:author="think" w:date="2017-02-17T00:10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552" w:author="think" w:date="2017-02-17T00:10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855F63" w14:paraId="52AD0158" w14:textId="77777777" w:rsidTr="007877CA">
        <w:trPr>
          <w:trHeight w:val="525"/>
          <w:ins w:id="2553" w:author="think" w:date="2017-02-17T00:10:00Z"/>
          <w:trPrChange w:id="2554" w:author="think" w:date="2017-02-17T00:14:00Z">
            <w:trPr>
              <w:trHeight w:val="525"/>
            </w:trPr>
          </w:trPrChange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55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ACA9120" w14:textId="08748CE3" w:rsidR="00855F63" w:rsidRPr="00D6412E" w:rsidRDefault="00855F63" w:rsidP="00D55C88">
            <w:pPr>
              <w:rPr>
                <w:ins w:id="2556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557" w:author="think" w:date="2017-02-17T00:10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2558" w:author="think" w:date="2017-02-17T00:11:00Z">
              <w:r w:rsidR="007F785C"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</w:ins>
            <w:ins w:id="2559" w:author="think" w:date="2017-02-17T00:10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/id/routes</w:t>
              </w:r>
            </w:ins>
            <w:ins w:id="2560" w:author="think" w:date="2017-02-18T22:45:00Z">
              <w:r w:rsidR="0029652F">
                <w:rPr>
                  <w:rFonts w:ascii="微软雅黑" w:eastAsia="微软雅黑" w:hAnsi="微软雅黑"/>
                  <w:sz w:val="20"/>
                  <w:szCs w:val="21"/>
                </w:rPr>
                <w:t>?limit=10&amp;</w:t>
              </w:r>
            </w:ins>
            <w:ins w:id="2561" w:author="think" w:date="2017-02-18T22:46:00Z">
              <w:r w:rsidR="007A458C"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62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82E52FE" w14:textId="77777777" w:rsidR="00855F63" w:rsidRPr="00D6412E" w:rsidRDefault="00855F63" w:rsidP="00D55C88">
            <w:pPr>
              <w:rPr>
                <w:ins w:id="2563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564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65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4328FFF" w14:textId="274AC571" w:rsidR="00855F63" w:rsidRDefault="00855F63" w:rsidP="00D55C88">
            <w:pPr>
              <w:rPr>
                <w:ins w:id="2566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2567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</w:t>
              </w:r>
            </w:ins>
            <w:ins w:id="2568" w:author="think" w:date="2017-02-17T00:11:00Z">
              <w:r w:rsidR="009E283F">
                <w:rPr>
                  <w:rFonts w:ascii="微软雅黑" w:eastAsia="微软雅黑" w:hAnsi="微软雅黑" w:hint="eastAsia"/>
                  <w:sz w:val="21"/>
                  <w:szCs w:val="21"/>
                </w:rPr>
                <w:t>上游</w:t>
              </w:r>
            </w:ins>
            <w:ins w:id="2569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的所有路由记录，如</w:t>
              </w:r>
            </w:ins>
          </w:p>
          <w:p w14:paraId="52CB0C8B" w14:textId="1682F45D" w:rsidR="00855F63" w:rsidRDefault="00855F63" w:rsidP="00D55C88">
            <w:pPr>
              <w:rPr>
                <w:ins w:id="2570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2571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</w:t>
              </w:r>
            </w:ins>
            <w:ins w:id="2572" w:author="think" w:date="2017-02-17T00:11:00Z">
              <w:r w:rsidR="006D4602">
                <w:rPr>
                  <w:rFonts w:ascii="微软雅黑" w:eastAsia="微软雅黑" w:hAnsi="微软雅黑" w:hint="eastAsia"/>
                  <w:sz w:val="21"/>
                  <w:szCs w:val="21"/>
                </w:rPr>
                <w:t>upstream</w:t>
              </w:r>
            </w:ins>
            <w:ins w:id="2573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/1/routes</w:t>
              </w:r>
            </w:ins>
          </w:p>
        </w:tc>
      </w:tr>
      <w:tr w:rsidR="00855F63" w14:paraId="03F11CC6" w14:textId="77777777" w:rsidTr="007877CA">
        <w:trPr>
          <w:trHeight w:val="525"/>
          <w:ins w:id="2574" w:author="think" w:date="2017-02-17T00:10:00Z"/>
          <w:trPrChange w:id="2575" w:author="think" w:date="2017-02-17T00:14:00Z">
            <w:trPr>
              <w:trHeight w:val="525"/>
            </w:trPr>
          </w:trPrChange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76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219666F" w14:textId="7E2EC013" w:rsidR="00855F63" w:rsidRPr="00D6412E" w:rsidRDefault="00855F63" w:rsidP="00D55C88">
            <w:pPr>
              <w:rPr>
                <w:ins w:id="2577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578" w:author="think" w:date="2017-02-17T00:10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2579" w:author="think" w:date="2017-02-17T00:12:00Z">
              <w:r w:rsidR="008834F2"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  <w:r w:rsidR="008834F2">
                <w:rPr>
                  <w:rFonts w:ascii="微软雅黑" w:eastAsia="微软雅黑" w:hAnsi="微软雅黑" w:hint="eastAsia"/>
                  <w:sz w:val="20"/>
                  <w:szCs w:val="21"/>
                </w:rPr>
                <w:t xml:space="preserve"> </w:t>
              </w:r>
            </w:ins>
            <w:ins w:id="2580" w:author="think" w:date="2017-02-17T00:10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/id1/routes/id2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81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37B8585" w14:textId="77777777" w:rsidR="00855F63" w:rsidRDefault="00855F63" w:rsidP="00D55C88">
            <w:pPr>
              <w:rPr>
                <w:ins w:id="2582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583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  <w:p w14:paraId="24BE06F3" w14:textId="77777777" w:rsidR="00855F63" w:rsidRDefault="00855F63" w:rsidP="00D55C88">
            <w:pPr>
              <w:rPr>
                <w:ins w:id="2584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585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PUT</w:t>
              </w:r>
            </w:ins>
          </w:p>
          <w:p w14:paraId="291D64A2" w14:textId="77777777" w:rsidR="00855F63" w:rsidRDefault="00855F63" w:rsidP="00D55C88">
            <w:pPr>
              <w:rPr>
                <w:ins w:id="2586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587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PATCH</w:t>
              </w:r>
            </w:ins>
          </w:p>
          <w:p w14:paraId="67AA51D9" w14:textId="77777777" w:rsidR="00855F63" w:rsidRPr="00D6412E" w:rsidRDefault="00855F63" w:rsidP="00D55C88">
            <w:pPr>
              <w:rPr>
                <w:ins w:id="2588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2589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DELETE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590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C12D81D" w14:textId="531DB625" w:rsidR="00855F63" w:rsidRDefault="008834F2" w:rsidP="00D55C88">
            <w:pPr>
              <w:rPr>
                <w:ins w:id="2591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2592" w:author="think" w:date="2017-02-17T00:12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某一上游的</w:t>
              </w:r>
            </w:ins>
            <w:ins w:id="2593" w:author="think" w:date="2017-02-17T00:10:00Z">
              <w:r w:rsidR="00855F63">
                <w:rPr>
                  <w:rFonts w:ascii="微软雅黑" w:eastAsia="微软雅黑" w:hAnsi="微软雅黑" w:hint="eastAsia"/>
                  <w:sz w:val="21"/>
                  <w:szCs w:val="21"/>
                </w:rPr>
                <w:t>某条路由记录，如</w:t>
              </w:r>
            </w:ins>
          </w:p>
          <w:p w14:paraId="49F981B0" w14:textId="134F6B8A" w:rsidR="00855F63" w:rsidRDefault="00855F63" w:rsidP="00D55C88">
            <w:pPr>
              <w:rPr>
                <w:ins w:id="2594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2595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</w:t>
              </w:r>
            </w:ins>
            <w:ins w:id="2596" w:author="think" w:date="2017-02-17T00:12:00Z">
              <w:r w:rsidR="008834F2">
                <w:rPr>
                  <w:rFonts w:ascii="微软雅黑" w:eastAsia="微软雅黑" w:hAnsi="微软雅黑" w:hint="eastAsia"/>
                  <w:sz w:val="21"/>
                  <w:szCs w:val="21"/>
                </w:rPr>
                <w:t>upstream</w:t>
              </w:r>
            </w:ins>
            <w:ins w:id="2597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/1/routes/1</w:t>
              </w:r>
            </w:ins>
          </w:p>
        </w:tc>
      </w:tr>
      <w:tr w:rsidR="003C3C16" w14:paraId="6578C3A0" w14:textId="77777777" w:rsidTr="003C3C16">
        <w:trPr>
          <w:trHeight w:val="525"/>
          <w:ins w:id="2598" w:author="think" w:date="2017-02-18T23:11:00Z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C21C06E" w14:textId="4FA80011" w:rsidR="003C3C16" w:rsidRPr="00D6412E" w:rsidRDefault="003C3C16" w:rsidP="005D4C1D">
            <w:pPr>
              <w:rPr>
                <w:ins w:id="2599" w:author="think" w:date="2017-02-18T23:11:00Z"/>
                <w:rFonts w:ascii="微软雅黑" w:eastAsia="微软雅黑" w:hAnsi="微软雅黑"/>
                <w:sz w:val="20"/>
                <w:szCs w:val="21"/>
              </w:rPr>
            </w:pPr>
            <w:ins w:id="2600" w:author="think" w:date="2017-02-18T23:11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2601" w:author="think" w:date="2017-02-18T23:12:00Z">
              <w:r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</w:ins>
            <w:ins w:id="2602" w:author="think" w:date="2017-02-18T23:11:00Z">
              <w:r>
                <w:rPr>
                  <w:rFonts w:ascii="微软雅黑" w:eastAsia="微软雅黑" w:hAnsi="微软雅黑"/>
                  <w:sz w:val="20"/>
                  <w:szCs w:val="21"/>
                </w:rPr>
                <w:t>/search?q=filter&amp;</w:t>
              </w:r>
            </w:ins>
            <w:ins w:id="2603" w:author="think" w:date="2017-02-18T23:12:00Z">
              <w:r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</w:ins>
            <w:ins w:id="2604" w:author="think" w:date="2017-02-18T23:11:00Z">
              <w:r>
                <w:rPr>
                  <w:rFonts w:ascii="微软雅黑" w:eastAsia="微软雅黑" w:hAnsi="微软雅黑"/>
                  <w:sz w:val="20"/>
                  <w:szCs w:val="21"/>
                </w:rPr>
                <w:t>_name=value1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&amp;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 xml:space="preserve"> limit=10&amp;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5E01102" w14:textId="77777777" w:rsidR="003C3C16" w:rsidRPr="00D6412E" w:rsidRDefault="003C3C16" w:rsidP="005D4C1D">
            <w:pPr>
              <w:rPr>
                <w:ins w:id="2605" w:author="think" w:date="2017-02-18T23:11:00Z"/>
                <w:rFonts w:ascii="微软雅黑" w:eastAsia="微软雅黑" w:hAnsi="微软雅黑"/>
                <w:sz w:val="20"/>
                <w:szCs w:val="21"/>
              </w:rPr>
            </w:pPr>
            <w:ins w:id="2606" w:author="think" w:date="2017-02-18T23:11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FF9336C" w14:textId="77777777" w:rsidR="003C3C16" w:rsidRDefault="003C3C16" w:rsidP="005D4C1D">
            <w:pPr>
              <w:rPr>
                <w:ins w:id="2607" w:author="think" w:date="2017-02-18T23:11:00Z"/>
                <w:rFonts w:ascii="微软雅黑" w:eastAsia="微软雅黑" w:hAnsi="微软雅黑"/>
                <w:sz w:val="21"/>
                <w:szCs w:val="21"/>
              </w:rPr>
            </w:pPr>
            <w:ins w:id="2608" w:author="think" w:date="2017-02-18T23:11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模糊查询商户，如</w:t>
              </w:r>
            </w:ins>
          </w:p>
          <w:p w14:paraId="36368AD4" w14:textId="59B14CD1" w:rsidR="003C3C16" w:rsidRDefault="003C3C16" w:rsidP="005D4C1D">
            <w:pPr>
              <w:rPr>
                <w:ins w:id="2609" w:author="think" w:date="2017-02-18T23:11:00Z"/>
                <w:rFonts w:ascii="微软雅黑" w:eastAsia="微软雅黑" w:hAnsi="微软雅黑"/>
                <w:sz w:val="21"/>
                <w:szCs w:val="21"/>
              </w:rPr>
            </w:pPr>
            <w:ins w:id="2610" w:author="think" w:date="2017-02-18T23:11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</w:t>
              </w:r>
            </w:ins>
            <w:ins w:id="2611" w:author="think" w:date="2017-02-18T23:12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/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upstream/search?q=filter&amp;upstream_name=</w:t>
              </w:r>
            </w:ins>
            <w:ins w:id="2612" w:author="think" w:date="2017-02-18T23:11:00Z">
              <w:r w:rsidRPr="003C3C16">
                <w:rPr>
                  <w:rFonts w:ascii="微软雅黑" w:eastAsia="微软雅黑" w:hAnsi="微软雅黑"/>
                  <w:sz w:val="21"/>
                  <w:szCs w:val="21"/>
                </w:rPr>
                <w:t>%25e5%25bc%25a0%25e4%25b8%2589</w:t>
              </w:r>
              <w:r w:rsidRPr="003C3C16">
                <w:rPr>
                  <w:rFonts w:ascii="微软雅黑" w:eastAsia="微软雅黑" w:hAnsi="微软雅黑" w:hint="eastAsia"/>
                  <w:sz w:val="21"/>
                  <w:szCs w:val="21"/>
                </w:rPr>
                <w:t>&amp;</w:t>
              </w:r>
              <w:r w:rsidRPr="003C3C16">
                <w:rPr>
                  <w:rFonts w:ascii="微软雅黑" w:eastAsia="微软雅黑" w:hAnsi="微软雅黑"/>
                  <w:sz w:val="21"/>
                  <w:szCs w:val="21"/>
                </w:rPr>
                <w:t xml:space="preserve"> limit=10&amp;offset=0</w:t>
              </w:r>
            </w:ins>
          </w:p>
        </w:tc>
      </w:tr>
    </w:tbl>
    <w:p w14:paraId="1F2D88D0" w14:textId="77777777" w:rsidR="003405CF" w:rsidRDefault="003405CF" w:rsidP="003405CF">
      <w:pPr>
        <w:pStyle w:val="3"/>
        <w:rPr>
          <w:ins w:id="2613" w:author="think" w:date="2017-02-15T21:32:00Z"/>
        </w:rPr>
      </w:pPr>
      <w:ins w:id="2614" w:author="think" w:date="2017-02-15T21:32:00Z">
        <w:r>
          <w:t xml:space="preserve"> </w:t>
        </w:r>
        <w:bookmarkStart w:id="2615" w:name="_Toc475307031"/>
        <w:r>
          <w:rPr>
            <w:rFonts w:hint="eastAsia"/>
          </w:rPr>
          <w:t>路由关系配置</w:t>
        </w:r>
        <w:r>
          <w:rPr>
            <w:rFonts w:hint="eastAsia"/>
          </w:rPr>
          <w:t>(wozhi</w:t>
        </w:r>
        <w:r>
          <w:t>_route</w:t>
        </w:r>
        <w:r>
          <w:rPr>
            <w:rFonts w:hint="eastAsia"/>
          </w:rPr>
          <w:t>)</w:t>
        </w:r>
        <w:bookmarkEnd w:id="2615"/>
      </w:ins>
    </w:p>
    <w:p w14:paraId="4699F693" w14:textId="77777777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2616" w:author="think" w:date="2017-02-17T00:10:00Z"/>
        </w:rPr>
      </w:pPr>
      <w:ins w:id="2617" w:author="think" w:date="2017-02-17T00:10:00Z">
        <w:r>
          <w:rPr>
            <w:rFonts w:hint="eastAsia"/>
          </w:rPr>
          <w:t>特殊资源路径：</w:t>
        </w:r>
      </w:ins>
    </w:p>
    <w:p w14:paraId="68B26867" w14:textId="16313FC4" w:rsidR="003405CF" w:rsidRPr="00C24F4A" w:rsidRDefault="008B282F">
      <w:pPr>
        <w:spacing w:line="560" w:lineRule="exact"/>
        <w:ind w:left="840" w:firstLine="220"/>
        <w:rPr>
          <w:ins w:id="2618" w:author="think" w:date="2017-02-15T21:32:00Z"/>
        </w:rPr>
        <w:pPrChange w:id="2619" w:author="think" w:date="2017-02-17T00:16:00Z">
          <w:pPr>
            <w:spacing w:line="560" w:lineRule="exact"/>
          </w:pPr>
        </w:pPrChange>
      </w:pPr>
      <w:ins w:id="2620" w:author="think" w:date="2017-02-17T00:16:00Z">
        <w:r>
          <w:rPr>
            <w:rFonts w:hint="eastAsia"/>
          </w:rPr>
          <w:t>无</w:t>
        </w:r>
      </w:ins>
    </w:p>
    <w:p w14:paraId="1F5C1BF9" w14:textId="77777777" w:rsidR="003405CF" w:rsidRDefault="003405CF" w:rsidP="003405CF">
      <w:pPr>
        <w:pStyle w:val="3"/>
        <w:rPr>
          <w:ins w:id="2621" w:author="think" w:date="2017-02-15T21:32:00Z"/>
        </w:rPr>
      </w:pPr>
      <w:bookmarkStart w:id="2622" w:name="_Toc475307032"/>
      <w:ins w:id="2623" w:author="think" w:date="2017-02-15T21:32:00Z">
        <w:r>
          <w:rPr>
            <w:rFonts w:hint="eastAsia"/>
          </w:rPr>
          <w:t>客户经理信息</w:t>
        </w:r>
        <w:r>
          <w:t>(wozhi_saler)</w:t>
        </w:r>
        <w:bookmarkEnd w:id="2622"/>
      </w:ins>
    </w:p>
    <w:p w14:paraId="2FFC37AC" w14:textId="5DFEE49E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2624" w:author="think" w:date="2017-02-17T00:23:00Z"/>
        </w:rPr>
      </w:pPr>
      <w:ins w:id="2625" w:author="think" w:date="2017-02-17T00:10:00Z">
        <w:r>
          <w:rPr>
            <w:rFonts w:hint="eastAsia"/>
          </w:rPr>
          <w:t>特殊资源路径：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1275"/>
        <w:gridCol w:w="4329"/>
      </w:tblGrid>
      <w:tr w:rsidR="000D6C8B" w14:paraId="263DBF26" w14:textId="77777777" w:rsidTr="005D4C1D">
        <w:trPr>
          <w:trHeight w:val="525"/>
          <w:tblHeader/>
          <w:ins w:id="2626" w:author="think" w:date="2017-02-18T23:13:00Z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B3C5897" w14:textId="77777777" w:rsidR="000D6C8B" w:rsidRDefault="000D6C8B" w:rsidP="005D4C1D">
            <w:pPr>
              <w:jc w:val="center"/>
              <w:rPr>
                <w:ins w:id="2627" w:author="think" w:date="2017-02-18T23:13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628" w:author="think" w:date="2017-02-18T23:13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51F9742" w14:textId="77777777" w:rsidR="000D6C8B" w:rsidRDefault="000D6C8B" w:rsidP="005D4C1D">
            <w:pPr>
              <w:jc w:val="center"/>
              <w:rPr>
                <w:ins w:id="2629" w:author="think" w:date="2017-02-18T23:13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630" w:author="think" w:date="2017-02-18T23:13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7FAA94D" w14:textId="77777777" w:rsidR="000D6C8B" w:rsidRDefault="000D6C8B" w:rsidP="005D4C1D">
            <w:pPr>
              <w:jc w:val="center"/>
              <w:rPr>
                <w:ins w:id="2631" w:author="think" w:date="2017-02-18T23:13:00Z"/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ins w:id="2632" w:author="think" w:date="2017-02-18T23:13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0D6C8B" w14:paraId="49BD7304" w14:textId="77777777" w:rsidTr="005D4C1D">
        <w:trPr>
          <w:trHeight w:val="525"/>
          <w:ins w:id="2633" w:author="think" w:date="2017-02-18T23:13:00Z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9E8D8B7" w14:textId="7541C3D5" w:rsidR="000D6C8B" w:rsidRPr="00D6412E" w:rsidRDefault="000D6C8B" w:rsidP="005D4C1D">
            <w:pPr>
              <w:rPr>
                <w:ins w:id="2634" w:author="think" w:date="2017-02-18T23:13:00Z"/>
                <w:rFonts w:ascii="微软雅黑" w:eastAsia="微软雅黑" w:hAnsi="微软雅黑"/>
                <w:sz w:val="20"/>
                <w:szCs w:val="21"/>
              </w:rPr>
            </w:pPr>
            <w:ins w:id="2635" w:author="think" w:date="2017-02-18T23:13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saler/search?q=filt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lastRenderedPageBreak/>
                <w:t>er&amp;</w:t>
              </w:r>
            </w:ins>
            <w:ins w:id="2636" w:author="think" w:date="2017-02-18T23:14:00Z">
              <w:r>
                <w:rPr>
                  <w:rFonts w:ascii="微软雅黑" w:eastAsia="微软雅黑" w:hAnsi="微软雅黑"/>
                  <w:sz w:val="20"/>
                  <w:szCs w:val="21"/>
                </w:rPr>
                <w:t>saler</w:t>
              </w:r>
            </w:ins>
            <w:ins w:id="2637" w:author="think" w:date="2017-02-18T23:13:00Z">
              <w:r>
                <w:rPr>
                  <w:rFonts w:ascii="微软雅黑" w:eastAsia="微软雅黑" w:hAnsi="微软雅黑"/>
                  <w:sz w:val="20"/>
                  <w:szCs w:val="21"/>
                </w:rPr>
                <w:t>_name=value1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&amp;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 xml:space="preserve"> limit=10&amp;</w:t>
              </w:r>
              <w:r>
                <w:rPr>
                  <w:rFonts w:ascii="微软雅黑" w:eastAsia="微软雅黑" w:hAnsi="微软雅黑"/>
                  <w:sz w:val="20"/>
                  <w:szCs w:val="21"/>
                </w:rPr>
                <w:t>offset=0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4CEC42A" w14:textId="77777777" w:rsidR="000D6C8B" w:rsidRPr="00D6412E" w:rsidRDefault="000D6C8B" w:rsidP="005D4C1D">
            <w:pPr>
              <w:rPr>
                <w:ins w:id="2638" w:author="think" w:date="2017-02-18T23:13:00Z"/>
                <w:rFonts w:ascii="微软雅黑" w:eastAsia="微软雅黑" w:hAnsi="微软雅黑"/>
                <w:sz w:val="20"/>
                <w:szCs w:val="21"/>
              </w:rPr>
            </w:pPr>
            <w:ins w:id="2639" w:author="think" w:date="2017-02-18T23:13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lastRenderedPageBreak/>
                <w:t>GET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B485760" w14:textId="77777777" w:rsidR="000D6C8B" w:rsidRDefault="000D6C8B" w:rsidP="005D4C1D">
            <w:pPr>
              <w:rPr>
                <w:ins w:id="2640" w:author="think" w:date="2017-02-18T23:13:00Z"/>
                <w:rFonts w:ascii="微软雅黑" w:eastAsia="微软雅黑" w:hAnsi="微软雅黑"/>
                <w:sz w:val="21"/>
                <w:szCs w:val="21"/>
              </w:rPr>
            </w:pPr>
            <w:ins w:id="2641" w:author="think" w:date="2017-02-18T23:13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模糊查询商户，如</w:t>
              </w:r>
            </w:ins>
          </w:p>
          <w:p w14:paraId="114CC8BB" w14:textId="538CE5C6" w:rsidR="000D6C8B" w:rsidRDefault="000D6C8B" w:rsidP="005D4C1D">
            <w:pPr>
              <w:rPr>
                <w:ins w:id="2642" w:author="think" w:date="2017-02-18T23:13:00Z"/>
                <w:rFonts w:ascii="微软雅黑" w:eastAsia="微软雅黑" w:hAnsi="微软雅黑"/>
                <w:sz w:val="21"/>
                <w:szCs w:val="21"/>
              </w:rPr>
            </w:pPr>
            <w:ins w:id="2643" w:author="think" w:date="2017-02-18T23:13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lastRenderedPageBreak/>
                <w:t>PATH</w:t>
              </w:r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/</w:t>
              </w:r>
            </w:ins>
            <w:ins w:id="2644" w:author="think" w:date="2017-02-18T23:14:00Z">
              <w:r>
                <w:rPr>
                  <w:rFonts w:ascii="微软雅黑" w:eastAsia="微软雅黑" w:hAnsi="微软雅黑"/>
                  <w:sz w:val="20"/>
                  <w:szCs w:val="21"/>
                </w:rPr>
                <w:t xml:space="preserve"> saler </w:t>
              </w:r>
            </w:ins>
            <w:ins w:id="2645" w:author="think" w:date="2017-02-18T23:13:00Z">
              <w:r>
                <w:rPr>
                  <w:rFonts w:ascii="微软雅黑" w:eastAsia="微软雅黑" w:hAnsi="微软雅黑"/>
                  <w:sz w:val="20"/>
                  <w:szCs w:val="21"/>
                </w:rPr>
                <w:t>/search?q=filter&amp;</w:t>
              </w:r>
            </w:ins>
            <w:ins w:id="2646" w:author="think" w:date="2017-02-18T23:14:00Z">
              <w:r>
                <w:rPr>
                  <w:rFonts w:ascii="微软雅黑" w:eastAsia="微软雅黑" w:hAnsi="微软雅黑"/>
                  <w:sz w:val="20"/>
                  <w:szCs w:val="21"/>
                </w:rPr>
                <w:t xml:space="preserve"> saler </w:t>
              </w:r>
            </w:ins>
            <w:ins w:id="2647" w:author="think" w:date="2017-02-18T23:13:00Z">
              <w:r>
                <w:rPr>
                  <w:rFonts w:ascii="微软雅黑" w:eastAsia="微软雅黑" w:hAnsi="微软雅黑"/>
                  <w:sz w:val="20"/>
                  <w:szCs w:val="21"/>
                </w:rPr>
                <w:t>_name=</w:t>
              </w:r>
              <w:r w:rsidRPr="003C3C16">
                <w:rPr>
                  <w:rFonts w:ascii="微软雅黑" w:eastAsia="微软雅黑" w:hAnsi="微软雅黑"/>
                  <w:sz w:val="21"/>
                  <w:szCs w:val="21"/>
                </w:rPr>
                <w:t>%25e5%25bc%25a0%25e4%25b8%2589</w:t>
              </w:r>
              <w:r w:rsidRPr="003C3C16">
                <w:rPr>
                  <w:rFonts w:ascii="微软雅黑" w:eastAsia="微软雅黑" w:hAnsi="微软雅黑" w:hint="eastAsia"/>
                  <w:sz w:val="21"/>
                  <w:szCs w:val="21"/>
                </w:rPr>
                <w:t>&amp;</w:t>
              </w:r>
              <w:r w:rsidRPr="003C3C16">
                <w:rPr>
                  <w:rFonts w:ascii="微软雅黑" w:eastAsia="微软雅黑" w:hAnsi="微软雅黑"/>
                  <w:sz w:val="21"/>
                  <w:szCs w:val="21"/>
                </w:rPr>
                <w:t xml:space="preserve"> limit=10&amp;offset=0</w:t>
              </w:r>
            </w:ins>
          </w:p>
        </w:tc>
      </w:tr>
    </w:tbl>
    <w:p w14:paraId="2D13719F" w14:textId="77777777" w:rsidR="003405CF" w:rsidRDefault="003405CF" w:rsidP="003405CF">
      <w:pPr>
        <w:pStyle w:val="3"/>
        <w:rPr>
          <w:ins w:id="2648" w:author="think" w:date="2017-02-15T21:32:00Z"/>
        </w:rPr>
      </w:pPr>
      <w:bookmarkStart w:id="2649" w:name="_Toc475307033"/>
      <w:ins w:id="2650" w:author="think" w:date="2017-02-15T21:32:00Z">
        <w:r>
          <w:rPr>
            <w:rFonts w:hint="eastAsia"/>
          </w:rPr>
          <w:t>订单信息</w:t>
        </w:r>
        <w:bookmarkEnd w:id="2649"/>
      </w:ins>
    </w:p>
    <w:p w14:paraId="6F2D2C3E" w14:textId="77777777" w:rsidR="00AA0B2F" w:rsidRDefault="00AA0B2F" w:rsidP="00AA0B2F">
      <w:pPr>
        <w:pStyle w:val="a7"/>
        <w:numPr>
          <w:ilvl w:val="0"/>
          <w:numId w:val="10"/>
        </w:numPr>
        <w:ind w:firstLineChars="0"/>
        <w:rPr>
          <w:ins w:id="2651" w:author="think" w:date="2017-02-17T00:24:00Z"/>
        </w:rPr>
      </w:pPr>
      <w:ins w:id="2652" w:author="think" w:date="2017-02-17T00:24:00Z">
        <w:r>
          <w:rPr>
            <w:rFonts w:hint="eastAsia"/>
          </w:rPr>
          <w:t>特殊资源路径：</w:t>
        </w:r>
      </w:ins>
    </w:p>
    <w:p w14:paraId="3307392A" w14:textId="77777777" w:rsidR="00AA0B2F" w:rsidRPr="00C24F4A" w:rsidRDefault="00AA0B2F" w:rsidP="00AA0B2F">
      <w:pPr>
        <w:spacing w:line="560" w:lineRule="exact"/>
        <w:ind w:left="840" w:firstLine="220"/>
        <w:rPr>
          <w:ins w:id="2653" w:author="think" w:date="2017-02-17T00:24:00Z"/>
        </w:rPr>
      </w:pPr>
      <w:ins w:id="2654" w:author="think" w:date="2017-02-17T00:24:00Z">
        <w:r>
          <w:rPr>
            <w:rFonts w:hint="eastAsia"/>
          </w:rPr>
          <w:t>无</w:t>
        </w:r>
      </w:ins>
    </w:p>
    <w:p w14:paraId="4FA4A6ED" w14:textId="77777777" w:rsidR="003405CF" w:rsidRDefault="003405CF" w:rsidP="003405CF">
      <w:pPr>
        <w:pStyle w:val="3"/>
        <w:rPr>
          <w:ins w:id="2655" w:author="think" w:date="2017-02-15T21:32:00Z"/>
        </w:rPr>
      </w:pPr>
      <w:bookmarkStart w:id="2656" w:name="_Toc475307034"/>
      <w:ins w:id="2657" w:author="think" w:date="2017-02-15T21:32:00Z">
        <w:r>
          <w:rPr>
            <w:rFonts w:hint="eastAsia"/>
          </w:rPr>
          <w:t>通知信息</w:t>
        </w:r>
        <w:bookmarkEnd w:id="2656"/>
      </w:ins>
    </w:p>
    <w:p w14:paraId="6FB83035" w14:textId="77777777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2658" w:author="think" w:date="2017-02-17T00:11:00Z"/>
        </w:rPr>
      </w:pPr>
      <w:ins w:id="2659" w:author="think" w:date="2017-02-17T00:11:00Z">
        <w:r>
          <w:rPr>
            <w:rFonts w:hint="eastAsia"/>
          </w:rPr>
          <w:t>特殊资源路径：</w:t>
        </w:r>
      </w:ins>
    </w:p>
    <w:p w14:paraId="22970243" w14:textId="77777777" w:rsidR="00AA0B2F" w:rsidRPr="00C24F4A" w:rsidRDefault="00AA0B2F" w:rsidP="00AA0B2F">
      <w:pPr>
        <w:spacing w:line="560" w:lineRule="exact"/>
        <w:ind w:left="840" w:firstLine="220"/>
        <w:rPr>
          <w:ins w:id="2660" w:author="think" w:date="2017-02-17T00:24:00Z"/>
        </w:rPr>
      </w:pPr>
      <w:ins w:id="2661" w:author="think" w:date="2017-02-17T00:24:00Z">
        <w:r>
          <w:rPr>
            <w:rFonts w:hint="eastAsia"/>
          </w:rPr>
          <w:t>无</w:t>
        </w:r>
      </w:ins>
    </w:p>
    <w:p w14:paraId="152F2FB3" w14:textId="60E8322F" w:rsidR="005545A1" w:rsidRDefault="009700DE">
      <w:pPr>
        <w:pStyle w:val="2"/>
        <w:pPrChange w:id="2662" w:author="think" w:date="2017-02-12T17:36:00Z">
          <w:pPr>
            <w:pStyle w:val="1"/>
          </w:pPr>
        </w:pPrChange>
      </w:pPr>
      <w:bookmarkStart w:id="2663" w:name="_Toc475307035"/>
      <w:r>
        <w:rPr>
          <w:rFonts w:hint="eastAsia"/>
        </w:rPr>
        <w:t>角色划分</w:t>
      </w:r>
      <w:bookmarkEnd w:id="2663"/>
    </w:p>
    <w:p w14:paraId="4E45AEA2" w14:textId="48E48F10" w:rsidR="005545A1" w:rsidRDefault="009700DE">
      <w:pPr>
        <w:spacing w:line="560" w:lineRule="exact"/>
        <w:rPr>
          <w:ins w:id="2664" w:author="think" w:date="2017-02-12T17:37:00Z"/>
        </w:rPr>
        <w:pPrChange w:id="2665" w:author="think" w:date="2017-02-12T16:26:00Z">
          <w:pPr/>
        </w:pPrChange>
      </w:pPr>
      <w:r>
        <w:rPr>
          <w:rFonts w:hint="eastAsia"/>
        </w:rPr>
        <w:t>顾客</w:t>
      </w:r>
      <w:r>
        <w:t xml:space="preserve"> </w:t>
      </w:r>
      <w:r>
        <w:rPr>
          <w:rFonts w:hint="eastAsia"/>
        </w:rPr>
        <w:t>、商户、客户经理、客服、财务人员、管理人员。</w:t>
      </w:r>
    </w:p>
    <w:p w14:paraId="1E8D9842" w14:textId="77777777" w:rsidR="000533AE" w:rsidRDefault="000533AE">
      <w:pPr>
        <w:spacing w:line="560" w:lineRule="exact"/>
        <w:pPrChange w:id="2666" w:author="think" w:date="2017-02-12T16:26:00Z">
          <w:pPr/>
        </w:pPrChange>
      </w:pPr>
    </w:p>
    <w:sectPr w:rsidR="000533AE" w:rsidSect="003358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41" w:author="think" w:date="2017-02-12T16:40:00Z" w:initials="t">
    <w:p w14:paraId="3E4264BE" w14:textId="772ECF96" w:rsidR="00126C3D" w:rsidRDefault="00126C3D">
      <w:pPr>
        <w:pStyle w:val="ac"/>
      </w:pPr>
      <w:r>
        <w:rPr>
          <w:rStyle w:val="ab"/>
        </w:rPr>
        <w:annotationRef/>
      </w:r>
      <w:r>
        <w:rPr>
          <w:noProof/>
        </w:rPr>
        <w:t>这个</w:t>
      </w:r>
      <w:r>
        <w:rPr>
          <w:rFonts w:hint="eastAsia"/>
          <w:noProof/>
        </w:rPr>
        <w:t>怎么定义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E4264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E639D4" w14:textId="77777777" w:rsidR="00CB6872" w:rsidRDefault="00CB6872" w:rsidP="00E93BFF">
      <w:r>
        <w:separator/>
      </w:r>
    </w:p>
  </w:endnote>
  <w:endnote w:type="continuationSeparator" w:id="0">
    <w:p w14:paraId="10EC2C95" w14:textId="77777777" w:rsidR="00CB6872" w:rsidRDefault="00CB6872" w:rsidP="00E93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F4D51F" w14:textId="77777777" w:rsidR="00CB6872" w:rsidRDefault="00CB6872" w:rsidP="00E93BFF">
      <w:r>
        <w:separator/>
      </w:r>
    </w:p>
  </w:footnote>
  <w:footnote w:type="continuationSeparator" w:id="0">
    <w:p w14:paraId="01F93732" w14:textId="77777777" w:rsidR="00CB6872" w:rsidRDefault="00CB6872" w:rsidP="00E93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B0AC5"/>
    <w:multiLevelType w:val="hybridMultilevel"/>
    <w:tmpl w:val="05583B3E"/>
    <w:lvl w:ilvl="0" w:tplc="3DAA1F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0D38DC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17094F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A04132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7E550A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D7C5D54"/>
    <w:multiLevelType w:val="multilevel"/>
    <w:tmpl w:val="DF764AB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56FF29CD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785873"/>
    <w:multiLevelType w:val="hybridMultilevel"/>
    <w:tmpl w:val="EDE867CA"/>
    <w:lvl w:ilvl="0" w:tplc="623881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4026B9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78E0F35"/>
    <w:multiLevelType w:val="hybridMultilevel"/>
    <w:tmpl w:val="D82A4A6A"/>
    <w:lvl w:ilvl="0" w:tplc="04090001">
      <w:start w:val="1"/>
      <w:numFmt w:val="bullet"/>
      <w:lvlText w:val=""/>
      <w:lvlJc w:val="left"/>
      <w:pPr>
        <w:ind w:left="10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10" w15:restartNumberingAfterBreak="0">
    <w:nsid w:val="7A4739FF"/>
    <w:multiLevelType w:val="hybridMultilevel"/>
    <w:tmpl w:val="35E84E5C"/>
    <w:lvl w:ilvl="0" w:tplc="19568154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10"/>
  </w:num>
  <w:num w:numId="8">
    <w:abstractNumId w:val="5"/>
  </w:num>
  <w:num w:numId="9">
    <w:abstractNumId w:val="5"/>
  </w:num>
  <w:num w:numId="10">
    <w:abstractNumId w:val="9"/>
  </w:num>
  <w:num w:numId="11">
    <w:abstractNumId w:val="8"/>
  </w:num>
  <w:num w:numId="12">
    <w:abstractNumId w:val="7"/>
  </w:num>
  <w:num w:numId="1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hink">
    <w15:presenceInfo w15:providerId="None" w15:userId="thin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891"/>
    <w:rsid w:val="0001180C"/>
    <w:rsid w:val="000167F7"/>
    <w:rsid w:val="00042902"/>
    <w:rsid w:val="000533AE"/>
    <w:rsid w:val="0005431E"/>
    <w:rsid w:val="0008435D"/>
    <w:rsid w:val="00092023"/>
    <w:rsid w:val="00093562"/>
    <w:rsid w:val="000938D5"/>
    <w:rsid w:val="000978B4"/>
    <w:rsid w:val="000A02AB"/>
    <w:rsid w:val="000A030A"/>
    <w:rsid w:val="000A20BF"/>
    <w:rsid w:val="000A25E0"/>
    <w:rsid w:val="000A31F4"/>
    <w:rsid w:val="000A5D7A"/>
    <w:rsid w:val="000D28F4"/>
    <w:rsid w:val="000D6C8B"/>
    <w:rsid w:val="000E064A"/>
    <w:rsid w:val="000F2A94"/>
    <w:rsid w:val="000F4C9F"/>
    <w:rsid w:val="000F7BA1"/>
    <w:rsid w:val="00103964"/>
    <w:rsid w:val="00104BA6"/>
    <w:rsid w:val="00112BB3"/>
    <w:rsid w:val="001218AF"/>
    <w:rsid w:val="00122014"/>
    <w:rsid w:val="001221A9"/>
    <w:rsid w:val="00126C3D"/>
    <w:rsid w:val="00130FAD"/>
    <w:rsid w:val="0014253E"/>
    <w:rsid w:val="00144A18"/>
    <w:rsid w:val="00155646"/>
    <w:rsid w:val="001767EC"/>
    <w:rsid w:val="0019754E"/>
    <w:rsid w:val="00197EF9"/>
    <w:rsid w:val="001B5409"/>
    <w:rsid w:val="001B6D8C"/>
    <w:rsid w:val="001B7396"/>
    <w:rsid w:val="001C2965"/>
    <w:rsid w:val="001D243F"/>
    <w:rsid w:val="001D6C0F"/>
    <w:rsid w:val="00226BD4"/>
    <w:rsid w:val="0024002A"/>
    <w:rsid w:val="00242C86"/>
    <w:rsid w:val="00244211"/>
    <w:rsid w:val="002453FF"/>
    <w:rsid w:val="002509F5"/>
    <w:rsid w:val="002674BA"/>
    <w:rsid w:val="00271FEB"/>
    <w:rsid w:val="00277227"/>
    <w:rsid w:val="00285C08"/>
    <w:rsid w:val="00285F50"/>
    <w:rsid w:val="00290112"/>
    <w:rsid w:val="0029212C"/>
    <w:rsid w:val="0029652F"/>
    <w:rsid w:val="002B1B42"/>
    <w:rsid w:val="002C40A8"/>
    <w:rsid w:val="002C5375"/>
    <w:rsid w:val="002C5E06"/>
    <w:rsid w:val="002C6FBE"/>
    <w:rsid w:val="002D4F69"/>
    <w:rsid w:val="003043E5"/>
    <w:rsid w:val="003049B8"/>
    <w:rsid w:val="0033583B"/>
    <w:rsid w:val="00340316"/>
    <w:rsid w:val="003405CF"/>
    <w:rsid w:val="00347AFD"/>
    <w:rsid w:val="00356436"/>
    <w:rsid w:val="003646AE"/>
    <w:rsid w:val="00367A80"/>
    <w:rsid w:val="00367C32"/>
    <w:rsid w:val="003722AA"/>
    <w:rsid w:val="00375F5E"/>
    <w:rsid w:val="00394659"/>
    <w:rsid w:val="003A69A9"/>
    <w:rsid w:val="003B0E38"/>
    <w:rsid w:val="003B6374"/>
    <w:rsid w:val="003C10AF"/>
    <w:rsid w:val="003C3C16"/>
    <w:rsid w:val="003C5C4F"/>
    <w:rsid w:val="003D0387"/>
    <w:rsid w:val="003F1EE6"/>
    <w:rsid w:val="00403828"/>
    <w:rsid w:val="004071A0"/>
    <w:rsid w:val="004253A8"/>
    <w:rsid w:val="004272A5"/>
    <w:rsid w:val="0043288A"/>
    <w:rsid w:val="00432ED9"/>
    <w:rsid w:val="004465D7"/>
    <w:rsid w:val="004467C8"/>
    <w:rsid w:val="004500B3"/>
    <w:rsid w:val="00461A6A"/>
    <w:rsid w:val="004646FA"/>
    <w:rsid w:val="00470114"/>
    <w:rsid w:val="004716F0"/>
    <w:rsid w:val="004839D2"/>
    <w:rsid w:val="00490400"/>
    <w:rsid w:val="004A0D6E"/>
    <w:rsid w:val="004B6E60"/>
    <w:rsid w:val="004B6F36"/>
    <w:rsid w:val="004B7D6B"/>
    <w:rsid w:val="004C3BD6"/>
    <w:rsid w:val="004C5F83"/>
    <w:rsid w:val="004D1661"/>
    <w:rsid w:val="004D4B20"/>
    <w:rsid w:val="004D5B46"/>
    <w:rsid w:val="004D6E1A"/>
    <w:rsid w:val="005010A8"/>
    <w:rsid w:val="00503AC3"/>
    <w:rsid w:val="005103C1"/>
    <w:rsid w:val="00520989"/>
    <w:rsid w:val="00533563"/>
    <w:rsid w:val="00550AB4"/>
    <w:rsid w:val="005545A1"/>
    <w:rsid w:val="005604C4"/>
    <w:rsid w:val="00560713"/>
    <w:rsid w:val="005660EA"/>
    <w:rsid w:val="00566202"/>
    <w:rsid w:val="00566E1C"/>
    <w:rsid w:val="00573BE4"/>
    <w:rsid w:val="005769A4"/>
    <w:rsid w:val="00583635"/>
    <w:rsid w:val="00590549"/>
    <w:rsid w:val="00597E60"/>
    <w:rsid w:val="005A5300"/>
    <w:rsid w:val="005B0C11"/>
    <w:rsid w:val="005B7DAF"/>
    <w:rsid w:val="005C21F2"/>
    <w:rsid w:val="005C338B"/>
    <w:rsid w:val="005C45F3"/>
    <w:rsid w:val="005C619C"/>
    <w:rsid w:val="005C6664"/>
    <w:rsid w:val="005D30E7"/>
    <w:rsid w:val="005D4C1D"/>
    <w:rsid w:val="005E1588"/>
    <w:rsid w:val="005F097F"/>
    <w:rsid w:val="005F6BF1"/>
    <w:rsid w:val="00615D83"/>
    <w:rsid w:val="0062450D"/>
    <w:rsid w:val="006245CA"/>
    <w:rsid w:val="00637C42"/>
    <w:rsid w:val="00646AE7"/>
    <w:rsid w:val="00647652"/>
    <w:rsid w:val="00651FE6"/>
    <w:rsid w:val="00660F5D"/>
    <w:rsid w:val="00667765"/>
    <w:rsid w:val="00673548"/>
    <w:rsid w:val="00686B2F"/>
    <w:rsid w:val="00694209"/>
    <w:rsid w:val="006A10BE"/>
    <w:rsid w:val="006C0AC7"/>
    <w:rsid w:val="006D4602"/>
    <w:rsid w:val="006E1F2B"/>
    <w:rsid w:val="006E33D2"/>
    <w:rsid w:val="006E6064"/>
    <w:rsid w:val="006F28B2"/>
    <w:rsid w:val="006F6971"/>
    <w:rsid w:val="006F6EBC"/>
    <w:rsid w:val="00710FE5"/>
    <w:rsid w:val="00711A8C"/>
    <w:rsid w:val="00723B5F"/>
    <w:rsid w:val="00731AB5"/>
    <w:rsid w:val="0074091B"/>
    <w:rsid w:val="00753D11"/>
    <w:rsid w:val="00760941"/>
    <w:rsid w:val="00764DED"/>
    <w:rsid w:val="007656F6"/>
    <w:rsid w:val="00772531"/>
    <w:rsid w:val="00776A35"/>
    <w:rsid w:val="00786C01"/>
    <w:rsid w:val="007877CA"/>
    <w:rsid w:val="007A3E6B"/>
    <w:rsid w:val="007A458C"/>
    <w:rsid w:val="007B6730"/>
    <w:rsid w:val="007D66DD"/>
    <w:rsid w:val="007F785C"/>
    <w:rsid w:val="00803806"/>
    <w:rsid w:val="00806867"/>
    <w:rsid w:val="00806FDA"/>
    <w:rsid w:val="008121CF"/>
    <w:rsid w:val="00822111"/>
    <w:rsid w:val="00825BD0"/>
    <w:rsid w:val="00826861"/>
    <w:rsid w:val="00826B0B"/>
    <w:rsid w:val="00843A98"/>
    <w:rsid w:val="00846948"/>
    <w:rsid w:val="00847450"/>
    <w:rsid w:val="00855F63"/>
    <w:rsid w:val="008834F2"/>
    <w:rsid w:val="00896813"/>
    <w:rsid w:val="00897A2C"/>
    <w:rsid w:val="00897E71"/>
    <w:rsid w:val="008A6B89"/>
    <w:rsid w:val="008B282F"/>
    <w:rsid w:val="008B376B"/>
    <w:rsid w:val="008D550D"/>
    <w:rsid w:val="008F30C1"/>
    <w:rsid w:val="008F703F"/>
    <w:rsid w:val="00902574"/>
    <w:rsid w:val="00903E1E"/>
    <w:rsid w:val="009377B0"/>
    <w:rsid w:val="00954742"/>
    <w:rsid w:val="009550D5"/>
    <w:rsid w:val="009604B8"/>
    <w:rsid w:val="00962148"/>
    <w:rsid w:val="009700DE"/>
    <w:rsid w:val="00984FAB"/>
    <w:rsid w:val="009866B1"/>
    <w:rsid w:val="0099119D"/>
    <w:rsid w:val="00996ED2"/>
    <w:rsid w:val="009A0CCD"/>
    <w:rsid w:val="009A178D"/>
    <w:rsid w:val="009B702A"/>
    <w:rsid w:val="009B7AE9"/>
    <w:rsid w:val="009D4F26"/>
    <w:rsid w:val="009E283F"/>
    <w:rsid w:val="009E3ED9"/>
    <w:rsid w:val="009E670C"/>
    <w:rsid w:val="009F3A87"/>
    <w:rsid w:val="00A10463"/>
    <w:rsid w:val="00A12C72"/>
    <w:rsid w:val="00A16110"/>
    <w:rsid w:val="00A203D0"/>
    <w:rsid w:val="00A534BB"/>
    <w:rsid w:val="00A537AD"/>
    <w:rsid w:val="00A559B1"/>
    <w:rsid w:val="00A5744F"/>
    <w:rsid w:val="00A92F23"/>
    <w:rsid w:val="00A962FB"/>
    <w:rsid w:val="00A97ACD"/>
    <w:rsid w:val="00AA0B2F"/>
    <w:rsid w:val="00AD16DB"/>
    <w:rsid w:val="00AD428C"/>
    <w:rsid w:val="00AE5121"/>
    <w:rsid w:val="00B02185"/>
    <w:rsid w:val="00B11750"/>
    <w:rsid w:val="00B13E01"/>
    <w:rsid w:val="00B1539A"/>
    <w:rsid w:val="00B22436"/>
    <w:rsid w:val="00B4127F"/>
    <w:rsid w:val="00B45702"/>
    <w:rsid w:val="00B5678B"/>
    <w:rsid w:val="00B63E85"/>
    <w:rsid w:val="00B6717B"/>
    <w:rsid w:val="00B75897"/>
    <w:rsid w:val="00BA4C51"/>
    <w:rsid w:val="00BB1556"/>
    <w:rsid w:val="00BB1712"/>
    <w:rsid w:val="00BD130B"/>
    <w:rsid w:val="00BF0A1F"/>
    <w:rsid w:val="00BF1F9C"/>
    <w:rsid w:val="00BF45FF"/>
    <w:rsid w:val="00BF51FD"/>
    <w:rsid w:val="00C03A9C"/>
    <w:rsid w:val="00C04674"/>
    <w:rsid w:val="00C22116"/>
    <w:rsid w:val="00C24F4A"/>
    <w:rsid w:val="00C40477"/>
    <w:rsid w:val="00C43659"/>
    <w:rsid w:val="00C5477E"/>
    <w:rsid w:val="00C6452C"/>
    <w:rsid w:val="00C70D11"/>
    <w:rsid w:val="00C715A2"/>
    <w:rsid w:val="00C73C90"/>
    <w:rsid w:val="00C749AB"/>
    <w:rsid w:val="00C81A2D"/>
    <w:rsid w:val="00C90AB7"/>
    <w:rsid w:val="00CA2FC5"/>
    <w:rsid w:val="00CB5CD0"/>
    <w:rsid w:val="00CB6872"/>
    <w:rsid w:val="00CD3F43"/>
    <w:rsid w:val="00CD7987"/>
    <w:rsid w:val="00CE407E"/>
    <w:rsid w:val="00CF11E6"/>
    <w:rsid w:val="00CF5B56"/>
    <w:rsid w:val="00D0342C"/>
    <w:rsid w:val="00D20344"/>
    <w:rsid w:val="00D40AD8"/>
    <w:rsid w:val="00D43C90"/>
    <w:rsid w:val="00D551E2"/>
    <w:rsid w:val="00D55C88"/>
    <w:rsid w:val="00D56767"/>
    <w:rsid w:val="00D605DA"/>
    <w:rsid w:val="00D71F0D"/>
    <w:rsid w:val="00D866A4"/>
    <w:rsid w:val="00D90D94"/>
    <w:rsid w:val="00D954C9"/>
    <w:rsid w:val="00DA2E0E"/>
    <w:rsid w:val="00DA6119"/>
    <w:rsid w:val="00DA7E15"/>
    <w:rsid w:val="00DB2A07"/>
    <w:rsid w:val="00DB5960"/>
    <w:rsid w:val="00DB776F"/>
    <w:rsid w:val="00DD37D7"/>
    <w:rsid w:val="00DD5B38"/>
    <w:rsid w:val="00DE07AC"/>
    <w:rsid w:val="00DE0B7D"/>
    <w:rsid w:val="00DF6313"/>
    <w:rsid w:val="00DF6B9D"/>
    <w:rsid w:val="00DF7ED2"/>
    <w:rsid w:val="00E12FB9"/>
    <w:rsid w:val="00E22EDA"/>
    <w:rsid w:val="00E31D02"/>
    <w:rsid w:val="00E46F6E"/>
    <w:rsid w:val="00E4788F"/>
    <w:rsid w:val="00E534F8"/>
    <w:rsid w:val="00E6347C"/>
    <w:rsid w:val="00E67AA3"/>
    <w:rsid w:val="00E80AC4"/>
    <w:rsid w:val="00E82005"/>
    <w:rsid w:val="00E83D02"/>
    <w:rsid w:val="00E90C73"/>
    <w:rsid w:val="00E92330"/>
    <w:rsid w:val="00E93BFF"/>
    <w:rsid w:val="00EA3346"/>
    <w:rsid w:val="00EA494B"/>
    <w:rsid w:val="00EB0257"/>
    <w:rsid w:val="00EB74AC"/>
    <w:rsid w:val="00EC41FD"/>
    <w:rsid w:val="00EC6569"/>
    <w:rsid w:val="00ED1E42"/>
    <w:rsid w:val="00EF367D"/>
    <w:rsid w:val="00EF6421"/>
    <w:rsid w:val="00EF748B"/>
    <w:rsid w:val="00EF7F73"/>
    <w:rsid w:val="00F04033"/>
    <w:rsid w:val="00F100EE"/>
    <w:rsid w:val="00F1568F"/>
    <w:rsid w:val="00F22076"/>
    <w:rsid w:val="00F30690"/>
    <w:rsid w:val="00F4363E"/>
    <w:rsid w:val="00F52D36"/>
    <w:rsid w:val="00F576B7"/>
    <w:rsid w:val="00F61207"/>
    <w:rsid w:val="00F9065F"/>
    <w:rsid w:val="00FA0429"/>
    <w:rsid w:val="00FA066F"/>
    <w:rsid w:val="00FA078C"/>
    <w:rsid w:val="00FA1A29"/>
    <w:rsid w:val="00FA32F3"/>
    <w:rsid w:val="00FB19D2"/>
    <w:rsid w:val="00FB3797"/>
    <w:rsid w:val="00FB5891"/>
    <w:rsid w:val="00FB74D7"/>
    <w:rsid w:val="00FC132B"/>
    <w:rsid w:val="00FC1B59"/>
    <w:rsid w:val="00FC3ED1"/>
    <w:rsid w:val="00FC577C"/>
    <w:rsid w:val="00FD132F"/>
    <w:rsid w:val="00FD4F24"/>
    <w:rsid w:val="00FE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B26CC"/>
  <w15:docId w15:val="{91384AB9-BDD5-44B4-941E-006D8BA9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aliases w:val="顶格正文"/>
    <w:qFormat/>
    <w:rsid w:val="00DD37D7"/>
    <w:pPr>
      <w:widowControl w:val="0"/>
      <w:jc w:val="both"/>
    </w:pPr>
    <w:rPr>
      <w:sz w:val="32"/>
    </w:rPr>
  </w:style>
  <w:style w:type="paragraph" w:styleId="1">
    <w:name w:val="heading 1"/>
    <w:basedOn w:val="a"/>
    <w:next w:val="a"/>
    <w:link w:val="10"/>
    <w:uiPriority w:val="9"/>
    <w:qFormat/>
    <w:rsid w:val="00B22436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2436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2436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436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436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436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436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436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436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autoRedefine/>
    <w:uiPriority w:val="10"/>
    <w:qFormat/>
    <w:rsid w:val="00DD37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DD37D7"/>
    <w:rPr>
      <w:rFonts w:asciiTheme="majorHAnsi" w:eastAsia="宋体" w:hAnsiTheme="majorHAnsi" w:cstheme="majorBidi"/>
      <w:b/>
      <w:bCs/>
      <w:sz w:val="44"/>
      <w:szCs w:val="32"/>
    </w:rPr>
  </w:style>
  <w:style w:type="paragraph" w:customStyle="1" w:styleId="a5">
    <w:name w:val="内缩正文"/>
    <w:basedOn w:val="a"/>
    <w:qFormat/>
    <w:rsid w:val="00DD37D7"/>
    <w:pPr>
      <w:spacing w:line="360" w:lineRule="auto"/>
      <w:ind w:firstLineChars="200" w:firstLine="200"/>
    </w:pPr>
  </w:style>
  <w:style w:type="paragraph" w:customStyle="1" w:styleId="a6">
    <w:name w:val="表格文字"/>
    <w:qFormat/>
    <w:rsid w:val="00DD37D7"/>
  </w:style>
  <w:style w:type="paragraph" w:styleId="a7">
    <w:name w:val="List Paragraph"/>
    <w:basedOn w:val="a"/>
    <w:uiPriority w:val="34"/>
    <w:qFormat/>
    <w:rsid w:val="004272A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4272A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272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224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224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2243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224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2243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B224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B2243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B224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B2243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226B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26BD4"/>
    <w:rPr>
      <w:rFonts w:ascii="宋体" w:eastAsia="宋体" w:hAnsi="宋体" w:cs="宋体"/>
      <w:kern w:val="0"/>
      <w:sz w:val="24"/>
      <w:szCs w:val="24"/>
    </w:rPr>
  </w:style>
  <w:style w:type="character" w:customStyle="1" w:styleId="sql1-delimitedidentifier1">
    <w:name w:val="sql1-delimitedidentifier1"/>
    <w:basedOn w:val="a0"/>
    <w:rsid w:val="00226BD4"/>
    <w:rPr>
      <w:color w:val="808000"/>
    </w:rPr>
  </w:style>
  <w:style w:type="character" w:customStyle="1" w:styleId="sql1-space">
    <w:name w:val="sql1-space"/>
    <w:basedOn w:val="a0"/>
    <w:rsid w:val="00226BD4"/>
  </w:style>
  <w:style w:type="character" w:customStyle="1" w:styleId="sql1-datatype1">
    <w:name w:val="sql1-datatype1"/>
    <w:basedOn w:val="a0"/>
    <w:rsid w:val="00226BD4"/>
    <w:rPr>
      <w:b/>
      <w:bCs/>
      <w:color w:val="800000"/>
    </w:rPr>
  </w:style>
  <w:style w:type="character" w:customStyle="1" w:styleId="sql1-symbol1">
    <w:name w:val="sql1-symbol1"/>
    <w:basedOn w:val="a0"/>
    <w:rsid w:val="00226BD4"/>
    <w:rPr>
      <w:color w:val="0000FF"/>
    </w:rPr>
  </w:style>
  <w:style w:type="character" w:customStyle="1" w:styleId="sql1-number1">
    <w:name w:val="sql1-number1"/>
    <w:basedOn w:val="a0"/>
    <w:rsid w:val="00226BD4"/>
    <w:rPr>
      <w:color w:val="800080"/>
    </w:rPr>
  </w:style>
  <w:style w:type="character" w:customStyle="1" w:styleId="sql1-reservedword1">
    <w:name w:val="sql1-reservedword1"/>
    <w:basedOn w:val="a0"/>
    <w:rsid w:val="00226BD4"/>
    <w:rPr>
      <w:b/>
      <w:bCs/>
      <w:color w:val="0000FF"/>
    </w:rPr>
  </w:style>
  <w:style w:type="character" w:customStyle="1" w:styleId="sql1-string1">
    <w:name w:val="sql1-string1"/>
    <w:basedOn w:val="a0"/>
    <w:rsid w:val="00226BD4"/>
    <w:rPr>
      <w:color w:val="008000"/>
    </w:rPr>
  </w:style>
  <w:style w:type="table" w:styleId="aa">
    <w:name w:val="Table Grid"/>
    <w:basedOn w:val="a1"/>
    <w:uiPriority w:val="59"/>
    <w:rsid w:val="00226BD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annotation reference"/>
    <w:basedOn w:val="a0"/>
    <w:uiPriority w:val="99"/>
    <w:semiHidden/>
    <w:unhideWhenUsed/>
    <w:rsid w:val="00637C4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637C42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637C42"/>
    <w:rPr>
      <w:sz w:val="32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37C4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637C42"/>
    <w:rPr>
      <w:b/>
      <w:bCs/>
      <w:sz w:val="32"/>
    </w:rPr>
  </w:style>
  <w:style w:type="paragraph" w:styleId="af0">
    <w:name w:val="Revision"/>
    <w:hidden/>
    <w:uiPriority w:val="99"/>
    <w:semiHidden/>
    <w:rsid w:val="00637C42"/>
    <w:rPr>
      <w:sz w:val="32"/>
    </w:rPr>
  </w:style>
  <w:style w:type="paragraph" w:styleId="af1">
    <w:name w:val="header"/>
    <w:basedOn w:val="a"/>
    <w:link w:val="af2"/>
    <w:uiPriority w:val="99"/>
    <w:unhideWhenUsed/>
    <w:rsid w:val="00E93B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E93BFF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E93B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E93BFF"/>
    <w:rPr>
      <w:sz w:val="18"/>
      <w:szCs w:val="18"/>
    </w:rPr>
  </w:style>
  <w:style w:type="character" w:customStyle="1" w:styleId="apple-converted-space">
    <w:name w:val="apple-converted-space"/>
    <w:basedOn w:val="a0"/>
    <w:rsid w:val="00686B2F"/>
  </w:style>
  <w:style w:type="table" w:styleId="4-1">
    <w:name w:val="Grid Table 4 Accent 1"/>
    <w:basedOn w:val="a1"/>
    <w:uiPriority w:val="49"/>
    <w:rsid w:val="0034031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1">
    <w:name w:val="Grid Table 4"/>
    <w:basedOn w:val="a1"/>
    <w:uiPriority w:val="49"/>
    <w:rsid w:val="00764DE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764DE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C132B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C132B"/>
    <w:pPr>
      <w:ind w:left="32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FC132B"/>
    <w:pPr>
      <w:ind w:left="640"/>
      <w:jc w:val="left"/>
    </w:pPr>
    <w:rPr>
      <w:i/>
      <w:iCs/>
      <w:sz w:val="20"/>
      <w:szCs w:val="20"/>
    </w:rPr>
  </w:style>
  <w:style w:type="character" w:styleId="af5">
    <w:name w:val="Hyperlink"/>
    <w:basedOn w:val="a0"/>
    <w:uiPriority w:val="99"/>
    <w:unhideWhenUsed/>
    <w:rsid w:val="00764DED"/>
    <w:rPr>
      <w:color w:val="0000FF" w:themeColor="hyperlink"/>
      <w:u w:val="single"/>
    </w:rPr>
  </w:style>
  <w:style w:type="paragraph" w:styleId="51">
    <w:name w:val="toc 5"/>
    <w:basedOn w:val="a"/>
    <w:next w:val="a"/>
    <w:autoRedefine/>
    <w:uiPriority w:val="39"/>
    <w:unhideWhenUsed/>
    <w:rsid w:val="00FC132B"/>
    <w:pPr>
      <w:ind w:left="1280"/>
      <w:jc w:val="left"/>
    </w:pPr>
    <w:rPr>
      <w:sz w:val="18"/>
      <w:szCs w:val="18"/>
    </w:rPr>
  </w:style>
  <w:style w:type="paragraph" w:styleId="42">
    <w:name w:val="toc 4"/>
    <w:basedOn w:val="a"/>
    <w:next w:val="a"/>
    <w:autoRedefine/>
    <w:uiPriority w:val="39"/>
    <w:unhideWhenUsed/>
    <w:rsid w:val="00FC132B"/>
    <w:pPr>
      <w:ind w:left="960"/>
      <w:jc w:val="left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C132B"/>
    <w:pPr>
      <w:ind w:left="1600"/>
      <w:jc w:val="left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C132B"/>
    <w:pPr>
      <w:ind w:left="1920"/>
      <w:jc w:val="left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C132B"/>
    <w:pPr>
      <w:ind w:left="2240"/>
      <w:jc w:val="left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C132B"/>
    <w:pPr>
      <w:ind w:left="256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4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AFF9DF-1A7C-4A81-B0E0-62E043EE5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2291</TotalTime>
  <Pages>29</Pages>
  <Words>2202</Words>
  <Characters>12555</Characters>
  <Application>Microsoft Office Word</Application>
  <DocSecurity>0</DocSecurity>
  <Lines>104</Lines>
  <Paragraphs>29</Paragraphs>
  <ScaleCrop>false</ScaleCrop>
  <Company/>
  <LinksUpToDate>false</LinksUpToDate>
  <CharactersWithSpaces>14728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Carvel</dc:creator>
  <cp:lastModifiedBy>think</cp:lastModifiedBy>
  <cp:revision>184</cp:revision>
  <dcterms:created xsi:type="dcterms:W3CDTF">2017-02-10T10:59:00Z</dcterms:created>
  <dcterms:modified xsi:type="dcterms:W3CDTF">2017-02-19T15:40:00Z</dcterms:modified>
</cp:coreProperties>
</file>