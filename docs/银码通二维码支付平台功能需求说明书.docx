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DED" w:rsidRDefault="00764DED" w:rsidP="00FA4596"/>
    <w:p w:rsidR="00764DED" w:rsidRDefault="00764DED" w:rsidP="00FA4596"/>
    <w:p w:rsidR="00764DED" w:rsidRDefault="00764DED" w:rsidP="00FA4596"/>
    <w:p w:rsidR="00764DED" w:rsidRDefault="00764DED" w:rsidP="00FA4596"/>
    <w:p w:rsidR="009866B1" w:rsidRDefault="009866B1" w:rsidP="00A10463">
      <w:pPr>
        <w:pStyle w:val="a3"/>
        <w:spacing w:before="0" w:after="0" w:line="560" w:lineRule="exact"/>
      </w:pPr>
      <w:bookmarkStart w:id="0" w:name="_Toc475656351"/>
      <w:r>
        <w:rPr>
          <w:rFonts w:hint="eastAsia"/>
        </w:rPr>
        <w:t>银码通二维码支付平台功能需求说明书</w:t>
      </w:r>
      <w:bookmarkEnd w:id="0"/>
    </w:p>
    <w:p w:rsidR="00764DED" w:rsidRDefault="00764DED">
      <w:pPr>
        <w:widowControl/>
        <w:jc w:val="left"/>
      </w:pPr>
      <w:r>
        <w:br w:type="page"/>
      </w:r>
    </w:p>
    <w:p w:rsidR="00764DED" w:rsidRDefault="00764DED" w:rsidP="00A10463">
      <w:pPr>
        <w:pStyle w:val="a3"/>
      </w:pPr>
      <w:bookmarkStart w:id="1" w:name="_Toc475656352"/>
      <w:r>
        <w:rPr>
          <w:rFonts w:hint="eastAsia"/>
        </w:rPr>
        <w:lastRenderedPageBreak/>
        <w:t>修订记录</w:t>
      </w:r>
      <w:bookmarkEnd w:id="1"/>
    </w:p>
    <w:tbl>
      <w:tblPr>
        <w:tblStyle w:val="41"/>
        <w:tblW w:w="5000" w:type="pct"/>
        <w:tblLook w:val="04A0"/>
      </w:tblPr>
      <w:tblGrid>
        <w:gridCol w:w="2130"/>
        <w:gridCol w:w="2130"/>
        <w:gridCol w:w="2131"/>
        <w:gridCol w:w="2131"/>
      </w:tblGrid>
      <w:tr w:rsidR="00764DED" w:rsidRPr="00764DED" w:rsidTr="00A10463">
        <w:trPr>
          <w:cnfStyle w:val="100000000000"/>
        </w:trPr>
        <w:tc>
          <w:tcPr>
            <w:cnfStyle w:val="001000000000"/>
            <w:tcW w:w="1250" w:type="pct"/>
          </w:tcPr>
          <w:p w:rsidR="00764DED" w:rsidRPr="00A10463" w:rsidRDefault="00764DED" w:rsidP="00764DED">
            <w:pPr>
              <w:rPr>
                <w:sz w:val="21"/>
                <w:szCs w:val="21"/>
              </w:rPr>
            </w:pPr>
            <w:r w:rsidRPr="00A10463">
              <w:rPr>
                <w:rFonts w:hint="eastAsia"/>
                <w:sz w:val="21"/>
                <w:szCs w:val="21"/>
              </w:rPr>
              <w:t>修订日期</w:t>
            </w:r>
          </w:p>
        </w:tc>
        <w:tc>
          <w:tcPr>
            <w:tcW w:w="1250" w:type="pct"/>
          </w:tcPr>
          <w:p w:rsidR="00764DED" w:rsidRPr="00A10463" w:rsidRDefault="00764DED" w:rsidP="00764DED">
            <w:pPr>
              <w:cnfStyle w:val="100000000000"/>
              <w:rPr>
                <w:sz w:val="21"/>
                <w:szCs w:val="21"/>
              </w:rPr>
            </w:pPr>
            <w:r w:rsidRPr="00A10463">
              <w:rPr>
                <w:rFonts w:hint="eastAsia"/>
                <w:sz w:val="21"/>
                <w:szCs w:val="21"/>
              </w:rPr>
              <w:t>修订者</w:t>
            </w:r>
          </w:p>
        </w:tc>
        <w:tc>
          <w:tcPr>
            <w:tcW w:w="1250" w:type="pct"/>
          </w:tcPr>
          <w:p w:rsidR="00764DED" w:rsidRPr="00A10463" w:rsidRDefault="00764DED" w:rsidP="00764DED">
            <w:pPr>
              <w:cnfStyle w:val="100000000000"/>
              <w:rPr>
                <w:sz w:val="21"/>
                <w:szCs w:val="21"/>
              </w:rPr>
            </w:pPr>
            <w:r w:rsidRPr="00A10463">
              <w:rPr>
                <w:rFonts w:hint="eastAsia"/>
                <w:sz w:val="21"/>
                <w:szCs w:val="21"/>
              </w:rPr>
              <w:t>修订事项</w:t>
            </w:r>
          </w:p>
        </w:tc>
        <w:tc>
          <w:tcPr>
            <w:tcW w:w="1250" w:type="pct"/>
          </w:tcPr>
          <w:p w:rsidR="00764DED" w:rsidRPr="00A10463" w:rsidRDefault="00764DED" w:rsidP="00764DED">
            <w:pPr>
              <w:cnfStyle w:val="100000000000"/>
              <w:rPr>
                <w:sz w:val="21"/>
                <w:szCs w:val="21"/>
              </w:rPr>
            </w:pPr>
            <w:r w:rsidRPr="00A10463">
              <w:rPr>
                <w:rFonts w:hint="eastAsia"/>
                <w:sz w:val="21"/>
                <w:szCs w:val="21"/>
              </w:rPr>
              <w:t>版本</w:t>
            </w:r>
          </w:p>
        </w:tc>
      </w:tr>
      <w:tr w:rsidR="00764DED" w:rsidRPr="00764DED" w:rsidTr="00A10463">
        <w:trPr>
          <w:cnfStyle w:val="000000100000"/>
        </w:trPr>
        <w:tc>
          <w:tcPr>
            <w:cnfStyle w:val="001000000000"/>
            <w:tcW w:w="1250" w:type="pct"/>
          </w:tcPr>
          <w:p w:rsidR="00764DED" w:rsidRPr="00A10463" w:rsidRDefault="00764DED" w:rsidP="00764DED">
            <w:pPr>
              <w:rPr>
                <w:sz w:val="21"/>
                <w:szCs w:val="21"/>
              </w:rPr>
            </w:pPr>
            <w:r w:rsidRPr="00A10463">
              <w:rPr>
                <w:sz w:val="21"/>
                <w:szCs w:val="21"/>
              </w:rPr>
              <w:t>2017-</w:t>
            </w:r>
          </w:p>
        </w:tc>
        <w:tc>
          <w:tcPr>
            <w:tcW w:w="1250" w:type="pct"/>
          </w:tcPr>
          <w:p w:rsidR="00764DED" w:rsidRPr="00A10463" w:rsidRDefault="00764DED" w:rsidP="00764DED">
            <w:pPr>
              <w:cnfStyle w:val="000000100000"/>
              <w:rPr>
                <w:sz w:val="21"/>
                <w:szCs w:val="21"/>
              </w:rPr>
            </w:pPr>
          </w:p>
        </w:tc>
        <w:tc>
          <w:tcPr>
            <w:tcW w:w="1250" w:type="pct"/>
          </w:tcPr>
          <w:p w:rsidR="00764DED" w:rsidRPr="00A10463" w:rsidRDefault="00764DED" w:rsidP="00764DED">
            <w:pPr>
              <w:cnfStyle w:val="000000100000"/>
              <w:rPr>
                <w:sz w:val="21"/>
                <w:szCs w:val="21"/>
              </w:rPr>
            </w:pPr>
            <w:r w:rsidRPr="00A10463">
              <w:rPr>
                <w:rFonts w:hint="eastAsia"/>
                <w:sz w:val="21"/>
                <w:szCs w:val="21"/>
              </w:rPr>
              <w:t>初稿</w:t>
            </w:r>
          </w:p>
        </w:tc>
        <w:tc>
          <w:tcPr>
            <w:tcW w:w="1250" w:type="pct"/>
          </w:tcPr>
          <w:p w:rsidR="00764DED" w:rsidRPr="00A10463" w:rsidRDefault="00764DED" w:rsidP="00764DED">
            <w:pPr>
              <w:cnfStyle w:val="000000100000"/>
              <w:rPr>
                <w:sz w:val="21"/>
                <w:szCs w:val="21"/>
              </w:rPr>
            </w:pPr>
            <w:r w:rsidRPr="00A10463">
              <w:rPr>
                <w:sz w:val="21"/>
                <w:szCs w:val="21"/>
              </w:rPr>
              <w:t>v1.0.0</w:t>
            </w:r>
          </w:p>
        </w:tc>
      </w:tr>
      <w:tr w:rsidR="00764DED" w:rsidRPr="00764DED" w:rsidTr="00A10463">
        <w:tc>
          <w:tcPr>
            <w:cnfStyle w:val="001000000000"/>
            <w:tcW w:w="1250" w:type="pct"/>
          </w:tcPr>
          <w:p w:rsidR="00764DED" w:rsidRPr="00A10463" w:rsidRDefault="00764DED" w:rsidP="00764DED">
            <w:pPr>
              <w:rPr>
                <w:sz w:val="21"/>
                <w:szCs w:val="21"/>
              </w:rPr>
            </w:pPr>
            <w:r w:rsidRPr="00A10463">
              <w:rPr>
                <w:sz w:val="21"/>
                <w:szCs w:val="21"/>
              </w:rPr>
              <w:t>2017-2-12</w:t>
            </w:r>
          </w:p>
        </w:tc>
        <w:tc>
          <w:tcPr>
            <w:tcW w:w="1250" w:type="pct"/>
          </w:tcPr>
          <w:p w:rsidR="00764DED" w:rsidRPr="00A10463" w:rsidRDefault="00764DED" w:rsidP="00764DED">
            <w:pPr>
              <w:cnfStyle w:val="000000000000"/>
              <w:rPr>
                <w:sz w:val="21"/>
                <w:szCs w:val="21"/>
              </w:rPr>
            </w:pPr>
            <w:r w:rsidRPr="00A10463">
              <w:rPr>
                <w:rFonts w:hint="eastAsia"/>
                <w:sz w:val="21"/>
                <w:szCs w:val="21"/>
              </w:rPr>
              <w:t>顾启明</w:t>
            </w:r>
          </w:p>
        </w:tc>
        <w:tc>
          <w:tcPr>
            <w:tcW w:w="1250" w:type="pct"/>
          </w:tcPr>
          <w:p w:rsidR="00764DED" w:rsidRPr="00A10463" w:rsidRDefault="00764DED" w:rsidP="00764DED">
            <w:pPr>
              <w:cnfStyle w:val="000000000000"/>
              <w:rPr>
                <w:sz w:val="21"/>
                <w:szCs w:val="21"/>
              </w:rPr>
            </w:pPr>
            <w:r w:rsidRPr="00A10463">
              <w:rPr>
                <w:rFonts w:hint="eastAsia"/>
                <w:sz w:val="21"/>
                <w:szCs w:val="21"/>
              </w:rPr>
              <w:t>增加业务场景</w:t>
            </w:r>
          </w:p>
          <w:p w:rsidR="00764DED" w:rsidRDefault="00DF6B9D" w:rsidP="00764DED">
            <w:pPr>
              <w:cnfStyle w:val="000000000000"/>
              <w:rPr>
                <w:sz w:val="21"/>
                <w:szCs w:val="21"/>
              </w:rPr>
            </w:pPr>
            <w:r>
              <w:rPr>
                <w:rFonts w:hint="eastAsia"/>
                <w:sz w:val="21"/>
                <w:szCs w:val="21"/>
              </w:rPr>
              <w:t>添加技术规范</w:t>
            </w:r>
          </w:p>
          <w:p w:rsidR="00DF6B9D" w:rsidRPr="00A10463" w:rsidRDefault="00DF6B9D" w:rsidP="00764DED">
            <w:pPr>
              <w:cnfStyle w:val="000000000000"/>
              <w:rPr>
                <w:sz w:val="21"/>
                <w:szCs w:val="21"/>
              </w:rPr>
            </w:pPr>
            <w:r>
              <w:rPr>
                <w:rFonts w:hint="eastAsia"/>
                <w:sz w:val="21"/>
                <w:szCs w:val="21"/>
              </w:rPr>
              <w:t>整理数据库表结构</w:t>
            </w:r>
          </w:p>
        </w:tc>
        <w:tc>
          <w:tcPr>
            <w:tcW w:w="1250" w:type="pct"/>
          </w:tcPr>
          <w:p w:rsidR="00764DED" w:rsidRPr="00A10463" w:rsidRDefault="00764DED" w:rsidP="00764DED">
            <w:pPr>
              <w:cnfStyle w:val="000000000000"/>
              <w:rPr>
                <w:sz w:val="21"/>
                <w:szCs w:val="21"/>
              </w:rPr>
            </w:pPr>
            <w:r w:rsidRPr="00A10463">
              <w:rPr>
                <w:sz w:val="21"/>
                <w:szCs w:val="21"/>
              </w:rPr>
              <w:t>v1.</w:t>
            </w:r>
            <w:r w:rsidR="000A5D7A">
              <w:rPr>
                <w:rFonts w:hint="eastAsia"/>
                <w:sz w:val="21"/>
                <w:szCs w:val="21"/>
              </w:rPr>
              <w:t>1</w:t>
            </w:r>
            <w:r w:rsidRPr="00A10463">
              <w:rPr>
                <w:sz w:val="21"/>
                <w:szCs w:val="21"/>
              </w:rPr>
              <w:t>.</w:t>
            </w:r>
            <w:r w:rsidR="000A5D7A">
              <w:rPr>
                <w:rFonts w:hint="eastAsia"/>
                <w:sz w:val="21"/>
                <w:szCs w:val="21"/>
              </w:rPr>
              <w:t>0</w:t>
            </w:r>
          </w:p>
        </w:tc>
      </w:tr>
      <w:tr w:rsidR="00550AB4" w:rsidRPr="00764DED" w:rsidTr="00B97990">
        <w:trPr>
          <w:cnfStyle w:val="000000100000"/>
        </w:trPr>
        <w:tc>
          <w:tcPr>
            <w:cnfStyle w:val="001000000000"/>
            <w:tcW w:w="1250" w:type="pct"/>
          </w:tcPr>
          <w:p w:rsidR="00550AB4" w:rsidRPr="00A10463" w:rsidRDefault="00550AB4" w:rsidP="00B97990">
            <w:pPr>
              <w:rPr>
                <w:sz w:val="21"/>
                <w:szCs w:val="21"/>
              </w:rPr>
            </w:pPr>
            <w:r w:rsidRPr="00A10463">
              <w:rPr>
                <w:sz w:val="21"/>
                <w:szCs w:val="21"/>
              </w:rPr>
              <w:t>2017-2-</w:t>
            </w:r>
            <w:r>
              <w:rPr>
                <w:sz w:val="21"/>
                <w:szCs w:val="21"/>
              </w:rPr>
              <w:t>19</w:t>
            </w:r>
          </w:p>
        </w:tc>
        <w:tc>
          <w:tcPr>
            <w:tcW w:w="1250" w:type="pct"/>
          </w:tcPr>
          <w:p w:rsidR="00550AB4" w:rsidRPr="00A10463" w:rsidRDefault="00550AB4" w:rsidP="00B97990">
            <w:pPr>
              <w:cnfStyle w:val="000000100000"/>
              <w:rPr>
                <w:sz w:val="21"/>
                <w:szCs w:val="21"/>
              </w:rPr>
            </w:pPr>
            <w:r w:rsidRPr="00A10463">
              <w:rPr>
                <w:rFonts w:hint="eastAsia"/>
                <w:sz w:val="21"/>
                <w:szCs w:val="21"/>
              </w:rPr>
              <w:t>顾启明</w:t>
            </w:r>
          </w:p>
        </w:tc>
        <w:tc>
          <w:tcPr>
            <w:tcW w:w="1250" w:type="pct"/>
          </w:tcPr>
          <w:p w:rsidR="00550AB4" w:rsidRDefault="00550AB4" w:rsidP="00B97990">
            <w:pPr>
              <w:cnfStyle w:val="000000100000"/>
              <w:rPr>
                <w:sz w:val="21"/>
                <w:szCs w:val="21"/>
              </w:rPr>
            </w:pPr>
            <w:r>
              <w:rPr>
                <w:rFonts w:hint="eastAsia"/>
                <w:sz w:val="21"/>
                <w:szCs w:val="21"/>
              </w:rPr>
              <w:t>添加前后端通讯技术规范</w:t>
            </w:r>
          </w:p>
          <w:p w:rsidR="00550AB4" w:rsidRPr="00A10463" w:rsidRDefault="00550AB4" w:rsidP="00B97990">
            <w:pPr>
              <w:cnfStyle w:val="000000100000"/>
              <w:rPr>
                <w:sz w:val="21"/>
                <w:szCs w:val="21"/>
              </w:rPr>
            </w:pPr>
            <w:r>
              <w:rPr>
                <w:rFonts w:hint="eastAsia"/>
                <w:sz w:val="21"/>
                <w:szCs w:val="21"/>
              </w:rPr>
              <w:t>添加通讯接口设计</w:t>
            </w:r>
          </w:p>
        </w:tc>
        <w:tc>
          <w:tcPr>
            <w:tcW w:w="1250" w:type="pct"/>
          </w:tcPr>
          <w:p w:rsidR="00550AB4" w:rsidRPr="00A10463" w:rsidRDefault="00550AB4" w:rsidP="00B97990">
            <w:pPr>
              <w:cnfStyle w:val="000000100000"/>
              <w:rPr>
                <w:sz w:val="21"/>
                <w:szCs w:val="21"/>
              </w:rPr>
            </w:pPr>
            <w:r w:rsidRPr="00A10463">
              <w:rPr>
                <w:sz w:val="21"/>
                <w:szCs w:val="21"/>
              </w:rPr>
              <w:t>v1.</w:t>
            </w:r>
            <w:r>
              <w:rPr>
                <w:rFonts w:hint="eastAsia"/>
                <w:sz w:val="21"/>
                <w:szCs w:val="21"/>
              </w:rPr>
              <w:t>2</w:t>
            </w:r>
            <w:r w:rsidRPr="00A10463">
              <w:rPr>
                <w:sz w:val="21"/>
                <w:szCs w:val="21"/>
              </w:rPr>
              <w:t>.</w:t>
            </w:r>
            <w:r>
              <w:rPr>
                <w:rFonts w:hint="eastAsia"/>
                <w:sz w:val="21"/>
                <w:szCs w:val="21"/>
              </w:rPr>
              <w:t>0</w:t>
            </w:r>
          </w:p>
        </w:tc>
      </w:tr>
      <w:tr w:rsidR="00F747EE" w:rsidRPr="00764DED" w:rsidTr="00B97990">
        <w:tc>
          <w:tcPr>
            <w:cnfStyle w:val="001000000000"/>
            <w:tcW w:w="1250" w:type="pct"/>
          </w:tcPr>
          <w:p w:rsidR="00F747EE" w:rsidRPr="00A10463" w:rsidRDefault="00F747EE" w:rsidP="00B97990">
            <w:pPr>
              <w:rPr>
                <w:sz w:val="21"/>
                <w:szCs w:val="21"/>
              </w:rPr>
            </w:pPr>
            <w:r>
              <w:rPr>
                <w:rFonts w:hint="eastAsia"/>
                <w:sz w:val="21"/>
                <w:szCs w:val="21"/>
              </w:rPr>
              <w:t>2017-2-22</w:t>
            </w:r>
          </w:p>
        </w:tc>
        <w:tc>
          <w:tcPr>
            <w:tcW w:w="1250" w:type="pct"/>
          </w:tcPr>
          <w:p w:rsidR="00F747EE" w:rsidRPr="00A10463" w:rsidRDefault="00F747EE" w:rsidP="00B97990">
            <w:pPr>
              <w:cnfStyle w:val="000000000000"/>
              <w:rPr>
                <w:sz w:val="21"/>
                <w:szCs w:val="21"/>
              </w:rPr>
            </w:pPr>
            <w:r>
              <w:rPr>
                <w:rFonts w:hint="eastAsia"/>
                <w:sz w:val="21"/>
                <w:szCs w:val="21"/>
              </w:rPr>
              <w:t>刘继辉</w:t>
            </w:r>
          </w:p>
        </w:tc>
        <w:tc>
          <w:tcPr>
            <w:tcW w:w="1250" w:type="pct"/>
          </w:tcPr>
          <w:p w:rsidR="00F747EE" w:rsidRDefault="00F747EE" w:rsidP="00B97990">
            <w:pPr>
              <w:cnfStyle w:val="000000000000"/>
              <w:rPr>
                <w:sz w:val="21"/>
                <w:szCs w:val="21"/>
              </w:rPr>
            </w:pPr>
            <w:r>
              <w:rPr>
                <w:rFonts w:hint="eastAsia"/>
                <w:sz w:val="21"/>
                <w:szCs w:val="21"/>
              </w:rPr>
              <w:t>完善</w:t>
            </w:r>
            <w:r w:rsidRPr="00F747EE">
              <w:rPr>
                <w:rFonts w:hint="eastAsia"/>
                <w:sz w:val="21"/>
                <w:szCs w:val="21"/>
              </w:rPr>
              <w:t>后台管理功能</w:t>
            </w:r>
            <w:r>
              <w:rPr>
                <w:rFonts w:hint="eastAsia"/>
                <w:sz w:val="21"/>
                <w:szCs w:val="21"/>
              </w:rPr>
              <w:t>页面设计</w:t>
            </w:r>
          </w:p>
        </w:tc>
        <w:tc>
          <w:tcPr>
            <w:tcW w:w="1250" w:type="pct"/>
          </w:tcPr>
          <w:p w:rsidR="00F747EE" w:rsidRPr="00A10463" w:rsidRDefault="00F747EE" w:rsidP="00B97990">
            <w:pPr>
              <w:cnfStyle w:val="000000000000"/>
              <w:rPr>
                <w:sz w:val="21"/>
                <w:szCs w:val="21"/>
              </w:rPr>
            </w:pPr>
            <w:r>
              <w:rPr>
                <w:sz w:val="21"/>
                <w:szCs w:val="21"/>
              </w:rPr>
              <w:t>V</w:t>
            </w:r>
            <w:r>
              <w:rPr>
                <w:rFonts w:hint="eastAsia"/>
                <w:sz w:val="21"/>
                <w:szCs w:val="21"/>
              </w:rPr>
              <w:t>1.3.0</w:t>
            </w:r>
          </w:p>
        </w:tc>
      </w:tr>
      <w:tr w:rsidR="005D0D97" w:rsidRPr="00764DED" w:rsidTr="005D0D97">
        <w:trPr>
          <w:cnfStyle w:val="000000100000"/>
          <w:ins w:id="2" w:author="Qiming Gu" w:date="2017-02-23T00:11:00Z"/>
        </w:trPr>
        <w:tc>
          <w:tcPr>
            <w:cnfStyle w:val="001000000000"/>
            <w:tcW w:w="1250" w:type="pct"/>
          </w:tcPr>
          <w:p w:rsidR="005D0D97" w:rsidRPr="00A10463" w:rsidRDefault="005D0D97" w:rsidP="00651E7D">
            <w:pPr>
              <w:rPr>
                <w:ins w:id="3" w:author="Qiming Gu" w:date="2017-02-23T00:11:00Z"/>
                <w:sz w:val="21"/>
                <w:szCs w:val="21"/>
              </w:rPr>
            </w:pPr>
            <w:ins w:id="4" w:author="Qiming Gu" w:date="2017-02-23T00:11:00Z">
              <w:r w:rsidRPr="00A10463">
                <w:rPr>
                  <w:sz w:val="21"/>
                  <w:szCs w:val="21"/>
                </w:rPr>
                <w:t>2017-2-</w:t>
              </w:r>
              <w:r>
                <w:rPr>
                  <w:rFonts w:hint="eastAsia"/>
                  <w:sz w:val="21"/>
                  <w:szCs w:val="21"/>
                </w:rPr>
                <w:t>23</w:t>
              </w:r>
            </w:ins>
          </w:p>
        </w:tc>
        <w:tc>
          <w:tcPr>
            <w:tcW w:w="1250" w:type="pct"/>
          </w:tcPr>
          <w:p w:rsidR="005D0D97" w:rsidRPr="00A10463" w:rsidRDefault="005D0D97" w:rsidP="00651E7D">
            <w:pPr>
              <w:cnfStyle w:val="000000100000"/>
              <w:rPr>
                <w:ins w:id="5" w:author="Qiming Gu" w:date="2017-02-23T00:11:00Z"/>
                <w:sz w:val="21"/>
                <w:szCs w:val="21"/>
              </w:rPr>
            </w:pPr>
            <w:ins w:id="6" w:author="Qiming Gu" w:date="2017-02-23T00:11:00Z">
              <w:r w:rsidRPr="00A10463">
                <w:rPr>
                  <w:rFonts w:hint="eastAsia"/>
                  <w:sz w:val="21"/>
                  <w:szCs w:val="21"/>
                </w:rPr>
                <w:t>顾启明</w:t>
              </w:r>
            </w:ins>
          </w:p>
        </w:tc>
        <w:tc>
          <w:tcPr>
            <w:tcW w:w="1250" w:type="pct"/>
          </w:tcPr>
          <w:p w:rsidR="005D0D97" w:rsidRDefault="006F1DE2" w:rsidP="00651E7D">
            <w:pPr>
              <w:cnfStyle w:val="000000100000"/>
              <w:rPr>
                <w:ins w:id="7" w:author="Qiming Gu" w:date="2017-02-23T00:11:00Z"/>
                <w:sz w:val="21"/>
                <w:szCs w:val="21"/>
              </w:rPr>
            </w:pPr>
            <w:ins w:id="8" w:author="Qiming Gu" w:date="2017-02-23T00:13:00Z">
              <w:r>
                <w:rPr>
                  <w:rFonts w:hint="eastAsia"/>
                  <w:sz w:val="21"/>
                  <w:szCs w:val="21"/>
                </w:rPr>
                <w:t>1.</w:t>
              </w:r>
            </w:ins>
            <w:ins w:id="9" w:author="Qiming Gu" w:date="2017-02-23T00:11:00Z">
              <w:r w:rsidR="005D0D97">
                <w:rPr>
                  <w:rFonts w:hint="eastAsia"/>
                  <w:sz w:val="21"/>
                  <w:szCs w:val="21"/>
                </w:rPr>
                <w:t>添加收银员数据表</w:t>
              </w:r>
            </w:ins>
          </w:p>
          <w:p w:rsidR="005D0D97" w:rsidRDefault="006F1DE2" w:rsidP="00651E7D">
            <w:pPr>
              <w:cnfStyle w:val="000000100000"/>
              <w:rPr>
                <w:ins w:id="10" w:author="Qiming Gu" w:date="2017-02-23T00:12:00Z"/>
                <w:sz w:val="21"/>
                <w:szCs w:val="21"/>
              </w:rPr>
            </w:pPr>
            <w:ins w:id="11" w:author="Qiming Gu" w:date="2017-02-23T00:13:00Z">
              <w:r>
                <w:rPr>
                  <w:rFonts w:hint="eastAsia"/>
                  <w:sz w:val="21"/>
                  <w:szCs w:val="21"/>
                </w:rPr>
                <w:t>2.</w:t>
              </w:r>
            </w:ins>
            <w:ins w:id="12" w:author="Qiming Gu" w:date="2017-02-23T00:11:00Z">
              <w:r w:rsidR="005D0D97">
                <w:rPr>
                  <w:rFonts w:hint="eastAsia"/>
                  <w:sz w:val="21"/>
                  <w:szCs w:val="21"/>
                </w:rPr>
                <w:t>添加签到通讯接口</w:t>
              </w:r>
            </w:ins>
          </w:p>
          <w:p w:rsidR="006F1DE2" w:rsidRDefault="006F1DE2" w:rsidP="00651E7D">
            <w:pPr>
              <w:cnfStyle w:val="000000100000"/>
              <w:rPr>
                <w:ins w:id="13" w:author="Qiming Gu" w:date="2017-02-23T00:12:00Z"/>
                <w:sz w:val="21"/>
                <w:szCs w:val="21"/>
              </w:rPr>
            </w:pPr>
            <w:ins w:id="14" w:author="Qiming Gu" w:date="2017-02-23T00:13:00Z">
              <w:r>
                <w:rPr>
                  <w:rFonts w:hint="eastAsia"/>
                  <w:sz w:val="21"/>
                  <w:szCs w:val="21"/>
                </w:rPr>
                <w:t>3.</w:t>
              </w:r>
            </w:ins>
            <w:ins w:id="15" w:author="Qiming Gu" w:date="2017-02-23T00:12:00Z">
              <w:r>
                <w:rPr>
                  <w:rFonts w:hint="eastAsia"/>
                  <w:sz w:val="21"/>
                  <w:szCs w:val="21"/>
                </w:rPr>
                <w:t>添加二维码生成规范</w:t>
              </w:r>
            </w:ins>
          </w:p>
          <w:p w:rsidR="006F1DE2" w:rsidRPr="00A10463" w:rsidRDefault="006F1DE2" w:rsidP="00651E7D">
            <w:pPr>
              <w:cnfStyle w:val="000000100000"/>
              <w:rPr>
                <w:ins w:id="16" w:author="Qiming Gu" w:date="2017-02-23T00:11:00Z"/>
                <w:sz w:val="21"/>
                <w:szCs w:val="21"/>
              </w:rPr>
            </w:pPr>
            <w:ins w:id="17" w:author="Qiming Gu" w:date="2017-02-23T00:13:00Z">
              <w:r>
                <w:rPr>
                  <w:rFonts w:hint="eastAsia"/>
                  <w:sz w:val="21"/>
                  <w:szCs w:val="21"/>
                </w:rPr>
                <w:t>4.</w:t>
              </w:r>
            </w:ins>
            <w:ins w:id="18" w:author="Qiming Gu" w:date="2017-02-23T00:12:00Z">
              <w:r>
                <w:rPr>
                  <w:rFonts w:hint="eastAsia"/>
                  <w:sz w:val="21"/>
                  <w:szCs w:val="21"/>
                </w:rPr>
                <w:t>添加每个通讯接口中</w:t>
              </w:r>
              <w:r>
                <w:rPr>
                  <w:rFonts w:hint="eastAsia"/>
                  <w:sz w:val="21"/>
                  <w:szCs w:val="21"/>
                </w:rPr>
                <w:t>resources</w:t>
              </w:r>
            </w:ins>
            <w:ins w:id="19" w:author="Qiming Gu" w:date="2017-02-23T00:13:00Z">
              <w:r>
                <w:rPr>
                  <w:rFonts w:hint="eastAsia"/>
                  <w:sz w:val="21"/>
                  <w:szCs w:val="21"/>
                </w:rPr>
                <w:t>名</w:t>
              </w:r>
            </w:ins>
          </w:p>
        </w:tc>
        <w:tc>
          <w:tcPr>
            <w:tcW w:w="1250" w:type="pct"/>
          </w:tcPr>
          <w:p w:rsidR="005D0D97" w:rsidRPr="00A10463" w:rsidRDefault="005D0D97" w:rsidP="00651E7D">
            <w:pPr>
              <w:cnfStyle w:val="000000100000"/>
              <w:rPr>
                <w:ins w:id="20" w:author="Qiming Gu" w:date="2017-02-23T00:11:00Z"/>
                <w:sz w:val="21"/>
                <w:szCs w:val="21"/>
              </w:rPr>
            </w:pPr>
            <w:ins w:id="21" w:author="Qiming Gu" w:date="2017-02-23T00:11:00Z">
              <w:r w:rsidRPr="00A10463">
                <w:rPr>
                  <w:sz w:val="21"/>
                  <w:szCs w:val="21"/>
                </w:rPr>
                <w:t>v1.</w:t>
              </w:r>
            </w:ins>
            <w:ins w:id="22" w:author="Qiming Gu" w:date="2017-02-23T00:13:00Z">
              <w:r w:rsidR="006F1DE2">
                <w:rPr>
                  <w:rFonts w:hint="eastAsia"/>
                  <w:sz w:val="21"/>
                  <w:szCs w:val="21"/>
                </w:rPr>
                <w:t>4</w:t>
              </w:r>
            </w:ins>
            <w:ins w:id="23" w:author="Qiming Gu" w:date="2017-02-23T00:11:00Z">
              <w:r w:rsidRPr="00A10463">
                <w:rPr>
                  <w:sz w:val="21"/>
                  <w:szCs w:val="21"/>
                </w:rPr>
                <w:t>.</w:t>
              </w:r>
              <w:r>
                <w:rPr>
                  <w:rFonts w:hint="eastAsia"/>
                  <w:sz w:val="21"/>
                  <w:szCs w:val="21"/>
                </w:rPr>
                <w:t>0</w:t>
              </w:r>
            </w:ins>
          </w:p>
        </w:tc>
      </w:tr>
      <w:tr w:rsidR="00B80FAF" w:rsidRPr="00764DED" w:rsidTr="00B80FAF">
        <w:trPr>
          <w:ins w:id="24" w:author="Qiming Gu" w:date="2017-02-23T23:35:00Z"/>
        </w:trPr>
        <w:tc>
          <w:tcPr>
            <w:cnfStyle w:val="001000000000"/>
            <w:tcW w:w="1250" w:type="pct"/>
          </w:tcPr>
          <w:p w:rsidR="00B80FAF" w:rsidRPr="00A10463" w:rsidRDefault="00B80FAF" w:rsidP="00DF0262">
            <w:pPr>
              <w:rPr>
                <w:ins w:id="25" w:author="Qiming Gu" w:date="2017-02-23T23:35:00Z"/>
                <w:sz w:val="21"/>
                <w:szCs w:val="21"/>
              </w:rPr>
            </w:pPr>
            <w:ins w:id="26" w:author="Qiming Gu" w:date="2017-02-23T23:35:00Z">
              <w:r w:rsidRPr="00A10463">
                <w:rPr>
                  <w:sz w:val="21"/>
                  <w:szCs w:val="21"/>
                </w:rPr>
                <w:t>2017-2-</w:t>
              </w:r>
              <w:r>
                <w:rPr>
                  <w:rFonts w:hint="eastAsia"/>
                  <w:sz w:val="21"/>
                  <w:szCs w:val="21"/>
                </w:rPr>
                <w:t>23</w:t>
              </w:r>
            </w:ins>
          </w:p>
        </w:tc>
        <w:tc>
          <w:tcPr>
            <w:tcW w:w="1250" w:type="pct"/>
          </w:tcPr>
          <w:p w:rsidR="00B80FAF" w:rsidRPr="00A10463" w:rsidRDefault="00B80FAF" w:rsidP="00DF0262">
            <w:pPr>
              <w:cnfStyle w:val="000000000000"/>
              <w:rPr>
                <w:ins w:id="27" w:author="Qiming Gu" w:date="2017-02-23T23:35:00Z"/>
                <w:sz w:val="21"/>
                <w:szCs w:val="21"/>
              </w:rPr>
            </w:pPr>
            <w:ins w:id="28" w:author="Qiming Gu" w:date="2017-02-23T23:35:00Z">
              <w:r w:rsidRPr="00A10463">
                <w:rPr>
                  <w:rFonts w:hint="eastAsia"/>
                  <w:sz w:val="21"/>
                  <w:szCs w:val="21"/>
                </w:rPr>
                <w:t>顾启明</w:t>
              </w:r>
            </w:ins>
          </w:p>
        </w:tc>
        <w:tc>
          <w:tcPr>
            <w:tcW w:w="1250" w:type="pct"/>
          </w:tcPr>
          <w:p w:rsidR="00B80FAF" w:rsidRPr="00A10463" w:rsidRDefault="00B80FAF" w:rsidP="00DF0262">
            <w:pPr>
              <w:cnfStyle w:val="000000000000"/>
              <w:rPr>
                <w:ins w:id="29" w:author="Qiming Gu" w:date="2017-02-23T23:35:00Z"/>
                <w:sz w:val="21"/>
                <w:szCs w:val="21"/>
              </w:rPr>
            </w:pPr>
            <w:ins w:id="30" w:author="Qiming Gu" w:date="2017-02-23T23:35:00Z">
              <w:r>
                <w:rPr>
                  <w:rFonts w:hint="eastAsia"/>
                  <w:sz w:val="21"/>
                  <w:szCs w:val="21"/>
                </w:rPr>
                <w:t>1.</w:t>
              </w:r>
            </w:ins>
            <w:ins w:id="31" w:author="Qiming Gu" w:date="2017-02-23T23:36:00Z">
              <w:r>
                <w:rPr>
                  <w:rFonts w:hint="eastAsia"/>
                  <w:sz w:val="21"/>
                  <w:szCs w:val="21"/>
                </w:rPr>
                <w:t>将</w:t>
              </w:r>
              <w:r>
                <w:rPr>
                  <w:rFonts w:hint="eastAsia"/>
                  <w:sz w:val="21"/>
                  <w:szCs w:val="21"/>
                </w:rPr>
                <w:t>cashier</w:t>
              </w:r>
            </w:ins>
            <w:ins w:id="32" w:author="Qiming Gu" w:date="2017-02-23T23:35:00Z">
              <w:r>
                <w:rPr>
                  <w:rFonts w:hint="eastAsia"/>
                  <w:sz w:val="21"/>
                  <w:szCs w:val="21"/>
                </w:rPr>
                <w:t>通讯接口</w:t>
              </w:r>
            </w:ins>
            <w:ins w:id="33" w:author="Qiming Gu" w:date="2017-02-23T23:36:00Z">
              <w:r>
                <w:rPr>
                  <w:rFonts w:hint="eastAsia"/>
                  <w:sz w:val="21"/>
                  <w:szCs w:val="21"/>
                </w:rPr>
                <w:t>合并到</w:t>
              </w:r>
              <w:r>
                <w:rPr>
                  <w:rFonts w:hint="eastAsia"/>
                  <w:sz w:val="21"/>
                  <w:szCs w:val="21"/>
                </w:rPr>
                <w:t>merchant</w:t>
              </w:r>
              <w:r>
                <w:rPr>
                  <w:rFonts w:hint="eastAsia"/>
                  <w:sz w:val="21"/>
                  <w:szCs w:val="21"/>
                </w:rPr>
                <w:t>中</w:t>
              </w:r>
            </w:ins>
          </w:p>
        </w:tc>
        <w:tc>
          <w:tcPr>
            <w:tcW w:w="1250" w:type="pct"/>
          </w:tcPr>
          <w:p w:rsidR="00B80FAF" w:rsidRPr="00A10463" w:rsidRDefault="00B80FAF" w:rsidP="00DF0262">
            <w:pPr>
              <w:cnfStyle w:val="000000000000"/>
              <w:rPr>
                <w:ins w:id="34" w:author="Qiming Gu" w:date="2017-02-23T23:35:00Z"/>
                <w:sz w:val="21"/>
                <w:szCs w:val="21"/>
              </w:rPr>
            </w:pPr>
            <w:ins w:id="35" w:author="Qiming Gu" w:date="2017-02-23T23:35:00Z">
              <w:r w:rsidRPr="00A10463">
                <w:rPr>
                  <w:sz w:val="21"/>
                  <w:szCs w:val="21"/>
                </w:rPr>
                <w:t>v1.</w:t>
              </w:r>
            </w:ins>
            <w:ins w:id="36" w:author="Qiming Gu" w:date="2017-02-23T23:36:00Z">
              <w:r w:rsidR="00966132">
                <w:rPr>
                  <w:sz w:val="21"/>
                  <w:szCs w:val="21"/>
                </w:rPr>
                <w:t>5</w:t>
              </w:r>
            </w:ins>
            <w:ins w:id="37" w:author="Qiming Gu" w:date="2017-02-23T23:35:00Z">
              <w:r w:rsidRPr="00A10463">
                <w:rPr>
                  <w:sz w:val="21"/>
                  <w:szCs w:val="21"/>
                </w:rPr>
                <w:t>.</w:t>
              </w:r>
            </w:ins>
            <w:ins w:id="38" w:author="Qiming Gu" w:date="2017-02-23T23:36:00Z">
              <w:r w:rsidR="00966132">
                <w:rPr>
                  <w:rFonts w:hint="eastAsia"/>
                  <w:sz w:val="21"/>
                  <w:szCs w:val="21"/>
                </w:rPr>
                <w:t>0</w:t>
              </w:r>
            </w:ins>
          </w:p>
        </w:tc>
      </w:tr>
      <w:tr w:rsidR="00E7668D" w:rsidRPr="00764DED" w:rsidTr="00E7668D">
        <w:trPr>
          <w:cnfStyle w:val="000000100000"/>
          <w:ins w:id="39" w:author="Qiming Gu" w:date="2017-02-28T20:11:00Z"/>
        </w:trPr>
        <w:tc>
          <w:tcPr>
            <w:cnfStyle w:val="001000000000"/>
            <w:tcW w:w="1250" w:type="pct"/>
          </w:tcPr>
          <w:p w:rsidR="00E7668D" w:rsidRPr="00A10463" w:rsidRDefault="00E7668D" w:rsidP="00614794">
            <w:pPr>
              <w:rPr>
                <w:ins w:id="40" w:author="Qiming Gu" w:date="2017-02-28T20:11:00Z"/>
                <w:sz w:val="21"/>
                <w:szCs w:val="21"/>
              </w:rPr>
            </w:pPr>
            <w:ins w:id="41" w:author="Qiming Gu" w:date="2017-02-28T20:11:00Z">
              <w:r w:rsidRPr="00A10463">
                <w:rPr>
                  <w:sz w:val="21"/>
                  <w:szCs w:val="21"/>
                </w:rPr>
                <w:t>2017-2-</w:t>
              </w:r>
              <w:r>
                <w:rPr>
                  <w:rFonts w:hint="eastAsia"/>
                  <w:sz w:val="21"/>
                  <w:szCs w:val="21"/>
                </w:rPr>
                <w:t>28</w:t>
              </w:r>
            </w:ins>
          </w:p>
        </w:tc>
        <w:tc>
          <w:tcPr>
            <w:tcW w:w="1250" w:type="pct"/>
          </w:tcPr>
          <w:p w:rsidR="00E7668D" w:rsidRPr="00A10463" w:rsidRDefault="00E7668D" w:rsidP="00614794">
            <w:pPr>
              <w:cnfStyle w:val="000000100000"/>
              <w:rPr>
                <w:ins w:id="42" w:author="Qiming Gu" w:date="2017-02-28T20:11:00Z"/>
                <w:sz w:val="21"/>
                <w:szCs w:val="21"/>
              </w:rPr>
            </w:pPr>
            <w:ins w:id="43" w:author="Qiming Gu" w:date="2017-02-28T20:11:00Z">
              <w:r w:rsidRPr="00A10463">
                <w:rPr>
                  <w:rFonts w:hint="eastAsia"/>
                  <w:sz w:val="21"/>
                  <w:szCs w:val="21"/>
                </w:rPr>
                <w:t>顾启明</w:t>
              </w:r>
            </w:ins>
          </w:p>
        </w:tc>
        <w:tc>
          <w:tcPr>
            <w:tcW w:w="1250" w:type="pct"/>
          </w:tcPr>
          <w:p w:rsidR="00E7668D" w:rsidRPr="00A10463" w:rsidRDefault="00E7668D" w:rsidP="00614794">
            <w:pPr>
              <w:cnfStyle w:val="000000100000"/>
              <w:rPr>
                <w:ins w:id="44" w:author="Qiming Gu" w:date="2017-02-28T20:11:00Z"/>
                <w:sz w:val="21"/>
                <w:szCs w:val="21"/>
              </w:rPr>
            </w:pPr>
            <w:ins w:id="45" w:author="Qiming Gu" w:date="2017-02-28T20:11:00Z">
              <w:r>
                <w:rPr>
                  <w:rFonts w:hint="eastAsia"/>
                  <w:sz w:val="21"/>
                  <w:szCs w:val="21"/>
                </w:rPr>
                <w:t>1.</w:t>
              </w:r>
            </w:ins>
            <w:ins w:id="46" w:author="Qiming Gu" w:date="2017-02-28T20:13:00Z">
              <w:r>
                <w:rPr>
                  <w:rFonts w:hint="eastAsia"/>
                  <w:sz w:val="21"/>
                  <w:szCs w:val="21"/>
                </w:rPr>
                <w:t>添加</w:t>
              </w:r>
            </w:ins>
            <w:ins w:id="47" w:author="Qiming Gu" w:date="2017-02-28T20:14:00Z">
              <w:r w:rsidR="00D813EC">
                <w:rPr>
                  <w:rFonts w:hint="eastAsia"/>
                  <w:sz w:val="21"/>
                  <w:szCs w:val="21"/>
                </w:rPr>
                <w:t>本地测试</w:t>
              </w:r>
            </w:ins>
            <w:ins w:id="48" w:author="Qiming Gu" w:date="2017-02-28T20:13:00Z">
              <w:r>
                <w:rPr>
                  <w:rFonts w:hint="eastAsia"/>
                  <w:sz w:val="21"/>
                  <w:szCs w:val="21"/>
                </w:rPr>
                <w:t>服务器配置说明</w:t>
              </w:r>
            </w:ins>
          </w:p>
        </w:tc>
        <w:tc>
          <w:tcPr>
            <w:tcW w:w="1250" w:type="pct"/>
          </w:tcPr>
          <w:p w:rsidR="00E7668D" w:rsidRPr="00A10463" w:rsidRDefault="00E7668D" w:rsidP="00614794">
            <w:pPr>
              <w:cnfStyle w:val="000000100000"/>
              <w:rPr>
                <w:ins w:id="49" w:author="Qiming Gu" w:date="2017-02-28T20:11:00Z"/>
                <w:sz w:val="21"/>
                <w:szCs w:val="21"/>
              </w:rPr>
            </w:pPr>
            <w:ins w:id="50" w:author="Qiming Gu" w:date="2017-02-28T20:11:00Z">
              <w:r w:rsidRPr="00A10463">
                <w:rPr>
                  <w:sz w:val="21"/>
                  <w:szCs w:val="21"/>
                </w:rPr>
                <w:t>v1.</w:t>
              </w:r>
            </w:ins>
            <w:ins w:id="51" w:author="Qiming Gu" w:date="2017-02-28T20:13:00Z">
              <w:r>
                <w:rPr>
                  <w:rFonts w:hint="eastAsia"/>
                  <w:sz w:val="21"/>
                  <w:szCs w:val="21"/>
                </w:rPr>
                <w:t>6</w:t>
              </w:r>
            </w:ins>
            <w:ins w:id="52" w:author="Qiming Gu" w:date="2017-02-28T20:11:00Z">
              <w:r w:rsidRPr="00A10463">
                <w:rPr>
                  <w:sz w:val="21"/>
                  <w:szCs w:val="21"/>
                </w:rPr>
                <w:t>.</w:t>
              </w:r>
              <w:r>
                <w:rPr>
                  <w:rFonts w:hint="eastAsia"/>
                  <w:sz w:val="21"/>
                  <w:szCs w:val="21"/>
                </w:rPr>
                <w:t>0</w:t>
              </w:r>
            </w:ins>
          </w:p>
        </w:tc>
      </w:tr>
      <w:tr w:rsidR="003D233B" w:rsidRPr="00764DED" w:rsidTr="00E7668D">
        <w:trPr>
          <w:ins w:id="53" w:author="Qiming Gu" w:date="2017-03-03T00:50:00Z"/>
        </w:trPr>
        <w:tc>
          <w:tcPr>
            <w:cnfStyle w:val="001000000000"/>
            <w:tcW w:w="1250" w:type="pct"/>
          </w:tcPr>
          <w:p w:rsidR="003D233B" w:rsidRPr="00A10463" w:rsidRDefault="003D233B" w:rsidP="00614794">
            <w:pPr>
              <w:rPr>
                <w:ins w:id="54" w:author="Qiming Gu" w:date="2017-03-03T00:50:00Z"/>
                <w:sz w:val="21"/>
                <w:szCs w:val="21"/>
              </w:rPr>
            </w:pPr>
            <w:ins w:id="55" w:author="Qiming Gu" w:date="2017-03-03T00:50:00Z">
              <w:r>
                <w:rPr>
                  <w:rFonts w:hint="eastAsia"/>
                  <w:sz w:val="21"/>
                  <w:szCs w:val="21"/>
                </w:rPr>
                <w:t>2017-3-2</w:t>
              </w:r>
            </w:ins>
          </w:p>
        </w:tc>
        <w:tc>
          <w:tcPr>
            <w:tcW w:w="1250" w:type="pct"/>
          </w:tcPr>
          <w:p w:rsidR="003D233B" w:rsidRPr="00A10463" w:rsidRDefault="003D233B" w:rsidP="00614794">
            <w:pPr>
              <w:cnfStyle w:val="000000000000"/>
              <w:rPr>
                <w:ins w:id="56" w:author="Qiming Gu" w:date="2017-03-03T00:50:00Z"/>
                <w:sz w:val="21"/>
                <w:szCs w:val="21"/>
              </w:rPr>
            </w:pPr>
            <w:ins w:id="57" w:author="Qiming Gu" w:date="2017-03-03T00:50:00Z">
              <w:r>
                <w:rPr>
                  <w:rFonts w:hint="eastAsia"/>
                  <w:sz w:val="21"/>
                  <w:szCs w:val="21"/>
                </w:rPr>
                <w:t>顾启明</w:t>
              </w:r>
            </w:ins>
          </w:p>
        </w:tc>
        <w:tc>
          <w:tcPr>
            <w:tcW w:w="1250" w:type="pct"/>
          </w:tcPr>
          <w:p w:rsidR="003D233B" w:rsidRDefault="003D233B" w:rsidP="00614794">
            <w:pPr>
              <w:cnfStyle w:val="000000000000"/>
              <w:rPr>
                <w:ins w:id="58" w:author="Qiming Gu" w:date="2017-03-03T00:50:00Z"/>
                <w:sz w:val="21"/>
                <w:szCs w:val="21"/>
              </w:rPr>
            </w:pPr>
            <w:ins w:id="59" w:author="Qiming Gu" w:date="2017-03-03T00:50:00Z">
              <w:r>
                <w:rPr>
                  <w:rFonts w:hint="eastAsia"/>
                  <w:sz w:val="21"/>
                  <w:szCs w:val="21"/>
                </w:rPr>
                <w:t>1</w:t>
              </w:r>
            </w:ins>
            <w:ins w:id="60" w:author="Qiming Gu" w:date="2017-03-03T00:51:00Z">
              <w:r>
                <w:rPr>
                  <w:sz w:val="21"/>
                  <w:szCs w:val="21"/>
                </w:rPr>
                <w:t>.</w:t>
              </w:r>
              <w:r>
                <w:rPr>
                  <w:rFonts w:hint="eastAsia"/>
                  <w:sz w:val="21"/>
                  <w:szCs w:val="21"/>
                </w:rPr>
                <w:t>补充部分</w:t>
              </w:r>
              <w:r w:rsidR="00E739F7">
                <w:rPr>
                  <w:rFonts w:hint="eastAsia"/>
                  <w:sz w:val="21"/>
                  <w:szCs w:val="21"/>
                </w:rPr>
                <w:t>数据库字段值的定义</w:t>
              </w:r>
            </w:ins>
          </w:p>
        </w:tc>
        <w:tc>
          <w:tcPr>
            <w:tcW w:w="1250" w:type="pct"/>
          </w:tcPr>
          <w:p w:rsidR="003D233B" w:rsidRPr="00A10463" w:rsidRDefault="00E739F7" w:rsidP="00614794">
            <w:pPr>
              <w:cnfStyle w:val="000000000000"/>
              <w:rPr>
                <w:ins w:id="61" w:author="Qiming Gu" w:date="2017-03-03T00:50:00Z"/>
                <w:sz w:val="21"/>
                <w:szCs w:val="21"/>
              </w:rPr>
            </w:pPr>
            <w:ins w:id="62" w:author="Qiming Gu" w:date="2017-03-03T00:51:00Z">
              <w:r>
                <w:rPr>
                  <w:rFonts w:hint="eastAsia"/>
                  <w:sz w:val="21"/>
                  <w:szCs w:val="21"/>
                </w:rPr>
                <w:t>v</w:t>
              </w:r>
              <w:r>
                <w:rPr>
                  <w:sz w:val="21"/>
                  <w:szCs w:val="21"/>
                </w:rPr>
                <w:t>1.7.0</w:t>
              </w:r>
            </w:ins>
          </w:p>
        </w:tc>
      </w:tr>
      <w:tr w:rsidR="0035461A" w:rsidRPr="00764DED" w:rsidTr="0035461A">
        <w:trPr>
          <w:cnfStyle w:val="000000100000"/>
          <w:ins w:id="63" w:author="Qiming Gu" w:date="2017-03-05T23:38:00Z"/>
        </w:trPr>
        <w:tc>
          <w:tcPr>
            <w:cnfStyle w:val="001000000000"/>
            <w:tcW w:w="1250" w:type="pct"/>
          </w:tcPr>
          <w:p w:rsidR="0035461A" w:rsidRPr="00A10463" w:rsidRDefault="0035461A" w:rsidP="0076120A">
            <w:pPr>
              <w:rPr>
                <w:ins w:id="64" w:author="Qiming Gu" w:date="2017-03-05T23:38:00Z"/>
                <w:sz w:val="21"/>
                <w:szCs w:val="21"/>
              </w:rPr>
            </w:pPr>
            <w:ins w:id="65" w:author="Qiming Gu" w:date="2017-03-05T23:38:00Z">
              <w:r>
                <w:rPr>
                  <w:rFonts w:hint="eastAsia"/>
                  <w:sz w:val="21"/>
                  <w:szCs w:val="21"/>
                </w:rPr>
                <w:t>2017-3-</w:t>
              </w:r>
              <w:r>
                <w:rPr>
                  <w:sz w:val="21"/>
                  <w:szCs w:val="21"/>
                </w:rPr>
                <w:t>5</w:t>
              </w:r>
            </w:ins>
          </w:p>
        </w:tc>
        <w:tc>
          <w:tcPr>
            <w:tcW w:w="1250" w:type="pct"/>
          </w:tcPr>
          <w:p w:rsidR="0035461A" w:rsidRPr="00A10463" w:rsidRDefault="0035461A" w:rsidP="0076120A">
            <w:pPr>
              <w:cnfStyle w:val="000000100000"/>
              <w:rPr>
                <w:ins w:id="66" w:author="Qiming Gu" w:date="2017-03-05T23:38:00Z"/>
                <w:sz w:val="21"/>
                <w:szCs w:val="21"/>
              </w:rPr>
            </w:pPr>
            <w:ins w:id="67" w:author="Qiming Gu" w:date="2017-03-05T23:38:00Z">
              <w:r>
                <w:rPr>
                  <w:rFonts w:hint="eastAsia"/>
                  <w:sz w:val="21"/>
                  <w:szCs w:val="21"/>
                </w:rPr>
                <w:t>顾启明</w:t>
              </w:r>
            </w:ins>
          </w:p>
        </w:tc>
        <w:tc>
          <w:tcPr>
            <w:tcW w:w="1250" w:type="pct"/>
          </w:tcPr>
          <w:p w:rsidR="0035461A" w:rsidRDefault="0035461A" w:rsidP="0076120A">
            <w:pPr>
              <w:cnfStyle w:val="000000100000"/>
              <w:rPr>
                <w:ins w:id="68" w:author="Qiming Gu" w:date="2017-03-05T23:38:00Z"/>
                <w:sz w:val="21"/>
                <w:szCs w:val="21"/>
              </w:rPr>
            </w:pPr>
            <w:ins w:id="69" w:author="Qiming Gu" w:date="2017-03-05T23:38:00Z">
              <w:r>
                <w:rPr>
                  <w:rFonts w:hint="eastAsia"/>
                  <w:sz w:val="21"/>
                  <w:szCs w:val="21"/>
                </w:rPr>
                <w:t>1</w:t>
              </w:r>
              <w:r>
                <w:rPr>
                  <w:sz w:val="21"/>
                  <w:szCs w:val="21"/>
                </w:rPr>
                <w:t>.</w:t>
              </w:r>
              <w:r w:rsidR="00834FBA">
                <w:rPr>
                  <w:rFonts w:hint="eastAsia"/>
                  <w:sz w:val="21"/>
                  <w:szCs w:val="21"/>
                </w:rPr>
                <w:t>补充收款员接口</w:t>
              </w:r>
            </w:ins>
          </w:p>
        </w:tc>
        <w:tc>
          <w:tcPr>
            <w:tcW w:w="1250" w:type="pct"/>
          </w:tcPr>
          <w:p w:rsidR="0035461A" w:rsidRPr="00A10463" w:rsidRDefault="0035461A" w:rsidP="0076120A">
            <w:pPr>
              <w:cnfStyle w:val="000000100000"/>
              <w:rPr>
                <w:ins w:id="70" w:author="Qiming Gu" w:date="2017-03-05T23:38:00Z"/>
                <w:sz w:val="21"/>
                <w:szCs w:val="21"/>
              </w:rPr>
            </w:pPr>
            <w:ins w:id="71" w:author="Qiming Gu" w:date="2017-03-05T23:38:00Z">
              <w:r>
                <w:rPr>
                  <w:rFonts w:hint="eastAsia"/>
                  <w:sz w:val="21"/>
                  <w:szCs w:val="21"/>
                </w:rPr>
                <w:t>v</w:t>
              </w:r>
              <w:r>
                <w:rPr>
                  <w:sz w:val="21"/>
                  <w:szCs w:val="21"/>
                </w:rPr>
                <w:t>1.8.0</w:t>
              </w:r>
            </w:ins>
          </w:p>
        </w:tc>
      </w:tr>
      <w:tr w:rsidR="00343CF2" w:rsidRPr="00764DED" w:rsidTr="0035461A">
        <w:trPr>
          <w:ins w:id="72" w:author="Carvel" w:date="2017-03-06T17:10:00Z"/>
        </w:trPr>
        <w:tc>
          <w:tcPr>
            <w:cnfStyle w:val="001000000000"/>
            <w:tcW w:w="1250" w:type="pct"/>
          </w:tcPr>
          <w:p w:rsidR="00343CF2" w:rsidRDefault="00343CF2" w:rsidP="0076120A">
            <w:pPr>
              <w:rPr>
                <w:ins w:id="73" w:author="Carvel" w:date="2017-03-06T17:10:00Z"/>
                <w:sz w:val="21"/>
                <w:szCs w:val="21"/>
              </w:rPr>
            </w:pPr>
            <w:ins w:id="74" w:author="Carvel" w:date="2017-03-06T17:10:00Z">
              <w:r>
                <w:rPr>
                  <w:rFonts w:hint="eastAsia"/>
                  <w:sz w:val="21"/>
                  <w:szCs w:val="21"/>
                </w:rPr>
                <w:t>2017-3-6</w:t>
              </w:r>
            </w:ins>
          </w:p>
        </w:tc>
        <w:tc>
          <w:tcPr>
            <w:tcW w:w="1250" w:type="pct"/>
          </w:tcPr>
          <w:p w:rsidR="00343CF2" w:rsidRDefault="00343CF2" w:rsidP="0076120A">
            <w:pPr>
              <w:cnfStyle w:val="000000000000"/>
              <w:rPr>
                <w:ins w:id="75" w:author="Carvel" w:date="2017-03-06T17:10:00Z"/>
                <w:sz w:val="21"/>
                <w:szCs w:val="21"/>
              </w:rPr>
            </w:pPr>
            <w:ins w:id="76" w:author="Carvel" w:date="2017-03-06T17:10:00Z">
              <w:r>
                <w:rPr>
                  <w:sz w:val="21"/>
                  <w:szCs w:val="21"/>
                </w:rPr>
                <w:t>刘继辉</w:t>
              </w:r>
            </w:ins>
          </w:p>
        </w:tc>
        <w:tc>
          <w:tcPr>
            <w:tcW w:w="1250" w:type="pct"/>
          </w:tcPr>
          <w:p w:rsidR="00343CF2" w:rsidRDefault="00343CF2" w:rsidP="0076120A">
            <w:pPr>
              <w:cnfStyle w:val="000000000000"/>
              <w:rPr>
                <w:ins w:id="77" w:author="Carvel" w:date="2017-03-06T17:10:00Z"/>
                <w:sz w:val="21"/>
                <w:szCs w:val="21"/>
              </w:rPr>
            </w:pPr>
            <w:ins w:id="78" w:author="Carvel" w:date="2017-03-06T17:10:00Z">
              <w:r>
                <w:rPr>
                  <w:rFonts w:hint="eastAsia"/>
                  <w:sz w:val="21"/>
                  <w:szCs w:val="21"/>
                </w:rPr>
                <w:t>1</w:t>
              </w:r>
              <w:r>
                <w:rPr>
                  <w:rFonts w:hint="eastAsia"/>
                  <w:sz w:val="21"/>
                  <w:szCs w:val="21"/>
                </w:rPr>
                <w:t>．补充收银员注册</w:t>
              </w:r>
            </w:ins>
            <w:ins w:id="79" w:author="Carvel" w:date="2017-03-06T17:11:00Z">
              <w:r>
                <w:rPr>
                  <w:rFonts w:hint="eastAsia"/>
                  <w:sz w:val="21"/>
                  <w:szCs w:val="21"/>
                </w:rPr>
                <w:t>功能描述</w:t>
              </w:r>
            </w:ins>
          </w:p>
        </w:tc>
        <w:tc>
          <w:tcPr>
            <w:tcW w:w="1250" w:type="pct"/>
          </w:tcPr>
          <w:p w:rsidR="00343CF2" w:rsidRDefault="00343CF2" w:rsidP="0076120A">
            <w:pPr>
              <w:cnfStyle w:val="000000000000"/>
              <w:rPr>
                <w:ins w:id="80" w:author="Carvel" w:date="2017-03-06T17:10:00Z"/>
                <w:sz w:val="21"/>
                <w:szCs w:val="21"/>
              </w:rPr>
            </w:pPr>
            <w:ins w:id="81" w:author="Carvel" w:date="2017-03-06T17:11:00Z">
              <w:r>
                <w:rPr>
                  <w:sz w:val="21"/>
                  <w:szCs w:val="21"/>
                </w:rPr>
                <w:t>V</w:t>
              </w:r>
              <w:r>
                <w:rPr>
                  <w:rFonts w:hint="eastAsia"/>
                  <w:sz w:val="21"/>
                  <w:szCs w:val="21"/>
                </w:rPr>
                <w:t>1.9.0</w:t>
              </w:r>
            </w:ins>
          </w:p>
        </w:tc>
      </w:tr>
      <w:tr w:rsidR="002F3D47" w:rsidRPr="00764DED" w:rsidTr="002F3D47">
        <w:trPr>
          <w:cnfStyle w:val="000000100000"/>
          <w:ins w:id="82" w:author="Qiming Gu" w:date="2017-03-06T23:55:00Z"/>
        </w:trPr>
        <w:tc>
          <w:tcPr>
            <w:cnfStyle w:val="001000000000"/>
            <w:tcW w:w="1250" w:type="pct"/>
          </w:tcPr>
          <w:p w:rsidR="002F3D47" w:rsidRDefault="002F3D47" w:rsidP="006C35E0">
            <w:pPr>
              <w:rPr>
                <w:ins w:id="83" w:author="Qiming Gu" w:date="2017-03-06T23:55:00Z"/>
                <w:sz w:val="21"/>
                <w:szCs w:val="21"/>
              </w:rPr>
            </w:pPr>
            <w:ins w:id="84" w:author="Qiming Gu" w:date="2017-03-06T23:55:00Z">
              <w:r>
                <w:rPr>
                  <w:rFonts w:hint="eastAsia"/>
                  <w:sz w:val="21"/>
                  <w:szCs w:val="21"/>
                </w:rPr>
                <w:t>2017-3-6</w:t>
              </w:r>
            </w:ins>
          </w:p>
        </w:tc>
        <w:tc>
          <w:tcPr>
            <w:tcW w:w="1250" w:type="pct"/>
          </w:tcPr>
          <w:p w:rsidR="002F3D47" w:rsidRDefault="002F3D47" w:rsidP="006C35E0">
            <w:pPr>
              <w:cnfStyle w:val="000000100000"/>
              <w:rPr>
                <w:ins w:id="85" w:author="Qiming Gu" w:date="2017-03-06T23:55:00Z"/>
                <w:sz w:val="21"/>
                <w:szCs w:val="21"/>
              </w:rPr>
            </w:pPr>
            <w:ins w:id="86" w:author="Qiming Gu" w:date="2017-03-06T23:55:00Z">
              <w:r>
                <w:rPr>
                  <w:rFonts w:hint="eastAsia"/>
                  <w:sz w:val="21"/>
                  <w:szCs w:val="21"/>
                </w:rPr>
                <w:t>顾启明</w:t>
              </w:r>
            </w:ins>
          </w:p>
        </w:tc>
        <w:tc>
          <w:tcPr>
            <w:tcW w:w="1250" w:type="pct"/>
          </w:tcPr>
          <w:p w:rsidR="002F3D47" w:rsidRDefault="002F3D47" w:rsidP="006C35E0">
            <w:pPr>
              <w:cnfStyle w:val="000000100000"/>
              <w:rPr>
                <w:ins w:id="87" w:author="Qiming Gu" w:date="2017-03-06T23:55:00Z"/>
                <w:sz w:val="21"/>
                <w:szCs w:val="21"/>
              </w:rPr>
            </w:pPr>
            <w:ins w:id="88" w:author="Qiming Gu" w:date="2017-03-06T23:55:00Z">
              <w:r>
                <w:rPr>
                  <w:rFonts w:hint="eastAsia"/>
                  <w:sz w:val="21"/>
                  <w:szCs w:val="21"/>
                </w:rPr>
                <w:t>1</w:t>
              </w:r>
            </w:ins>
            <w:ins w:id="89" w:author="Qiming Gu" w:date="2017-03-06T23:56:00Z">
              <w:r>
                <w:rPr>
                  <w:rFonts w:hint="eastAsia"/>
                  <w:sz w:val="21"/>
                  <w:szCs w:val="21"/>
                </w:rPr>
                <w:t>．</w:t>
              </w:r>
            </w:ins>
            <w:ins w:id="90" w:author="Qiming Gu" w:date="2017-03-06T23:55:00Z">
              <w:r>
                <w:rPr>
                  <w:rFonts w:hint="eastAsia"/>
                  <w:sz w:val="21"/>
                  <w:szCs w:val="21"/>
                </w:rPr>
                <w:t>增加</w:t>
              </w:r>
            </w:ins>
            <w:ins w:id="91" w:author="Qiming Gu" w:date="2017-03-06T23:56:00Z">
              <w:r>
                <w:rPr>
                  <w:sz w:val="21"/>
                  <w:szCs w:val="21"/>
                </w:rPr>
                <w:t>order</w:t>
              </w:r>
              <w:r>
                <w:rPr>
                  <w:rFonts w:hint="eastAsia"/>
                  <w:sz w:val="21"/>
                  <w:szCs w:val="21"/>
                </w:rPr>
                <w:t>资源一个接口，以使其可以按照一个或者多个字段进行</w:t>
              </w:r>
            </w:ins>
            <w:ins w:id="92" w:author="Qiming Gu" w:date="2017-03-06T23:57:00Z">
              <w:r>
                <w:rPr>
                  <w:rFonts w:hint="eastAsia"/>
                  <w:sz w:val="21"/>
                  <w:szCs w:val="21"/>
                </w:rPr>
                <w:t>升降序排列</w:t>
              </w:r>
            </w:ins>
          </w:p>
        </w:tc>
        <w:tc>
          <w:tcPr>
            <w:tcW w:w="1250" w:type="pct"/>
          </w:tcPr>
          <w:p w:rsidR="002F3D47" w:rsidRDefault="002F3D47" w:rsidP="006C35E0">
            <w:pPr>
              <w:cnfStyle w:val="000000100000"/>
              <w:rPr>
                <w:ins w:id="93" w:author="Qiming Gu" w:date="2017-03-06T23:55:00Z"/>
                <w:sz w:val="21"/>
                <w:szCs w:val="21"/>
              </w:rPr>
            </w:pPr>
            <w:ins w:id="94" w:author="Qiming Gu" w:date="2017-03-06T23:55:00Z">
              <w:r>
                <w:rPr>
                  <w:sz w:val="21"/>
                  <w:szCs w:val="21"/>
                </w:rPr>
                <w:t>V</w:t>
              </w:r>
              <w:r>
                <w:rPr>
                  <w:rFonts w:hint="eastAsia"/>
                  <w:sz w:val="21"/>
                  <w:szCs w:val="21"/>
                </w:rPr>
                <w:t>1.</w:t>
              </w:r>
            </w:ins>
            <w:ins w:id="95" w:author="Qiming Gu" w:date="2017-03-06T23:57:00Z">
              <w:r>
                <w:rPr>
                  <w:rFonts w:hint="eastAsia"/>
                  <w:sz w:val="21"/>
                  <w:szCs w:val="21"/>
                </w:rPr>
                <w:t>10</w:t>
              </w:r>
            </w:ins>
            <w:ins w:id="96" w:author="Qiming Gu" w:date="2017-03-06T23:55:00Z">
              <w:r>
                <w:rPr>
                  <w:rFonts w:hint="eastAsia"/>
                  <w:sz w:val="21"/>
                  <w:szCs w:val="21"/>
                </w:rPr>
                <w:t>.0</w:t>
              </w:r>
            </w:ins>
          </w:p>
        </w:tc>
      </w:tr>
    </w:tbl>
    <w:p w:rsidR="000A31F4" w:rsidRDefault="000A31F4" w:rsidP="00A10463">
      <w:r>
        <w:rPr>
          <w:rFonts w:hint="eastAsia"/>
        </w:rPr>
        <w:t>版本号调整说明：</w:t>
      </w:r>
    </w:p>
    <w:p w:rsidR="00764DED" w:rsidRPr="00D16A51" w:rsidRDefault="00B5495F" w:rsidP="00A10463">
      <w:pPr>
        <w:pStyle w:val="a6"/>
        <w:numPr>
          <w:ilvl w:val="0"/>
          <w:numId w:val="12"/>
        </w:numPr>
        <w:ind w:firstLineChars="0"/>
        <w:rPr>
          <w:sz w:val="28"/>
          <w:rPrChange w:id="97" w:author="Qiming Gu" w:date="2017-02-23T00:13:00Z">
            <w:rPr/>
          </w:rPrChange>
        </w:rPr>
      </w:pPr>
      <w:r w:rsidRPr="00B5495F">
        <w:rPr>
          <w:rFonts w:hint="eastAsia"/>
          <w:sz w:val="28"/>
          <w:rPrChange w:id="98" w:author="Qiming Gu" w:date="2017-02-23T00:13:00Z">
            <w:rPr>
              <w:rFonts w:hint="eastAsia"/>
            </w:rPr>
          </w:rPrChange>
        </w:rPr>
        <w:t>修订后版本无法与之前版本兼容，修改第一个数字，如</w:t>
      </w:r>
      <w:r w:rsidRPr="00B5495F">
        <w:rPr>
          <w:sz w:val="28"/>
          <w:rPrChange w:id="99" w:author="Qiming Gu" w:date="2017-02-23T00:13:00Z">
            <w:rPr/>
          </w:rPrChange>
        </w:rPr>
        <w:t>v1.2.3</w:t>
      </w:r>
      <w:r w:rsidRPr="00B5495F">
        <w:rPr>
          <w:rFonts w:hint="eastAsia"/>
          <w:sz w:val="28"/>
          <w:rPrChange w:id="100" w:author="Qiming Gu" w:date="2017-02-23T00:13:00Z">
            <w:rPr>
              <w:rFonts w:hint="eastAsia"/>
            </w:rPr>
          </w:rPrChange>
        </w:rPr>
        <w:t>——</w:t>
      </w:r>
      <w:r w:rsidRPr="00B5495F">
        <w:rPr>
          <w:sz w:val="28"/>
          <w:rPrChange w:id="101" w:author="Qiming Gu" w:date="2017-02-23T00:13:00Z">
            <w:rPr/>
          </w:rPrChange>
        </w:rPr>
        <w:t>&gt;v2.0.0</w:t>
      </w:r>
    </w:p>
    <w:p w:rsidR="000A31F4" w:rsidRPr="00D16A51" w:rsidRDefault="00B5495F" w:rsidP="00A10463">
      <w:pPr>
        <w:pStyle w:val="a6"/>
        <w:numPr>
          <w:ilvl w:val="0"/>
          <w:numId w:val="12"/>
        </w:numPr>
        <w:ind w:firstLineChars="0"/>
        <w:rPr>
          <w:sz w:val="28"/>
          <w:rPrChange w:id="102" w:author="Qiming Gu" w:date="2017-02-23T00:13:00Z">
            <w:rPr/>
          </w:rPrChange>
        </w:rPr>
      </w:pPr>
      <w:r w:rsidRPr="00B5495F">
        <w:rPr>
          <w:rFonts w:hint="eastAsia"/>
          <w:sz w:val="28"/>
          <w:rPrChange w:id="103" w:author="Qiming Gu" w:date="2017-02-23T00:13:00Z">
            <w:rPr>
              <w:rFonts w:hint="eastAsia"/>
            </w:rPr>
          </w:rPrChange>
        </w:rPr>
        <w:t>增删改模块内容，修改第二个数字，如</w:t>
      </w:r>
      <w:r w:rsidRPr="00B5495F">
        <w:rPr>
          <w:sz w:val="28"/>
          <w:rPrChange w:id="104" w:author="Qiming Gu" w:date="2017-02-23T00:13:00Z">
            <w:rPr/>
          </w:rPrChange>
        </w:rPr>
        <w:t>v1.2.3</w:t>
      </w:r>
      <w:r w:rsidRPr="00B5495F">
        <w:rPr>
          <w:rFonts w:hint="eastAsia"/>
          <w:sz w:val="28"/>
          <w:rPrChange w:id="105" w:author="Qiming Gu" w:date="2017-02-23T00:13:00Z">
            <w:rPr>
              <w:rFonts w:hint="eastAsia"/>
            </w:rPr>
          </w:rPrChange>
        </w:rPr>
        <w:t>——</w:t>
      </w:r>
      <w:r w:rsidRPr="00B5495F">
        <w:rPr>
          <w:sz w:val="28"/>
          <w:rPrChange w:id="106" w:author="Qiming Gu" w:date="2017-02-23T00:13:00Z">
            <w:rPr/>
          </w:rPrChange>
        </w:rPr>
        <w:t>&gt;v1.3.0</w:t>
      </w:r>
    </w:p>
    <w:p w:rsidR="00EB0257" w:rsidRPr="00D16A51" w:rsidRDefault="00B5495F" w:rsidP="00A10463">
      <w:pPr>
        <w:pStyle w:val="a6"/>
        <w:numPr>
          <w:ilvl w:val="0"/>
          <w:numId w:val="12"/>
        </w:numPr>
        <w:ind w:firstLineChars="0"/>
        <w:rPr>
          <w:sz w:val="28"/>
          <w:rPrChange w:id="107" w:author="Qiming Gu" w:date="2017-02-23T00:13:00Z">
            <w:rPr/>
          </w:rPrChange>
        </w:rPr>
      </w:pPr>
      <w:r w:rsidRPr="00B5495F">
        <w:rPr>
          <w:rFonts w:hint="eastAsia"/>
          <w:sz w:val="28"/>
          <w:rPrChange w:id="108" w:author="Qiming Gu" w:date="2017-02-23T00:13:00Z">
            <w:rPr>
              <w:rFonts w:hint="eastAsia"/>
            </w:rPr>
          </w:rPrChange>
        </w:rPr>
        <w:t>修改</w:t>
      </w:r>
      <w:r w:rsidRPr="00B5495F">
        <w:rPr>
          <w:sz w:val="28"/>
          <w:rPrChange w:id="109" w:author="Qiming Gu" w:date="2017-02-23T00:13:00Z">
            <w:rPr/>
          </w:rPrChange>
        </w:rPr>
        <w:t>bug</w:t>
      </w:r>
      <w:r w:rsidRPr="00B5495F">
        <w:rPr>
          <w:rFonts w:hint="eastAsia"/>
          <w:sz w:val="28"/>
          <w:rPrChange w:id="110" w:author="Qiming Gu" w:date="2017-02-23T00:13:00Z">
            <w:rPr>
              <w:rFonts w:hint="eastAsia"/>
            </w:rPr>
          </w:rPrChange>
        </w:rPr>
        <w:t>、润色等操作，修改第三个数字，如</w:t>
      </w:r>
      <w:r w:rsidRPr="00B5495F">
        <w:rPr>
          <w:sz w:val="28"/>
          <w:rPrChange w:id="111" w:author="Qiming Gu" w:date="2017-02-23T00:13:00Z">
            <w:rPr/>
          </w:rPrChange>
        </w:rPr>
        <w:t>v1.2.3</w:t>
      </w:r>
      <w:r w:rsidRPr="00B5495F">
        <w:rPr>
          <w:rFonts w:hint="eastAsia"/>
          <w:sz w:val="28"/>
          <w:rPrChange w:id="112" w:author="Qiming Gu" w:date="2017-02-23T00:13:00Z">
            <w:rPr>
              <w:rFonts w:hint="eastAsia"/>
            </w:rPr>
          </w:rPrChange>
        </w:rPr>
        <w:t>——</w:t>
      </w:r>
      <w:r w:rsidRPr="00B5495F">
        <w:rPr>
          <w:sz w:val="28"/>
          <w:rPrChange w:id="113" w:author="Qiming Gu" w:date="2017-02-23T00:13:00Z">
            <w:rPr/>
          </w:rPrChange>
        </w:rPr>
        <w:t>&gt;v1.2.4</w:t>
      </w:r>
    </w:p>
    <w:p w:rsidR="00764DED" w:rsidRDefault="00764DED">
      <w:pPr>
        <w:widowControl/>
        <w:jc w:val="left"/>
      </w:pPr>
      <w:r>
        <w:br w:type="page"/>
      </w:r>
    </w:p>
    <w:p w:rsidR="00825BD0" w:rsidRDefault="00825BD0" w:rsidP="00FA4596">
      <w:pPr>
        <w:pStyle w:val="a3"/>
        <w:rPr>
          <w:lang w:val="zh-CN"/>
        </w:rPr>
      </w:pPr>
      <w:bookmarkStart w:id="114" w:name="_Toc475656353"/>
      <w:r>
        <w:rPr>
          <w:rFonts w:hint="eastAsia"/>
          <w:lang w:val="zh-CN"/>
        </w:rPr>
        <w:lastRenderedPageBreak/>
        <w:t>目录</w:t>
      </w:r>
      <w:bookmarkEnd w:id="114"/>
    </w:p>
    <w:sdt>
      <w:sdtPr>
        <w:rPr>
          <w:b w:val="0"/>
          <w:bCs w:val="0"/>
          <w:caps w:val="0"/>
          <w:sz w:val="22"/>
          <w:szCs w:val="22"/>
          <w:lang w:val="zh-CN"/>
        </w:rPr>
        <w:id w:val="535008428"/>
        <w:docPartObj>
          <w:docPartGallery w:val="Table of Contents"/>
          <w:docPartUnique/>
        </w:docPartObj>
      </w:sdtPr>
      <w:sdtEndPr>
        <w:rPr>
          <w:b/>
          <w:bCs/>
        </w:rPr>
      </w:sdtEndPr>
      <w:sdtContent>
        <w:p w:rsidR="00C810E4" w:rsidRDefault="00B5495F">
          <w:pPr>
            <w:pStyle w:val="10"/>
            <w:tabs>
              <w:tab w:val="right" w:leader="dot" w:pos="8296"/>
            </w:tabs>
            <w:rPr>
              <w:ins w:id="115" w:author="Qiming Gu" w:date="2017-02-23T23:37:00Z"/>
              <w:b w:val="0"/>
              <w:bCs w:val="0"/>
              <w:caps w:val="0"/>
              <w:noProof/>
              <w:sz w:val="21"/>
              <w:szCs w:val="22"/>
            </w:rPr>
          </w:pPr>
          <w:r w:rsidRPr="00B5495F">
            <w:rPr>
              <w:b w:val="0"/>
              <w:bCs w:val="0"/>
              <w:sz w:val="22"/>
              <w:lang w:val="zh-CN"/>
            </w:rPr>
            <w:fldChar w:fldCharType="begin"/>
          </w:r>
          <w:r w:rsidR="00FC132B">
            <w:rPr>
              <w:b w:val="0"/>
              <w:bCs w:val="0"/>
              <w:sz w:val="22"/>
              <w:lang w:val="zh-CN"/>
            </w:rPr>
            <w:instrText xml:space="preserve"> TOC \o "1-3" \h \z \u </w:instrText>
          </w:r>
          <w:r w:rsidRPr="00B5495F">
            <w:rPr>
              <w:b w:val="0"/>
              <w:bCs w:val="0"/>
              <w:sz w:val="22"/>
              <w:lang w:val="zh-CN"/>
            </w:rPr>
            <w:fldChar w:fldCharType="separate"/>
          </w:r>
          <w:ins w:id="116" w:author="Qiming Gu" w:date="2017-02-23T23:37:00Z">
            <w:r w:rsidRPr="00DB4EA9">
              <w:rPr>
                <w:rStyle w:val="af"/>
                <w:noProof/>
              </w:rPr>
              <w:fldChar w:fldCharType="begin"/>
            </w:r>
            <w:r w:rsidR="00C810E4">
              <w:rPr>
                <w:noProof/>
              </w:rPr>
              <w:instrText>HYPERLINK \l "_Toc475656351"</w:instrText>
            </w:r>
            <w:r w:rsidRPr="00DB4EA9">
              <w:rPr>
                <w:rStyle w:val="af"/>
                <w:noProof/>
              </w:rPr>
              <w:fldChar w:fldCharType="separate"/>
            </w:r>
            <w:r w:rsidR="00C810E4" w:rsidRPr="00DB4EA9">
              <w:rPr>
                <w:rStyle w:val="af"/>
                <w:noProof/>
              </w:rPr>
              <w:t>银码通二维码支付平台功能需求说明书</w:t>
            </w:r>
            <w:r w:rsidR="00C810E4">
              <w:rPr>
                <w:noProof/>
                <w:webHidden/>
              </w:rPr>
              <w:tab/>
            </w:r>
            <w:r>
              <w:rPr>
                <w:noProof/>
                <w:webHidden/>
              </w:rPr>
              <w:fldChar w:fldCharType="begin"/>
            </w:r>
            <w:r w:rsidR="00C810E4">
              <w:rPr>
                <w:noProof/>
                <w:webHidden/>
              </w:rPr>
              <w:instrText xml:space="preserve"> PAGEREF _Toc475656351 \h </w:instrText>
            </w:r>
          </w:ins>
          <w:r>
            <w:rPr>
              <w:noProof/>
              <w:webHidden/>
            </w:rPr>
          </w:r>
          <w:r>
            <w:rPr>
              <w:noProof/>
              <w:webHidden/>
            </w:rPr>
            <w:fldChar w:fldCharType="separate"/>
          </w:r>
          <w:ins w:id="117" w:author="Qiming Gu" w:date="2017-02-23T23:37:00Z">
            <w:r w:rsidR="00C810E4">
              <w:rPr>
                <w:noProof/>
                <w:webHidden/>
              </w:rPr>
              <w:t>1</w:t>
            </w:r>
            <w:r>
              <w:rPr>
                <w:noProof/>
                <w:webHidden/>
              </w:rPr>
              <w:fldChar w:fldCharType="end"/>
            </w:r>
            <w:r w:rsidRPr="00DB4EA9">
              <w:rPr>
                <w:rStyle w:val="af"/>
                <w:noProof/>
              </w:rPr>
              <w:fldChar w:fldCharType="end"/>
            </w:r>
          </w:ins>
        </w:p>
        <w:p w:rsidR="00C810E4" w:rsidRDefault="00B5495F">
          <w:pPr>
            <w:pStyle w:val="10"/>
            <w:tabs>
              <w:tab w:val="right" w:leader="dot" w:pos="8296"/>
            </w:tabs>
            <w:rPr>
              <w:ins w:id="118" w:author="Qiming Gu" w:date="2017-02-23T23:37:00Z"/>
              <w:b w:val="0"/>
              <w:bCs w:val="0"/>
              <w:caps w:val="0"/>
              <w:noProof/>
              <w:sz w:val="21"/>
              <w:szCs w:val="22"/>
            </w:rPr>
          </w:pPr>
          <w:ins w:id="119" w:author="Qiming Gu" w:date="2017-02-23T23:37:00Z">
            <w:r w:rsidRPr="00DB4EA9">
              <w:rPr>
                <w:rStyle w:val="af"/>
                <w:noProof/>
              </w:rPr>
              <w:fldChar w:fldCharType="begin"/>
            </w:r>
            <w:r w:rsidR="00C810E4">
              <w:rPr>
                <w:noProof/>
              </w:rPr>
              <w:instrText>HYPERLINK \l "_Toc475656352"</w:instrText>
            </w:r>
            <w:r w:rsidRPr="00DB4EA9">
              <w:rPr>
                <w:rStyle w:val="af"/>
                <w:noProof/>
              </w:rPr>
              <w:fldChar w:fldCharType="separate"/>
            </w:r>
            <w:r w:rsidR="00C810E4" w:rsidRPr="00DB4EA9">
              <w:rPr>
                <w:rStyle w:val="af"/>
                <w:noProof/>
              </w:rPr>
              <w:t>修订记录</w:t>
            </w:r>
            <w:r w:rsidR="00C810E4">
              <w:rPr>
                <w:noProof/>
                <w:webHidden/>
              </w:rPr>
              <w:tab/>
            </w:r>
            <w:r>
              <w:rPr>
                <w:noProof/>
                <w:webHidden/>
              </w:rPr>
              <w:fldChar w:fldCharType="begin"/>
            </w:r>
            <w:r w:rsidR="00C810E4">
              <w:rPr>
                <w:noProof/>
                <w:webHidden/>
              </w:rPr>
              <w:instrText xml:space="preserve"> PAGEREF _Toc475656352 \h </w:instrText>
            </w:r>
          </w:ins>
          <w:r>
            <w:rPr>
              <w:noProof/>
              <w:webHidden/>
            </w:rPr>
          </w:r>
          <w:r>
            <w:rPr>
              <w:noProof/>
              <w:webHidden/>
            </w:rPr>
            <w:fldChar w:fldCharType="separate"/>
          </w:r>
          <w:ins w:id="120" w:author="Qiming Gu" w:date="2017-02-23T23:37:00Z">
            <w:r w:rsidR="00C810E4">
              <w:rPr>
                <w:noProof/>
                <w:webHidden/>
              </w:rPr>
              <w:t>2</w:t>
            </w:r>
            <w:r>
              <w:rPr>
                <w:noProof/>
                <w:webHidden/>
              </w:rPr>
              <w:fldChar w:fldCharType="end"/>
            </w:r>
            <w:r w:rsidRPr="00DB4EA9">
              <w:rPr>
                <w:rStyle w:val="af"/>
                <w:noProof/>
              </w:rPr>
              <w:fldChar w:fldCharType="end"/>
            </w:r>
          </w:ins>
        </w:p>
        <w:p w:rsidR="00C810E4" w:rsidRDefault="00B5495F">
          <w:pPr>
            <w:pStyle w:val="10"/>
            <w:tabs>
              <w:tab w:val="right" w:leader="dot" w:pos="8296"/>
            </w:tabs>
            <w:rPr>
              <w:ins w:id="121" w:author="Qiming Gu" w:date="2017-02-23T23:37:00Z"/>
              <w:b w:val="0"/>
              <w:bCs w:val="0"/>
              <w:caps w:val="0"/>
              <w:noProof/>
              <w:sz w:val="21"/>
              <w:szCs w:val="22"/>
            </w:rPr>
          </w:pPr>
          <w:ins w:id="122" w:author="Qiming Gu" w:date="2017-02-23T23:37:00Z">
            <w:r w:rsidRPr="00DB4EA9">
              <w:rPr>
                <w:rStyle w:val="af"/>
                <w:noProof/>
              </w:rPr>
              <w:fldChar w:fldCharType="begin"/>
            </w:r>
            <w:r w:rsidR="00C810E4">
              <w:rPr>
                <w:noProof/>
              </w:rPr>
              <w:instrText>HYPERLINK \l "_Toc475656353"</w:instrText>
            </w:r>
            <w:r w:rsidRPr="00DB4EA9">
              <w:rPr>
                <w:rStyle w:val="af"/>
                <w:noProof/>
              </w:rPr>
              <w:fldChar w:fldCharType="separate"/>
            </w:r>
            <w:r w:rsidR="00C810E4" w:rsidRPr="00DB4EA9">
              <w:rPr>
                <w:rStyle w:val="af"/>
                <w:noProof/>
                <w:lang w:val="zh-CN"/>
              </w:rPr>
              <w:t>目录</w:t>
            </w:r>
            <w:r w:rsidR="00C810E4">
              <w:rPr>
                <w:noProof/>
                <w:webHidden/>
              </w:rPr>
              <w:tab/>
            </w:r>
            <w:r>
              <w:rPr>
                <w:noProof/>
                <w:webHidden/>
              </w:rPr>
              <w:fldChar w:fldCharType="begin"/>
            </w:r>
            <w:r w:rsidR="00C810E4">
              <w:rPr>
                <w:noProof/>
                <w:webHidden/>
              </w:rPr>
              <w:instrText xml:space="preserve"> PAGEREF _Toc475656353 \h </w:instrText>
            </w:r>
          </w:ins>
          <w:r>
            <w:rPr>
              <w:noProof/>
              <w:webHidden/>
            </w:rPr>
          </w:r>
          <w:r>
            <w:rPr>
              <w:noProof/>
              <w:webHidden/>
            </w:rPr>
            <w:fldChar w:fldCharType="separate"/>
          </w:r>
          <w:ins w:id="123" w:author="Qiming Gu" w:date="2017-02-23T23:37:00Z">
            <w:r w:rsidR="00C810E4">
              <w:rPr>
                <w:noProof/>
                <w:webHidden/>
              </w:rPr>
              <w:t>3</w:t>
            </w:r>
            <w:r>
              <w:rPr>
                <w:noProof/>
                <w:webHidden/>
              </w:rPr>
              <w:fldChar w:fldCharType="end"/>
            </w:r>
            <w:r w:rsidRPr="00DB4EA9">
              <w:rPr>
                <w:rStyle w:val="af"/>
                <w:noProof/>
              </w:rPr>
              <w:fldChar w:fldCharType="end"/>
            </w:r>
          </w:ins>
        </w:p>
        <w:p w:rsidR="00C810E4" w:rsidRDefault="00B5495F">
          <w:pPr>
            <w:pStyle w:val="10"/>
            <w:tabs>
              <w:tab w:val="right" w:leader="dot" w:pos="8296"/>
            </w:tabs>
            <w:rPr>
              <w:ins w:id="124" w:author="Qiming Gu" w:date="2017-02-23T23:37:00Z"/>
              <w:b w:val="0"/>
              <w:bCs w:val="0"/>
              <w:caps w:val="0"/>
              <w:noProof/>
              <w:sz w:val="21"/>
              <w:szCs w:val="22"/>
            </w:rPr>
          </w:pPr>
          <w:ins w:id="125" w:author="Qiming Gu" w:date="2017-02-23T23:37:00Z">
            <w:r w:rsidRPr="00DB4EA9">
              <w:rPr>
                <w:rStyle w:val="af"/>
                <w:noProof/>
              </w:rPr>
              <w:fldChar w:fldCharType="begin"/>
            </w:r>
            <w:r w:rsidR="00C810E4">
              <w:rPr>
                <w:noProof/>
              </w:rPr>
              <w:instrText>HYPERLINK \l "_Toc475656354"</w:instrText>
            </w:r>
            <w:r w:rsidRPr="00DB4EA9">
              <w:rPr>
                <w:rStyle w:val="af"/>
                <w:noProof/>
              </w:rPr>
              <w:fldChar w:fldCharType="separate"/>
            </w:r>
            <w:r w:rsidR="00C810E4" w:rsidRPr="00DB4EA9">
              <w:rPr>
                <w:rStyle w:val="af"/>
                <w:noProof/>
              </w:rPr>
              <w:t xml:space="preserve">1 </w:t>
            </w:r>
            <w:r w:rsidR="00C810E4" w:rsidRPr="00DB4EA9">
              <w:rPr>
                <w:rStyle w:val="af"/>
                <w:noProof/>
              </w:rPr>
              <w:t>系统角色说明</w:t>
            </w:r>
            <w:r w:rsidR="00C810E4">
              <w:rPr>
                <w:noProof/>
                <w:webHidden/>
              </w:rPr>
              <w:tab/>
            </w:r>
            <w:r>
              <w:rPr>
                <w:noProof/>
                <w:webHidden/>
              </w:rPr>
              <w:fldChar w:fldCharType="begin"/>
            </w:r>
            <w:r w:rsidR="00C810E4">
              <w:rPr>
                <w:noProof/>
                <w:webHidden/>
              </w:rPr>
              <w:instrText xml:space="preserve"> PAGEREF _Toc475656354 \h </w:instrText>
            </w:r>
          </w:ins>
          <w:r>
            <w:rPr>
              <w:noProof/>
              <w:webHidden/>
            </w:rPr>
          </w:r>
          <w:r>
            <w:rPr>
              <w:noProof/>
              <w:webHidden/>
            </w:rPr>
            <w:fldChar w:fldCharType="separate"/>
          </w:r>
          <w:ins w:id="126"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20"/>
            <w:tabs>
              <w:tab w:val="right" w:leader="dot" w:pos="8296"/>
            </w:tabs>
            <w:rPr>
              <w:ins w:id="127" w:author="Qiming Gu" w:date="2017-02-23T23:37:00Z"/>
              <w:smallCaps w:val="0"/>
              <w:noProof/>
              <w:sz w:val="21"/>
              <w:szCs w:val="22"/>
            </w:rPr>
          </w:pPr>
          <w:ins w:id="128" w:author="Qiming Gu" w:date="2017-02-23T23:37:00Z">
            <w:r w:rsidRPr="00DB4EA9">
              <w:rPr>
                <w:rStyle w:val="af"/>
                <w:noProof/>
              </w:rPr>
              <w:fldChar w:fldCharType="begin"/>
            </w:r>
            <w:r w:rsidR="00C810E4">
              <w:rPr>
                <w:noProof/>
              </w:rPr>
              <w:instrText>HYPERLINK \l "_Toc475656355"</w:instrText>
            </w:r>
            <w:r w:rsidRPr="00DB4EA9">
              <w:rPr>
                <w:rStyle w:val="af"/>
                <w:noProof/>
              </w:rPr>
              <w:fldChar w:fldCharType="separate"/>
            </w:r>
            <w:r w:rsidR="00C810E4" w:rsidRPr="00DB4EA9">
              <w:rPr>
                <w:rStyle w:val="af"/>
                <w:noProof/>
              </w:rPr>
              <w:t xml:space="preserve">1.1 </w:t>
            </w:r>
            <w:r w:rsidR="00C810E4" w:rsidRPr="00DB4EA9">
              <w:rPr>
                <w:rStyle w:val="af"/>
                <w:noProof/>
              </w:rPr>
              <w:t>顾客</w:t>
            </w:r>
            <w:r w:rsidR="00C810E4">
              <w:rPr>
                <w:noProof/>
                <w:webHidden/>
              </w:rPr>
              <w:tab/>
            </w:r>
            <w:r>
              <w:rPr>
                <w:noProof/>
                <w:webHidden/>
              </w:rPr>
              <w:fldChar w:fldCharType="begin"/>
            </w:r>
            <w:r w:rsidR="00C810E4">
              <w:rPr>
                <w:noProof/>
                <w:webHidden/>
              </w:rPr>
              <w:instrText xml:space="preserve"> PAGEREF _Toc475656355 \h </w:instrText>
            </w:r>
          </w:ins>
          <w:r>
            <w:rPr>
              <w:noProof/>
              <w:webHidden/>
            </w:rPr>
          </w:r>
          <w:r>
            <w:rPr>
              <w:noProof/>
              <w:webHidden/>
            </w:rPr>
            <w:fldChar w:fldCharType="separate"/>
          </w:r>
          <w:ins w:id="129"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20"/>
            <w:tabs>
              <w:tab w:val="right" w:leader="dot" w:pos="8296"/>
            </w:tabs>
            <w:rPr>
              <w:ins w:id="130" w:author="Qiming Gu" w:date="2017-02-23T23:37:00Z"/>
              <w:smallCaps w:val="0"/>
              <w:noProof/>
              <w:sz w:val="21"/>
              <w:szCs w:val="22"/>
            </w:rPr>
          </w:pPr>
          <w:ins w:id="131" w:author="Qiming Gu" w:date="2017-02-23T23:37:00Z">
            <w:r w:rsidRPr="00DB4EA9">
              <w:rPr>
                <w:rStyle w:val="af"/>
                <w:noProof/>
              </w:rPr>
              <w:fldChar w:fldCharType="begin"/>
            </w:r>
            <w:r w:rsidR="00C810E4">
              <w:rPr>
                <w:noProof/>
              </w:rPr>
              <w:instrText>HYPERLINK \l "_Toc475656356"</w:instrText>
            </w:r>
            <w:r w:rsidRPr="00DB4EA9">
              <w:rPr>
                <w:rStyle w:val="af"/>
                <w:noProof/>
              </w:rPr>
              <w:fldChar w:fldCharType="separate"/>
            </w:r>
            <w:r w:rsidR="00C810E4" w:rsidRPr="00DB4EA9">
              <w:rPr>
                <w:rStyle w:val="af"/>
                <w:noProof/>
              </w:rPr>
              <w:t xml:space="preserve">1.2 </w:t>
            </w:r>
            <w:r w:rsidR="00C810E4" w:rsidRPr="00DB4EA9">
              <w:rPr>
                <w:rStyle w:val="af"/>
                <w:noProof/>
              </w:rPr>
              <w:t>商户</w:t>
            </w:r>
            <w:r w:rsidR="00C810E4">
              <w:rPr>
                <w:noProof/>
                <w:webHidden/>
              </w:rPr>
              <w:tab/>
            </w:r>
            <w:r>
              <w:rPr>
                <w:noProof/>
                <w:webHidden/>
              </w:rPr>
              <w:fldChar w:fldCharType="begin"/>
            </w:r>
            <w:r w:rsidR="00C810E4">
              <w:rPr>
                <w:noProof/>
                <w:webHidden/>
              </w:rPr>
              <w:instrText xml:space="preserve"> PAGEREF _Toc475656356 \h </w:instrText>
            </w:r>
          </w:ins>
          <w:r>
            <w:rPr>
              <w:noProof/>
              <w:webHidden/>
            </w:rPr>
          </w:r>
          <w:r>
            <w:rPr>
              <w:noProof/>
              <w:webHidden/>
            </w:rPr>
            <w:fldChar w:fldCharType="separate"/>
          </w:r>
          <w:ins w:id="132"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20"/>
            <w:tabs>
              <w:tab w:val="right" w:leader="dot" w:pos="8296"/>
            </w:tabs>
            <w:rPr>
              <w:ins w:id="133" w:author="Qiming Gu" w:date="2017-02-23T23:37:00Z"/>
              <w:smallCaps w:val="0"/>
              <w:noProof/>
              <w:sz w:val="21"/>
              <w:szCs w:val="22"/>
            </w:rPr>
          </w:pPr>
          <w:ins w:id="134" w:author="Qiming Gu" w:date="2017-02-23T23:37:00Z">
            <w:r w:rsidRPr="00DB4EA9">
              <w:rPr>
                <w:rStyle w:val="af"/>
                <w:noProof/>
              </w:rPr>
              <w:fldChar w:fldCharType="begin"/>
            </w:r>
            <w:r w:rsidR="00C810E4">
              <w:rPr>
                <w:noProof/>
              </w:rPr>
              <w:instrText>HYPERLINK \l "_Toc475656357"</w:instrText>
            </w:r>
            <w:r w:rsidRPr="00DB4EA9">
              <w:rPr>
                <w:rStyle w:val="af"/>
                <w:noProof/>
              </w:rPr>
              <w:fldChar w:fldCharType="separate"/>
            </w:r>
            <w:r w:rsidR="00C810E4" w:rsidRPr="00DB4EA9">
              <w:rPr>
                <w:rStyle w:val="af"/>
                <w:noProof/>
              </w:rPr>
              <w:t xml:space="preserve">1.3 </w:t>
            </w:r>
            <w:r w:rsidR="00C810E4" w:rsidRPr="00DB4EA9">
              <w:rPr>
                <w:rStyle w:val="af"/>
                <w:noProof/>
              </w:rPr>
              <w:t>客户经理</w:t>
            </w:r>
            <w:r w:rsidR="00C810E4">
              <w:rPr>
                <w:noProof/>
                <w:webHidden/>
              </w:rPr>
              <w:tab/>
            </w:r>
            <w:r>
              <w:rPr>
                <w:noProof/>
                <w:webHidden/>
              </w:rPr>
              <w:fldChar w:fldCharType="begin"/>
            </w:r>
            <w:r w:rsidR="00C810E4">
              <w:rPr>
                <w:noProof/>
                <w:webHidden/>
              </w:rPr>
              <w:instrText xml:space="preserve"> PAGEREF _Toc475656357 \h </w:instrText>
            </w:r>
          </w:ins>
          <w:r>
            <w:rPr>
              <w:noProof/>
              <w:webHidden/>
            </w:rPr>
          </w:r>
          <w:r>
            <w:rPr>
              <w:noProof/>
              <w:webHidden/>
            </w:rPr>
            <w:fldChar w:fldCharType="separate"/>
          </w:r>
          <w:ins w:id="135"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20"/>
            <w:tabs>
              <w:tab w:val="right" w:leader="dot" w:pos="8296"/>
            </w:tabs>
            <w:rPr>
              <w:ins w:id="136" w:author="Qiming Gu" w:date="2017-02-23T23:37:00Z"/>
              <w:smallCaps w:val="0"/>
              <w:noProof/>
              <w:sz w:val="21"/>
              <w:szCs w:val="22"/>
            </w:rPr>
          </w:pPr>
          <w:ins w:id="137" w:author="Qiming Gu" w:date="2017-02-23T23:37:00Z">
            <w:r w:rsidRPr="00DB4EA9">
              <w:rPr>
                <w:rStyle w:val="af"/>
                <w:noProof/>
              </w:rPr>
              <w:fldChar w:fldCharType="begin"/>
            </w:r>
            <w:r w:rsidR="00C810E4">
              <w:rPr>
                <w:noProof/>
              </w:rPr>
              <w:instrText>HYPERLINK \l "_Toc475656358"</w:instrText>
            </w:r>
            <w:r w:rsidRPr="00DB4EA9">
              <w:rPr>
                <w:rStyle w:val="af"/>
                <w:noProof/>
              </w:rPr>
              <w:fldChar w:fldCharType="separate"/>
            </w:r>
            <w:r w:rsidR="00C810E4" w:rsidRPr="00DB4EA9">
              <w:rPr>
                <w:rStyle w:val="af"/>
                <w:noProof/>
              </w:rPr>
              <w:t xml:space="preserve">1.4 </w:t>
            </w:r>
            <w:r w:rsidR="00C810E4" w:rsidRPr="00DB4EA9">
              <w:rPr>
                <w:rStyle w:val="af"/>
                <w:noProof/>
              </w:rPr>
              <w:t>管理人员</w:t>
            </w:r>
            <w:r w:rsidR="00C810E4">
              <w:rPr>
                <w:noProof/>
                <w:webHidden/>
              </w:rPr>
              <w:tab/>
            </w:r>
            <w:r>
              <w:rPr>
                <w:noProof/>
                <w:webHidden/>
              </w:rPr>
              <w:fldChar w:fldCharType="begin"/>
            </w:r>
            <w:r w:rsidR="00C810E4">
              <w:rPr>
                <w:noProof/>
                <w:webHidden/>
              </w:rPr>
              <w:instrText xml:space="preserve"> PAGEREF _Toc475656358 \h </w:instrText>
            </w:r>
          </w:ins>
          <w:r>
            <w:rPr>
              <w:noProof/>
              <w:webHidden/>
            </w:rPr>
          </w:r>
          <w:r>
            <w:rPr>
              <w:noProof/>
              <w:webHidden/>
            </w:rPr>
            <w:fldChar w:fldCharType="separate"/>
          </w:r>
          <w:ins w:id="138"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20"/>
            <w:tabs>
              <w:tab w:val="right" w:leader="dot" w:pos="8296"/>
            </w:tabs>
            <w:rPr>
              <w:ins w:id="139" w:author="Qiming Gu" w:date="2017-02-23T23:37:00Z"/>
              <w:smallCaps w:val="0"/>
              <w:noProof/>
              <w:sz w:val="21"/>
              <w:szCs w:val="22"/>
            </w:rPr>
          </w:pPr>
          <w:ins w:id="140" w:author="Qiming Gu" w:date="2017-02-23T23:37:00Z">
            <w:r w:rsidRPr="00DB4EA9">
              <w:rPr>
                <w:rStyle w:val="af"/>
                <w:noProof/>
              </w:rPr>
              <w:fldChar w:fldCharType="begin"/>
            </w:r>
            <w:r w:rsidR="00C810E4">
              <w:rPr>
                <w:noProof/>
              </w:rPr>
              <w:instrText>HYPERLINK \l "_Toc475656359"</w:instrText>
            </w:r>
            <w:r w:rsidRPr="00DB4EA9">
              <w:rPr>
                <w:rStyle w:val="af"/>
                <w:noProof/>
              </w:rPr>
              <w:fldChar w:fldCharType="separate"/>
            </w:r>
            <w:r w:rsidR="00C810E4" w:rsidRPr="00DB4EA9">
              <w:rPr>
                <w:rStyle w:val="af"/>
                <w:noProof/>
              </w:rPr>
              <w:t xml:space="preserve">1.5 </w:t>
            </w:r>
            <w:r w:rsidR="00C810E4" w:rsidRPr="00DB4EA9">
              <w:rPr>
                <w:rStyle w:val="af"/>
                <w:noProof/>
              </w:rPr>
              <w:t>财务人员</w:t>
            </w:r>
            <w:r w:rsidR="00C810E4">
              <w:rPr>
                <w:noProof/>
                <w:webHidden/>
              </w:rPr>
              <w:tab/>
            </w:r>
            <w:r>
              <w:rPr>
                <w:noProof/>
                <w:webHidden/>
              </w:rPr>
              <w:fldChar w:fldCharType="begin"/>
            </w:r>
            <w:r w:rsidR="00C810E4">
              <w:rPr>
                <w:noProof/>
                <w:webHidden/>
              </w:rPr>
              <w:instrText xml:space="preserve"> PAGEREF _Toc475656359 \h </w:instrText>
            </w:r>
          </w:ins>
          <w:r>
            <w:rPr>
              <w:noProof/>
              <w:webHidden/>
            </w:rPr>
          </w:r>
          <w:r>
            <w:rPr>
              <w:noProof/>
              <w:webHidden/>
            </w:rPr>
            <w:fldChar w:fldCharType="separate"/>
          </w:r>
          <w:ins w:id="141"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20"/>
            <w:tabs>
              <w:tab w:val="right" w:leader="dot" w:pos="8296"/>
            </w:tabs>
            <w:rPr>
              <w:ins w:id="142" w:author="Qiming Gu" w:date="2017-02-23T23:37:00Z"/>
              <w:smallCaps w:val="0"/>
              <w:noProof/>
              <w:sz w:val="21"/>
              <w:szCs w:val="22"/>
            </w:rPr>
          </w:pPr>
          <w:ins w:id="143" w:author="Qiming Gu" w:date="2017-02-23T23:37:00Z">
            <w:r w:rsidRPr="00DB4EA9">
              <w:rPr>
                <w:rStyle w:val="af"/>
                <w:noProof/>
              </w:rPr>
              <w:fldChar w:fldCharType="begin"/>
            </w:r>
            <w:r w:rsidR="00C810E4">
              <w:rPr>
                <w:noProof/>
              </w:rPr>
              <w:instrText>HYPERLINK \l "_Toc475656360"</w:instrText>
            </w:r>
            <w:r w:rsidRPr="00DB4EA9">
              <w:rPr>
                <w:rStyle w:val="af"/>
                <w:noProof/>
              </w:rPr>
              <w:fldChar w:fldCharType="separate"/>
            </w:r>
            <w:r w:rsidR="00C810E4" w:rsidRPr="00DB4EA9">
              <w:rPr>
                <w:rStyle w:val="af"/>
                <w:noProof/>
              </w:rPr>
              <w:t xml:space="preserve">1.6 </w:t>
            </w:r>
            <w:r w:rsidR="00C810E4" w:rsidRPr="00DB4EA9">
              <w:rPr>
                <w:rStyle w:val="af"/>
                <w:noProof/>
              </w:rPr>
              <w:t>客服</w:t>
            </w:r>
            <w:r w:rsidR="00C810E4">
              <w:rPr>
                <w:noProof/>
                <w:webHidden/>
              </w:rPr>
              <w:tab/>
            </w:r>
            <w:r>
              <w:rPr>
                <w:noProof/>
                <w:webHidden/>
              </w:rPr>
              <w:fldChar w:fldCharType="begin"/>
            </w:r>
            <w:r w:rsidR="00C810E4">
              <w:rPr>
                <w:noProof/>
                <w:webHidden/>
              </w:rPr>
              <w:instrText xml:space="preserve"> PAGEREF _Toc475656360 \h </w:instrText>
            </w:r>
          </w:ins>
          <w:r>
            <w:rPr>
              <w:noProof/>
              <w:webHidden/>
            </w:rPr>
          </w:r>
          <w:r>
            <w:rPr>
              <w:noProof/>
              <w:webHidden/>
            </w:rPr>
            <w:fldChar w:fldCharType="separate"/>
          </w:r>
          <w:ins w:id="144" w:author="Qiming Gu" w:date="2017-02-23T23:37:00Z">
            <w:r w:rsidR="00C810E4">
              <w:rPr>
                <w:noProof/>
                <w:webHidden/>
              </w:rPr>
              <w:t>5</w:t>
            </w:r>
            <w:r>
              <w:rPr>
                <w:noProof/>
                <w:webHidden/>
              </w:rPr>
              <w:fldChar w:fldCharType="end"/>
            </w:r>
            <w:r w:rsidRPr="00DB4EA9">
              <w:rPr>
                <w:rStyle w:val="af"/>
                <w:noProof/>
              </w:rPr>
              <w:fldChar w:fldCharType="end"/>
            </w:r>
          </w:ins>
        </w:p>
        <w:p w:rsidR="00C810E4" w:rsidRDefault="00B5495F">
          <w:pPr>
            <w:pStyle w:val="10"/>
            <w:tabs>
              <w:tab w:val="right" w:leader="dot" w:pos="8296"/>
            </w:tabs>
            <w:rPr>
              <w:ins w:id="145" w:author="Qiming Gu" w:date="2017-02-23T23:37:00Z"/>
              <w:b w:val="0"/>
              <w:bCs w:val="0"/>
              <w:caps w:val="0"/>
              <w:noProof/>
              <w:sz w:val="21"/>
              <w:szCs w:val="22"/>
            </w:rPr>
          </w:pPr>
          <w:ins w:id="146" w:author="Qiming Gu" w:date="2017-02-23T23:37:00Z">
            <w:r w:rsidRPr="00DB4EA9">
              <w:rPr>
                <w:rStyle w:val="af"/>
                <w:noProof/>
              </w:rPr>
              <w:fldChar w:fldCharType="begin"/>
            </w:r>
            <w:r w:rsidR="00C810E4">
              <w:rPr>
                <w:noProof/>
              </w:rPr>
              <w:instrText>HYPERLINK \l "_Toc475656361"</w:instrText>
            </w:r>
            <w:r w:rsidRPr="00DB4EA9">
              <w:rPr>
                <w:rStyle w:val="af"/>
                <w:noProof/>
              </w:rPr>
              <w:fldChar w:fldCharType="separate"/>
            </w:r>
            <w:r w:rsidR="00C810E4" w:rsidRPr="00DB4EA9">
              <w:rPr>
                <w:rStyle w:val="af"/>
                <w:noProof/>
              </w:rPr>
              <w:t xml:space="preserve">2 </w:t>
            </w:r>
            <w:r w:rsidR="00C810E4" w:rsidRPr="00DB4EA9">
              <w:rPr>
                <w:rStyle w:val="af"/>
                <w:noProof/>
              </w:rPr>
              <w:t>业务场景</w:t>
            </w:r>
            <w:r w:rsidR="00C810E4">
              <w:rPr>
                <w:noProof/>
                <w:webHidden/>
              </w:rPr>
              <w:tab/>
            </w:r>
            <w:r>
              <w:rPr>
                <w:noProof/>
                <w:webHidden/>
              </w:rPr>
              <w:fldChar w:fldCharType="begin"/>
            </w:r>
            <w:r w:rsidR="00C810E4">
              <w:rPr>
                <w:noProof/>
                <w:webHidden/>
              </w:rPr>
              <w:instrText xml:space="preserve"> PAGEREF _Toc475656361 \h </w:instrText>
            </w:r>
          </w:ins>
          <w:r>
            <w:rPr>
              <w:noProof/>
              <w:webHidden/>
            </w:rPr>
          </w:r>
          <w:r>
            <w:rPr>
              <w:noProof/>
              <w:webHidden/>
            </w:rPr>
            <w:fldChar w:fldCharType="separate"/>
          </w:r>
          <w:ins w:id="147" w:author="Qiming Gu" w:date="2017-02-23T23:37:00Z">
            <w:r w:rsidR="00C810E4">
              <w:rPr>
                <w:noProof/>
                <w:webHidden/>
              </w:rPr>
              <w:t>6</w:t>
            </w:r>
            <w:r>
              <w:rPr>
                <w:noProof/>
                <w:webHidden/>
              </w:rPr>
              <w:fldChar w:fldCharType="end"/>
            </w:r>
            <w:r w:rsidRPr="00DB4EA9">
              <w:rPr>
                <w:rStyle w:val="af"/>
                <w:noProof/>
              </w:rPr>
              <w:fldChar w:fldCharType="end"/>
            </w:r>
          </w:ins>
        </w:p>
        <w:p w:rsidR="00C810E4" w:rsidRDefault="00B5495F">
          <w:pPr>
            <w:pStyle w:val="20"/>
            <w:tabs>
              <w:tab w:val="right" w:leader="dot" w:pos="8296"/>
            </w:tabs>
            <w:rPr>
              <w:ins w:id="148" w:author="Qiming Gu" w:date="2017-02-23T23:37:00Z"/>
              <w:smallCaps w:val="0"/>
              <w:noProof/>
              <w:sz w:val="21"/>
              <w:szCs w:val="22"/>
            </w:rPr>
          </w:pPr>
          <w:ins w:id="149" w:author="Qiming Gu" w:date="2017-02-23T23:37:00Z">
            <w:r w:rsidRPr="00DB4EA9">
              <w:rPr>
                <w:rStyle w:val="af"/>
                <w:noProof/>
              </w:rPr>
              <w:fldChar w:fldCharType="begin"/>
            </w:r>
            <w:r w:rsidR="00C810E4">
              <w:rPr>
                <w:noProof/>
              </w:rPr>
              <w:instrText>HYPERLINK \l "_Toc475656362"</w:instrText>
            </w:r>
            <w:r w:rsidRPr="00DB4EA9">
              <w:rPr>
                <w:rStyle w:val="af"/>
                <w:noProof/>
              </w:rPr>
              <w:fldChar w:fldCharType="separate"/>
            </w:r>
            <w:r w:rsidR="00C810E4" w:rsidRPr="00DB4EA9">
              <w:rPr>
                <w:rStyle w:val="af"/>
                <w:noProof/>
              </w:rPr>
              <w:t xml:space="preserve">2.1 </w:t>
            </w:r>
            <w:r w:rsidR="00C810E4" w:rsidRPr="00DB4EA9">
              <w:rPr>
                <w:rStyle w:val="af"/>
                <w:noProof/>
              </w:rPr>
              <w:t>顾客消费交易</w:t>
            </w:r>
            <w:r w:rsidR="00C810E4">
              <w:rPr>
                <w:noProof/>
                <w:webHidden/>
              </w:rPr>
              <w:tab/>
            </w:r>
            <w:r>
              <w:rPr>
                <w:noProof/>
                <w:webHidden/>
              </w:rPr>
              <w:fldChar w:fldCharType="begin"/>
            </w:r>
            <w:r w:rsidR="00C810E4">
              <w:rPr>
                <w:noProof/>
                <w:webHidden/>
              </w:rPr>
              <w:instrText xml:space="preserve"> PAGEREF _Toc475656362 \h </w:instrText>
            </w:r>
          </w:ins>
          <w:r>
            <w:rPr>
              <w:noProof/>
              <w:webHidden/>
            </w:rPr>
          </w:r>
          <w:r>
            <w:rPr>
              <w:noProof/>
              <w:webHidden/>
            </w:rPr>
            <w:fldChar w:fldCharType="separate"/>
          </w:r>
          <w:ins w:id="150" w:author="Qiming Gu" w:date="2017-02-23T23:37:00Z">
            <w:r w:rsidR="00C810E4">
              <w:rPr>
                <w:noProof/>
                <w:webHidden/>
              </w:rPr>
              <w:t>6</w:t>
            </w:r>
            <w:r>
              <w:rPr>
                <w:noProof/>
                <w:webHidden/>
              </w:rPr>
              <w:fldChar w:fldCharType="end"/>
            </w:r>
            <w:r w:rsidRPr="00DB4EA9">
              <w:rPr>
                <w:rStyle w:val="af"/>
                <w:noProof/>
              </w:rPr>
              <w:fldChar w:fldCharType="end"/>
            </w:r>
          </w:ins>
        </w:p>
        <w:p w:rsidR="00C810E4" w:rsidRDefault="00B5495F">
          <w:pPr>
            <w:pStyle w:val="20"/>
            <w:tabs>
              <w:tab w:val="right" w:leader="dot" w:pos="8296"/>
            </w:tabs>
            <w:rPr>
              <w:ins w:id="151" w:author="Qiming Gu" w:date="2017-02-23T23:37:00Z"/>
              <w:smallCaps w:val="0"/>
              <w:noProof/>
              <w:sz w:val="21"/>
              <w:szCs w:val="22"/>
            </w:rPr>
          </w:pPr>
          <w:ins w:id="152" w:author="Qiming Gu" w:date="2017-02-23T23:37:00Z">
            <w:r w:rsidRPr="00DB4EA9">
              <w:rPr>
                <w:rStyle w:val="af"/>
                <w:noProof/>
              </w:rPr>
              <w:fldChar w:fldCharType="begin"/>
            </w:r>
            <w:r w:rsidR="00C810E4">
              <w:rPr>
                <w:noProof/>
              </w:rPr>
              <w:instrText>HYPERLINK \l "_Toc475656363"</w:instrText>
            </w:r>
            <w:r w:rsidRPr="00DB4EA9">
              <w:rPr>
                <w:rStyle w:val="af"/>
                <w:noProof/>
              </w:rPr>
              <w:fldChar w:fldCharType="separate"/>
            </w:r>
            <w:r w:rsidR="00C810E4" w:rsidRPr="00DB4EA9">
              <w:rPr>
                <w:rStyle w:val="af"/>
                <w:noProof/>
              </w:rPr>
              <w:t xml:space="preserve">2.2 </w:t>
            </w:r>
            <w:r w:rsidR="00C810E4" w:rsidRPr="00DB4EA9">
              <w:rPr>
                <w:rStyle w:val="af"/>
                <w:noProof/>
              </w:rPr>
              <w:t>商户交易结果反馈</w:t>
            </w:r>
            <w:r w:rsidR="00C810E4">
              <w:rPr>
                <w:noProof/>
                <w:webHidden/>
              </w:rPr>
              <w:tab/>
            </w:r>
            <w:r>
              <w:rPr>
                <w:noProof/>
                <w:webHidden/>
              </w:rPr>
              <w:fldChar w:fldCharType="begin"/>
            </w:r>
            <w:r w:rsidR="00C810E4">
              <w:rPr>
                <w:noProof/>
                <w:webHidden/>
              </w:rPr>
              <w:instrText xml:space="preserve"> PAGEREF _Toc475656363 \h </w:instrText>
            </w:r>
          </w:ins>
          <w:r>
            <w:rPr>
              <w:noProof/>
              <w:webHidden/>
            </w:rPr>
          </w:r>
          <w:r>
            <w:rPr>
              <w:noProof/>
              <w:webHidden/>
            </w:rPr>
            <w:fldChar w:fldCharType="separate"/>
          </w:r>
          <w:ins w:id="153" w:author="Qiming Gu" w:date="2017-02-23T23:37:00Z">
            <w:r w:rsidR="00C810E4">
              <w:rPr>
                <w:noProof/>
                <w:webHidden/>
              </w:rPr>
              <w:t>6</w:t>
            </w:r>
            <w:r>
              <w:rPr>
                <w:noProof/>
                <w:webHidden/>
              </w:rPr>
              <w:fldChar w:fldCharType="end"/>
            </w:r>
            <w:r w:rsidRPr="00DB4EA9">
              <w:rPr>
                <w:rStyle w:val="af"/>
                <w:noProof/>
              </w:rPr>
              <w:fldChar w:fldCharType="end"/>
            </w:r>
          </w:ins>
        </w:p>
        <w:p w:rsidR="00C810E4" w:rsidRDefault="00B5495F">
          <w:pPr>
            <w:pStyle w:val="20"/>
            <w:tabs>
              <w:tab w:val="right" w:leader="dot" w:pos="8296"/>
            </w:tabs>
            <w:rPr>
              <w:ins w:id="154" w:author="Qiming Gu" w:date="2017-02-23T23:37:00Z"/>
              <w:smallCaps w:val="0"/>
              <w:noProof/>
              <w:sz w:val="21"/>
              <w:szCs w:val="22"/>
            </w:rPr>
          </w:pPr>
          <w:ins w:id="155" w:author="Qiming Gu" w:date="2017-02-23T23:37:00Z">
            <w:r w:rsidRPr="00DB4EA9">
              <w:rPr>
                <w:rStyle w:val="af"/>
                <w:noProof/>
              </w:rPr>
              <w:fldChar w:fldCharType="begin"/>
            </w:r>
            <w:r w:rsidR="00C810E4">
              <w:rPr>
                <w:noProof/>
              </w:rPr>
              <w:instrText>HYPERLINK \l "_Toc475656364"</w:instrText>
            </w:r>
            <w:r w:rsidRPr="00DB4EA9">
              <w:rPr>
                <w:rStyle w:val="af"/>
                <w:noProof/>
              </w:rPr>
              <w:fldChar w:fldCharType="separate"/>
            </w:r>
            <w:r w:rsidR="00C810E4" w:rsidRPr="00DB4EA9">
              <w:rPr>
                <w:rStyle w:val="af"/>
                <w:noProof/>
              </w:rPr>
              <w:t xml:space="preserve">2.3 </w:t>
            </w:r>
            <w:r w:rsidR="00C810E4" w:rsidRPr="00DB4EA9">
              <w:rPr>
                <w:rStyle w:val="af"/>
                <w:noProof/>
              </w:rPr>
              <w:t>商户自助服务</w:t>
            </w:r>
            <w:r w:rsidR="00C810E4">
              <w:rPr>
                <w:noProof/>
                <w:webHidden/>
              </w:rPr>
              <w:tab/>
            </w:r>
            <w:r>
              <w:rPr>
                <w:noProof/>
                <w:webHidden/>
              </w:rPr>
              <w:fldChar w:fldCharType="begin"/>
            </w:r>
            <w:r w:rsidR="00C810E4">
              <w:rPr>
                <w:noProof/>
                <w:webHidden/>
              </w:rPr>
              <w:instrText xml:space="preserve"> PAGEREF _Toc475656364 \h </w:instrText>
            </w:r>
          </w:ins>
          <w:r>
            <w:rPr>
              <w:noProof/>
              <w:webHidden/>
            </w:rPr>
          </w:r>
          <w:r>
            <w:rPr>
              <w:noProof/>
              <w:webHidden/>
            </w:rPr>
            <w:fldChar w:fldCharType="separate"/>
          </w:r>
          <w:ins w:id="156" w:author="Qiming Gu" w:date="2017-02-23T23:37:00Z">
            <w:r w:rsidR="00C810E4">
              <w:rPr>
                <w:noProof/>
                <w:webHidden/>
              </w:rPr>
              <w:t>7</w:t>
            </w:r>
            <w:r>
              <w:rPr>
                <w:noProof/>
                <w:webHidden/>
              </w:rPr>
              <w:fldChar w:fldCharType="end"/>
            </w:r>
            <w:r w:rsidRPr="00DB4EA9">
              <w:rPr>
                <w:rStyle w:val="af"/>
                <w:noProof/>
              </w:rPr>
              <w:fldChar w:fldCharType="end"/>
            </w:r>
          </w:ins>
        </w:p>
        <w:p w:rsidR="00C810E4" w:rsidRDefault="00B5495F">
          <w:pPr>
            <w:pStyle w:val="20"/>
            <w:tabs>
              <w:tab w:val="right" w:leader="dot" w:pos="8296"/>
            </w:tabs>
            <w:rPr>
              <w:ins w:id="157" w:author="Qiming Gu" w:date="2017-02-23T23:37:00Z"/>
              <w:smallCaps w:val="0"/>
              <w:noProof/>
              <w:sz w:val="21"/>
              <w:szCs w:val="22"/>
            </w:rPr>
          </w:pPr>
          <w:ins w:id="158" w:author="Qiming Gu" w:date="2017-02-23T23:37:00Z">
            <w:r w:rsidRPr="00DB4EA9">
              <w:rPr>
                <w:rStyle w:val="af"/>
                <w:noProof/>
              </w:rPr>
              <w:fldChar w:fldCharType="begin"/>
            </w:r>
            <w:r w:rsidR="00C810E4">
              <w:rPr>
                <w:noProof/>
              </w:rPr>
              <w:instrText>HYPERLINK \l "_Toc475656365"</w:instrText>
            </w:r>
            <w:r w:rsidRPr="00DB4EA9">
              <w:rPr>
                <w:rStyle w:val="af"/>
                <w:noProof/>
              </w:rPr>
              <w:fldChar w:fldCharType="separate"/>
            </w:r>
            <w:r w:rsidR="00C810E4" w:rsidRPr="00DB4EA9">
              <w:rPr>
                <w:rStyle w:val="af"/>
                <w:noProof/>
              </w:rPr>
              <w:t xml:space="preserve">2.4 </w:t>
            </w:r>
            <w:r w:rsidR="00C810E4" w:rsidRPr="00DB4EA9">
              <w:rPr>
                <w:rStyle w:val="af"/>
                <w:noProof/>
              </w:rPr>
              <w:t>客户经理自助查询</w:t>
            </w:r>
            <w:r w:rsidR="00C810E4">
              <w:rPr>
                <w:noProof/>
                <w:webHidden/>
              </w:rPr>
              <w:tab/>
            </w:r>
            <w:r>
              <w:rPr>
                <w:noProof/>
                <w:webHidden/>
              </w:rPr>
              <w:fldChar w:fldCharType="begin"/>
            </w:r>
            <w:r w:rsidR="00C810E4">
              <w:rPr>
                <w:noProof/>
                <w:webHidden/>
              </w:rPr>
              <w:instrText xml:space="preserve"> PAGEREF _Toc475656365 \h </w:instrText>
            </w:r>
          </w:ins>
          <w:r>
            <w:rPr>
              <w:noProof/>
              <w:webHidden/>
            </w:rPr>
          </w:r>
          <w:r>
            <w:rPr>
              <w:noProof/>
              <w:webHidden/>
            </w:rPr>
            <w:fldChar w:fldCharType="separate"/>
          </w:r>
          <w:ins w:id="159" w:author="Qiming Gu" w:date="2017-02-23T23:37:00Z">
            <w:r w:rsidR="00C810E4">
              <w:rPr>
                <w:noProof/>
                <w:webHidden/>
              </w:rPr>
              <w:t>7</w:t>
            </w:r>
            <w:r>
              <w:rPr>
                <w:noProof/>
                <w:webHidden/>
              </w:rPr>
              <w:fldChar w:fldCharType="end"/>
            </w:r>
            <w:r w:rsidRPr="00DB4EA9">
              <w:rPr>
                <w:rStyle w:val="af"/>
                <w:noProof/>
              </w:rPr>
              <w:fldChar w:fldCharType="end"/>
            </w:r>
          </w:ins>
        </w:p>
        <w:p w:rsidR="00C810E4" w:rsidRDefault="00B5495F">
          <w:pPr>
            <w:pStyle w:val="20"/>
            <w:tabs>
              <w:tab w:val="right" w:leader="dot" w:pos="8296"/>
            </w:tabs>
            <w:rPr>
              <w:ins w:id="160" w:author="Qiming Gu" w:date="2017-02-23T23:37:00Z"/>
              <w:smallCaps w:val="0"/>
              <w:noProof/>
              <w:sz w:val="21"/>
              <w:szCs w:val="22"/>
            </w:rPr>
          </w:pPr>
          <w:ins w:id="161" w:author="Qiming Gu" w:date="2017-02-23T23:37:00Z">
            <w:r w:rsidRPr="00DB4EA9">
              <w:rPr>
                <w:rStyle w:val="af"/>
                <w:noProof/>
              </w:rPr>
              <w:fldChar w:fldCharType="begin"/>
            </w:r>
            <w:r w:rsidR="00C810E4">
              <w:rPr>
                <w:noProof/>
              </w:rPr>
              <w:instrText>HYPERLINK \l "_Toc475656366"</w:instrText>
            </w:r>
            <w:r w:rsidRPr="00DB4EA9">
              <w:rPr>
                <w:rStyle w:val="af"/>
                <w:noProof/>
              </w:rPr>
              <w:fldChar w:fldCharType="separate"/>
            </w:r>
            <w:r w:rsidR="00C810E4" w:rsidRPr="00DB4EA9">
              <w:rPr>
                <w:rStyle w:val="af"/>
                <w:noProof/>
              </w:rPr>
              <w:t xml:space="preserve">2.5 </w:t>
            </w:r>
            <w:r w:rsidR="00C810E4" w:rsidRPr="00DB4EA9">
              <w:rPr>
                <w:rStyle w:val="af"/>
                <w:noProof/>
              </w:rPr>
              <w:t>后台管理</w:t>
            </w:r>
            <w:r w:rsidR="00C810E4">
              <w:rPr>
                <w:noProof/>
                <w:webHidden/>
              </w:rPr>
              <w:tab/>
            </w:r>
            <w:r>
              <w:rPr>
                <w:noProof/>
                <w:webHidden/>
              </w:rPr>
              <w:fldChar w:fldCharType="begin"/>
            </w:r>
            <w:r w:rsidR="00C810E4">
              <w:rPr>
                <w:noProof/>
                <w:webHidden/>
              </w:rPr>
              <w:instrText xml:space="preserve"> PAGEREF _Toc475656366 \h </w:instrText>
            </w:r>
          </w:ins>
          <w:r>
            <w:rPr>
              <w:noProof/>
              <w:webHidden/>
            </w:rPr>
          </w:r>
          <w:r>
            <w:rPr>
              <w:noProof/>
              <w:webHidden/>
            </w:rPr>
            <w:fldChar w:fldCharType="separate"/>
          </w:r>
          <w:ins w:id="162" w:author="Qiming Gu" w:date="2017-02-23T23:37:00Z">
            <w:r w:rsidR="00C810E4">
              <w:rPr>
                <w:noProof/>
                <w:webHidden/>
              </w:rPr>
              <w:t>8</w:t>
            </w:r>
            <w:r>
              <w:rPr>
                <w:noProof/>
                <w:webHidden/>
              </w:rPr>
              <w:fldChar w:fldCharType="end"/>
            </w:r>
            <w:r w:rsidRPr="00DB4EA9">
              <w:rPr>
                <w:rStyle w:val="af"/>
                <w:noProof/>
              </w:rPr>
              <w:fldChar w:fldCharType="end"/>
            </w:r>
          </w:ins>
        </w:p>
        <w:p w:rsidR="00C810E4" w:rsidRDefault="00B5495F">
          <w:pPr>
            <w:pStyle w:val="10"/>
            <w:tabs>
              <w:tab w:val="right" w:leader="dot" w:pos="8296"/>
            </w:tabs>
            <w:rPr>
              <w:ins w:id="163" w:author="Qiming Gu" w:date="2017-02-23T23:37:00Z"/>
              <w:b w:val="0"/>
              <w:bCs w:val="0"/>
              <w:caps w:val="0"/>
              <w:noProof/>
              <w:sz w:val="21"/>
              <w:szCs w:val="22"/>
            </w:rPr>
          </w:pPr>
          <w:ins w:id="164" w:author="Qiming Gu" w:date="2017-02-23T23:37:00Z">
            <w:r w:rsidRPr="00DB4EA9">
              <w:rPr>
                <w:rStyle w:val="af"/>
                <w:noProof/>
              </w:rPr>
              <w:fldChar w:fldCharType="begin"/>
            </w:r>
            <w:r w:rsidR="00C810E4">
              <w:rPr>
                <w:noProof/>
              </w:rPr>
              <w:instrText>HYPERLINK \l "_Toc475656367"</w:instrText>
            </w:r>
            <w:r w:rsidRPr="00DB4EA9">
              <w:rPr>
                <w:rStyle w:val="af"/>
                <w:noProof/>
              </w:rPr>
              <w:fldChar w:fldCharType="separate"/>
            </w:r>
            <w:r w:rsidR="00C810E4" w:rsidRPr="00DB4EA9">
              <w:rPr>
                <w:rStyle w:val="af"/>
                <w:noProof/>
              </w:rPr>
              <w:t xml:space="preserve">3 </w:t>
            </w:r>
            <w:r w:rsidR="00C810E4" w:rsidRPr="00DB4EA9">
              <w:rPr>
                <w:rStyle w:val="af"/>
                <w:noProof/>
              </w:rPr>
              <w:t>详细功能要求</w:t>
            </w:r>
            <w:r w:rsidR="00C810E4">
              <w:rPr>
                <w:noProof/>
                <w:webHidden/>
              </w:rPr>
              <w:tab/>
            </w:r>
            <w:r>
              <w:rPr>
                <w:noProof/>
                <w:webHidden/>
              </w:rPr>
              <w:fldChar w:fldCharType="begin"/>
            </w:r>
            <w:r w:rsidR="00C810E4">
              <w:rPr>
                <w:noProof/>
                <w:webHidden/>
              </w:rPr>
              <w:instrText xml:space="preserve"> PAGEREF _Toc475656367 \h </w:instrText>
            </w:r>
          </w:ins>
          <w:r>
            <w:rPr>
              <w:noProof/>
              <w:webHidden/>
            </w:rPr>
          </w:r>
          <w:r>
            <w:rPr>
              <w:noProof/>
              <w:webHidden/>
            </w:rPr>
            <w:fldChar w:fldCharType="separate"/>
          </w:r>
          <w:ins w:id="165" w:author="Qiming Gu" w:date="2017-02-23T23:37:00Z">
            <w:r w:rsidR="00C810E4">
              <w:rPr>
                <w:noProof/>
                <w:webHidden/>
              </w:rPr>
              <w:t>11</w:t>
            </w:r>
            <w:r>
              <w:rPr>
                <w:noProof/>
                <w:webHidden/>
              </w:rPr>
              <w:fldChar w:fldCharType="end"/>
            </w:r>
            <w:r w:rsidRPr="00DB4EA9">
              <w:rPr>
                <w:rStyle w:val="af"/>
                <w:noProof/>
              </w:rPr>
              <w:fldChar w:fldCharType="end"/>
            </w:r>
          </w:ins>
        </w:p>
        <w:p w:rsidR="00C810E4" w:rsidRDefault="00B5495F">
          <w:pPr>
            <w:pStyle w:val="20"/>
            <w:tabs>
              <w:tab w:val="right" w:leader="dot" w:pos="8296"/>
            </w:tabs>
            <w:rPr>
              <w:ins w:id="166" w:author="Qiming Gu" w:date="2017-02-23T23:37:00Z"/>
              <w:smallCaps w:val="0"/>
              <w:noProof/>
              <w:sz w:val="21"/>
              <w:szCs w:val="22"/>
            </w:rPr>
          </w:pPr>
          <w:ins w:id="167" w:author="Qiming Gu" w:date="2017-02-23T23:37:00Z">
            <w:r w:rsidRPr="00DB4EA9">
              <w:rPr>
                <w:rStyle w:val="af"/>
                <w:noProof/>
              </w:rPr>
              <w:fldChar w:fldCharType="begin"/>
            </w:r>
            <w:r w:rsidR="00C810E4">
              <w:rPr>
                <w:noProof/>
              </w:rPr>
              <w:instrText>HYPERLINK \l "_Toc475656368"</w:instrText>
            </w:r>
            <w:r w:rsidRPr="00DB4EA9">
              <w:rPr>
                <w:rStyle w:val="af"/>
                <w:noProof/>
              </w:rPr>
              <w:fldChar w:fldCharType="separate"/>
            </w:r>
            <w:r w:rsidR="00C810E4" w:rsidRPr="00DB4EA9">
              <w:rPr>
                <w:rStyle w:val="af"/>
                <w:noProof/>
              </w:rPr>
              <w:t xml:space="preserve">3.1 </w:t>
            </w:r>
            <w:r w:rsidR="00C810E4" w:rsidRPr="00DB4EA9">
              <w:rPr>
                <w:rStyle w:val="af"/>
                <w:noProof/>
              </w:rPr>
              <w:t>商户自助功能</w:t>
            </w:r>
            <w:r w:rsidR="00C810E4">
              <w:rPr>
                <w:noProof/>
                <w:webHidden/>
              </w:rPr>
              <w:tab/>
            </w:r>
            <w:r>
              <w:rPr>
                <w:noProof/>
                <w:webHidden/>
              </w:rPr>
              <w:fldChar w:fldCharType="begin"/>
            </w:r>
            <w:r w:rsidR="00C810E4">
              <w:rPr>
                <w:noProof/>
                <w:webHidden/>
              </w:rPr>
              <w:instrText xml:space="preserve"> PAGEREF _Toc475656368 \h </w:instrText>
            </w:r>
          </w:ins>
          <w:r>
            <w:rPr>
              <w:noProof/>
              <w:webHidden/>
            </w:rPr>
          </w:r>
          <w:r>
            <w:rPr>
              <w:noProof/>
              <w:webHidden/>
            </w:rPr>
            <w:fldChar w:fldCharType="separate"/>
          </w:r>
          <w:ins w:id="168" w:author="Qiming Gu" w:date="2017-02-23T23:37:00Z">
            <w:r w:rsidR="00C810E4">
              <w:rPr>
                <w:noProof/>
                <w:webHidden/>
              </w:rPr>
              <w:t>11</w:t>
            </w:r>
            <w:r>
              <w:rPr>
                <w:noProof/>
                <w:webHidden/>
              </w:rPr>
              <w:fldChar w:fldCharType="end"/>
            </w:r>
            <w:r w:rsidRPr="00DB4EA9">
              <w:rPr>
                <w:rStyle w:val="af"/>
                <w:noProof/>
              </w:rPr>
              <w:fldChar w:fldCharType="end"/>
            </w:r>
          </w:ins>
        </w:p>
        <w:p w:rsidR="00C810E4" w:rsidRDefault="00B5495F">
          <w:pPr>
            <w:pStyle w:val="30"/>
            <w:tabs>
              <w:tab w:val="right" w:leader="dot" w:pos="8296"/>
            </w:tabs>
            <w:rPr>
              <w:ins w:id="169" w:author="Qiming Gu" w:date="2017-02-23T23:37:00Z"/>
              <w:i w:val="0"/>
              <w:iCs w:val="0"/>
              <w:noProof/>
              <w:sz w:val="21"/>
              <w:szCs w:val="22"/>
            </w:rPr>
          </w:pPr>
          <w:ins w:id="170" w:author="Qiming Gu" w:date="2017-02-23T23:37:00Z">
            <w:r w:rsidRPr="00DB4EA9">
              <w:rPr>
                <w:rStyle w:val="af"/>
                <w:noProof/>
              </w:rPr>
              <w:fldChar w:fldCharType="begin"/>
            </w:r>
            <w:r w:rsidR="00C810E4">
              <w:rPr>
                <w:noProof/>
              </w:rPr>
              <w:instrText>HYPERLINK \l "_Toc475656369"</w:instrText>
            </w:r>
            <w:r w:rsidRPr="00DB4EA9">
              <w:rPr>
                <w:rStyle w:val="af"/>
                <w:noProof/>
              </w:rPr>
              <w:fldChar w:fldCharType="separate"/>
            </w:r>
            <w:r w:rsidR="00C810E4" w:rsidRPr="00DB4EA9">
              <w:rPr>
                <w:rStyle w:val="af"/>
                <w:noProof/>
              </w:rPr>
              <w:t xml:space="preserve">3.1.1 </w:t>
            </w:r>
            <w:r w:rsidR="00C810E4" w:rsidRPr="00DB4EA9">
              <w:rPr>
                <w:rStyle w:val="af"/>
                <w:noProof/>
              </w:rPr>
              <w:t>商户关注公众号：</w:t>
            </w:r>
            <w:r w:rsidR="00C810E4">
              <w:rPr>
                <w:noProof/>
                <w:webHidden/>
              </w:rPr>
              <w:tab/>
            </w:r>
            <w:r>
              <w:rPr>
                <w:noProof/>
                <w:webHidden/>
              </w:rPr>
              <w:fldChar w:fldCharType="begin"/>
            </w:r>
            <w:r w:rsidR="00C810E4">
              <w:rPr>
                <w:noProof/>
                <w:webHidden/>
              </w:rPr>
              <w:instrText xml:space="preserve"> PAGEREF _Toc475656369 \h </w:instrText>
            </w:r>
          </w:ins>
          <w:r>
            <w:rPr>
              <w:noProof/>
              <w:webHidden/>
            </w:rPr>
          </w:r>
          <w:r>
            <w:rPr>
              <w:noProof/>
              <w:webHidden/>
            </w:rPr>
            <w:fldChar w:fldCharType="separate"/>
          </w:r>
          <w:ins w:id="171" w:author="Qiming Gu" w:date="2017-02-23T23:37:00Z">
            <w:r w:rsidR="00C810E4">
              <w:rPr>
                <w:noProof/>
                <w:webHidden/>
              </w:rPr>
              <w:t>11</w:t>
            </w:r>
            <w:r>
              <w:rPr>
                <w:noProof/>
                <w:webHidden/>
              </w:rPr>
              <w:fldChar w:fldCharType="end"/>
            </w:r>
            <w:r w:rsidRPr="00DB4EA9">
              <w:rPr>
                <w:rStyle w:val="af"/>
                <w:noProof/>
              </w:rPr>
              <w:fldChar w:fldCharType="end"/>
            </w:r>
          </w:ins>
        </w:p>
        <w:p w:rsidR="00C810E4" w:rsidRDefault="00B5495F">
          <w:pPr>
            <w:pStyle w:val="30"/>
            <w:tabs>
              <w:tab w:val="right" w:leader="dot" w:pos="8296"/>
            </w:tabs>
            <w:rPr>
              <w:ins w:id="172" w:author="Qiming Gu" w:date="2017-02-23T23:37:00Z"/>
              <w:i w:val="0"/>
              <w:iCs w:val="0"/>
              <w:noProof/>
              <w:sz w:val="21"/>
              <w:szCs w:val="22"/>
            </w:rPr>
          </w:pPr>
          <w:ins w:id="173" w:author="Qiming Gu" w:date="2017-02-23T23:37:00Z">
            <w:r w:rsidRPr="00DB4EA9">
              <w:rPr>
                <w:rStyle w:val="af"/>
                <w:noProof/>
              </w:rPr>
              <w:fldChar w:fldCharType="begin"/>
            </w:r>
            <w:r w:rsidR="00C810E4">
              <w:rPr>
                <w:noProof/>
              </w:rPr>
              <w:instrText>HYPERLINK \l "_Toc475656370"</w:instrText>
            </w:r>
            <w:r w:rsidRPr="00DB4EA9">
              <w:rPr>
                <w:rStyle w:val="af"/>
                <w:noProof/>
              </w:rPr>
              <w:fldChar w:fldCharType="separate"/>
            </w:r>
            <w:r w:rsidR="00C810E4" w:rsidRPr="00DB4EA9">
              <w:rPr>
                <w:rStyle w:val="af"/>
                <w:noProof/>
              </w:rPr>
              <w:t xml:space="preserve">3.1.2 </w:t>
            </w:r>
            <w:r w:rsidR="00C810E4" w:rsidRPr="00DB4EA9">
              <w:rPr>
                <w:rStyle w:val="af"/>
                <w:noProof/>
              </w:rPr>
              <w:t>商户注册</w:t>
            </w:r>
            <w:r w:rsidR="00C810E4">
              <w:rPr>
                <w:noProof/>
                <w:webHidden/>
              </w:rPr>
              <w:tab/>
            </w:r>
            <w:r>
              <w:rPr>
                <w:noProof/>
                <w:webHidden/>
              </w:rPr>
              <w:fldChar w:fldCharType="begin"/>
            </w:r>
            <w:r w:rsidR="00C810E4">
              <w:rPr>
                <w:noProof/>
                <w:webHidden/>
              </w:rPr>
              <w:instrText xml:space="preserve"> PAGEREF _Toc475656370 \h </w:instrText>
            </w:r>
          </w:ins>
          <w:r>
            <w:rPr>
              <w:noProof/>
              <w:webHidden/>
            </w:rPr>
          </w:r>
          <w:r>
            <w:rPr>
              <w:noProof/>
              <w:webHidden/>
            </w:rPr>
            <w:fldChar w:fldCharType="separate"/>
          </w:r>
          <w:ins w:id="174" w:author="Qiming Gu" w:date="2017-02-23T23:37:00Z">
            <w:r w:rsidR="00C810E4">
              <w:rPr>
                <w:noProof/>
                <w:webHidden/>
              </w:rPr>
              <w:t>12</w:t>
            </w:r>
            <w:r>
              <w:rPr>
                <w:noProof/>
                <w:webHidden/>
              </w:rPr>
              <w:fldChar w:fldCharType="end"/>
            </w:r>
            <w:r w:rsidRPr="00DB4EA9">
              <w:rPr>
                <w:rStyle w:val="af"/>
                <w:noProof/>
              </w:rPr>
              <w:fldChar w:fldCharType="end"/>
            </w:r>
          </w:ins>
        </w:p>
        <w:p w:rsidR="00C810E4" w:rsidRDefault="00B5495F">
          <w:pPr>
            <w:pStyle w:val="30"/>
            <w:tabs>
              <w:tab w:val="right" w:leader="dot" w:pos="8296"/>
            </w:tabs>
            <w:rPr>
              <w:ins w:id="175" w:author="Qiming Gu" w:date="2017-02-23T23:37:00Z"/>
              <w:i w:val="0"/>
              <w:iCs w:val="0"/>
              <w:noProof/>
              <w:sz w:val="21"/>
              <w:szCs w:val="22"/>
            </w:rPr>
          </w:pPr>
          <w:ins w:id="176" w:author="Qiming Gu" w:date="2017-02-23T23:37:00Z">
            <w:r w:rsidRPr="00DB4EA9">
              <w:rPr>
                <w:rStyle w:val="af"/>
                <w:noProof/>
              </w:rPr>
              <w:fldChar w:fldCharType="begin"/>
            </w:r>
            <w:r w:rsidR="00C810E4">
              <w:rPr>
                <w:noProof/>
              </w:rPr>
              <w:instrText>HYPERLINK \l "_Toc475656371"</w:instrText>
            </w:r>
            <w:r w:rsidRPr="00DB4EA9">
              <w:rPr>
                <w:rStyle w:val="af"/>
                <w:noProof/>
              </w:rPr>
              <w:fldChar w:fldCharType="separate"/>
            </w:r>
            <w:r w:rsidR="00C810E4" w:rsidRPr="00DB4EA9">
              <w:rPr>
                <w:rStyle w:val="af"/>
                <w:noProof/>
              </w:rPr>
              <w:t xml:space="preserve">3.1.3 </w:t>
            </w:r>
            <w:r w:rsidR="00C810E4" w:rsidRPr="00DB4EA9">
              <w:rPr>
                <w:rStyle w:val="af"/>
                <w:noProof/>
              </w:rPr>
              <w:t>签到或签退</w:t>
            </w:r>
            <w:r w:rsidR="00C810E4">
              <w:rPr>
                <w:noProof/>
                <w:webHidden/>
              </w:rPr>
              <w:tab/>
            </w:r>
            <w:r>
              <w:rPr>
                <w:noProof/>
                <w:webHidden/>
              </w:rPr>
              <w:fldChar w:fldCharType="begin"/>
            </w:r>
            <w:r w:rsidR="00C810E4">
              <w:rPr>
                <w:noProof/>
                <w:webHidden/>
              </w:rPr>
              <w:instrText xml:space="preserve"> PAGEREF _Toc475656371 \h </w:instrText>
            </w:r>
          </w:ins>
          <w:r>
            <w:rPr>
              <w:noProof/>
              <w:webHidden/>
            </w:rPr>
          </w:r>
          <w:r>
            <w:rPr>
              <w:noProof/>
              <w:webHidden/>
            </w:rPr>
            <w:fldChar w:fldCharType="separate"/>
          </w:r>
          <w:ins w:id="177" w:author="Qiming Gu" w:date="2017-02-23T23:37:00Z">
            <w:r w:rsidR="00C810E4">
              <w:rPr>
                <w:noProof/>
                <w:webHidden/>
              </w:rPr>
              <w:t>12</w:t>
            </w:r>
            <w:r>
              <w:rPr>
                <w:noProof/>
                <w:webHidden/>
              </w:rPr>
              <w:fldChar w:fldCharType="end"/>
            </w:r>
            <w:r w:rsidRPr="00DB4EA9">
              <w:rPr>
                <w:rStyle w:val="af"/>
                <w:noProof/>
              </w:rPr>
              <w:fldChar w:fldCharType="end"/>
            </w:r>
          </w:ins>
        </w:p>
        <w:p w:rsidR="00C810E4" w:rsidRDefault="00B5495F">
          <w:pPr>
            <w:pStyle w:val="30"/>
            <w:tabs>
              <w:tab w:val="right" w:leader="dot" w:pos="8296"/>
            </w:tabs>
            <w:rPr>
              <w:ins w:id="178" w:author="Qiming Gu" w:date="2017-02-23T23:37:00Z"/>
              <w:i w:val="0"/>
              <w:iCs w:val="0"/>
              <w:noProof/>
              <w:sz w:val="21"/>
              <w:szCs w:val="22"/>
            </w:rPr>
          </w:pPr>
          <w:ins w:id="179" w:author="Qiming Gu" w:date="2017-02-23T23:37:00Z">
            <w:r w:rsidRPr="00DB4EA9">
              <w:rPr>
                <w:rStyle w:val="af"/>
                <w:noProof/>
              </w:rPr>
              <w:fldChar w:fldCharType="begin"/>
            </w:r>
            <w:r w:rsidR="00C810E4">
              <w:rPr>
                <w:noProof/>
              </w:rPr>
              <w:instrText>HYPERLINK \l "_Toc475656372"</w:instrText>
            </w:r>
            <w:r w:rsidRPr="00DB4EA9">
              <w:rPr>
                <w:rStyle w:val="af"/>
                <w:noProof/>
              </w:rPr>
              <w:fldChar w:fldCharType="separate"/>
            </w:r>
            <w:r w:rsidR="00C810E4" w:rsidRPr="00DB4EA9">
              <w:rPr>
                <w:rStyle w:val="af"/>
                <w:noProof/>
              </w:rPr>
              <w:t xml:space="preserve">3.1.4 </w:t>
            </w:r>
            <w:r w:rsidR="00C810E4" w:rsidRPr="00DB4EA9">
              <w:rPr>
                <w:rStyle w:val="af"/>
                <w:noProof/>
              </w:rPr>
              <w:t>收款</w:t>
            </w:r>
            <w:r w:rsidR="00C810E4">
              <w:rPr>
                <w:noProof/>
                <w:webHidden/>
              </w:rPr>
              <w:tab/>
            </w:r>
            <w:r>
              <w:rPr>
                <w:noProof/>
                <w:webHidden/>
              </w:rPr>
              <w:fldChar w:fldCharType="begin"/>
            </w:r>
            <w:r w:rsidR="00C810E4">
              <w:rPr>
                <w:noProof/>
                <w:webHidden/>
              </w:rPr>
              <w:instrText xml:space="preserve"> PAGEREF _Toc475656372 \h </w:instrText>
            </w:r>
          </w:ins>
          <w:r>
            <w:rPr>
              <w:noProof/>
              <w:webHidden/>
            </w:rPr>
          </w:r>
          <w:r>
            <w:rPr>
              <w:noProof/>
              <w:webHidden/>
            </w:rPr>
            <w:fldChar w:fldCharType="separate"/>
          </w:r>
          <w:ins w:id="180" w:author="Qiming Gu" w:date="2017-02-23T23:37:00Z">
            <w:r w:rsidR="00C810E4">
              <w:rPr>
                <w:noProof/>
                <w:webHidden/>
              </w:rPr>
              <w:t>13</w:t>
            </w:r>
            <w:r>
              <w:rPr>
                <w:noProof/>
                <w:webHidden/>
              </w:rPr>
              <w:fldChar w:fldCharType="end"/>
            </w:r>
            <w:r w:rsidRPr="00DB4EA9">
              <w:rPr>
                <w:rStyle w:val="af"/>
                <w:noProof/>
              </w:rPr>
              <w:fldChar w:fldCharType="end"/>
            </w:r>
          </w:ins>
        </w:p>
        <w:p w:rsidR="00C810E4" w:rsidRDefault="00B5495F">
          <w:pPr>
            <w:pStyle w:val="30"/>
            <w:tabs>
              <w:tab w:val="right" w:leader="dot" w:pos="8296"/>
            </w:tabs>
            <w:rPr>
              <w:ins w:id="181" w:author="Qiming Gu" w:date="2017-02-23T23:37:00Z"/>
              <w:i w:val="0"/>
              <w:iCs w:val="0"/>
              <w:noProof/>
              <w:sz w:val="21"/>
              <w:szCs w:val="22"/>
            </w:rPr>
          </w:pPr>
          <w:ins w:id="182" w:author="Qiming Gu" w:date="2017-02-23T23:37:00Z">
            <w:r w:rsidRPr="00DB4EA9">
              <w:rPr>
                <w:rStyle w:val="af"/>
                <w:noProof/>
              </w:rPr>
              <w:fldChar w:fldCharType="begin"/>
            </w:r>
            <w:r w:rsidR="00C810E4">
              <w:rPr>
                <w:noProof/>
              </w:rPr>
              <w:instrText>HYPERLINK \l "_Toc475656373"</w:instrText>
            </w:r>
            <w:r w:rsidRPr="00DB4EA9">
              <w:rPr>
                <w:rStyle w:val="af"/>
                <w:noProof/>
              </w:rPr>
              <w:fldChar w:fldCharType="separate"/>
            </w:r>
            <w:r w:rsidR="00C810E4" w:rsidRPr="00DB4EA9">
              <w:rPr>
                <w:rStyle w:val="af"/>
                <w:noProof/>
              </w:rPr>
              <w:t xml:space="preserve">3.1.5 </w:t>
            </w:r>
            <w:r w:rsidR="00C810E4" w:rsidRPr="00DB4EA9">
              <w:rPr>
                <w:rStyle w:val="af"/>
                <w:noProof/>
              </w:rPr>
              <w:t>上一笔交易记录查询</w:t>
            </w:r>
            <w:r w:rsidR="00C810E4" w:rsidRPr="00DB4EA9">
              <w:rPr>
                <w:rStyle w:val="af"/>
                <w:noProof/>
              </w:rPr>
              <w:t>（需增加入账情况字段）</w:t>
            </w:r>
            <w:r w:rsidR="00C810E4">
              <w:rPr>
                <w:noProof/>
                <w:webHidden/>
              </w:rPr>
              <w:tab/>
            </w:r>
            <w:r>
              <w:rPr>
                <w:noProof/>
                <w:webHidden/>
              </w:rPr>
              <w:fldChar w:fldCharType="begin"/>
            </w:r>
            <w:r w:rsidR="00C810E4">
              <w:rPr>
                <w:noProof/>
                <w:webHidden/>
              </w:rPr>
              <w:instrText xml:space="preserve"> PAGEREF _Toc475656373 \h </w:instrText>
            </w:r>
          </w:ins>
          <w:r>
            <w:rPr>
              <w:noProof/>
              <w:webHidden/>
            </w:rPr>
          </w:r>
          <w:r>
            <w:rPr>
              <w:noProof/>
              <w:webHidden/>
            </w:rPr>
            <w:fldChar w:fldCharType="separate"/>
          </w:r>
          <w:ins w:id="183" w:author="Qiming Gu" w:date="2017-02-23T23:37:00Z">
            <w:r w:rsidR="00C810E4">
              <w:rPr>
                <w:noProof/>
                <w:webHidden/>
              </w:rPr>
              <w:t>14</w:t>
            </w:r>
            <w:r>
              <w:rPr>
                <w:noProof/>
                <w:webHidden/>
              </w:rPr>
              <w:fldChar w:fldCharType="end"/>
            </w:r>
            <w:r w:rsidRPr="00DB4EA9">
              <w:rPr>
                <w:rStyle w:val="af"/>
                <w:noProof/>
              </w:rPr>
              <w:fldChar w:fldCharType="end"/>
            </w:r>
          </w:ins>
        </w:p>
        <w:p w:rsidR="00C810E4" w:rsidRDefault="00B5495F">
          <w:pPr>
            <w:pStyle w:val="30"/>
            <w:tabs>
              <w:tab w:val="right" w:leader="dot" w:pos="8296"/>
            </w:tabs>
            <w:rPr>
              <w:ins w:id="184" w:author="Qiming Gu" w:date="2017-02-23T23:37:00Z"/>
              <w:i w:val="0"/>
              <w:iCs w:val="0"/>
              <w:noProof/>
              <w:sz w:val="21"/>
              <w:szCs w:val="22"/>
            </w:rPr>
          </w:pPr>
          <w:ins w:id="185" w:author="Qiming Gu" w:date="2017-02-23T23:37:00Z">
            <w:r w:rsidRPr="00DB4EA9">
              <w:rPr>
                <w:rStyle w:val="af"/>
                <w:noProof/>
              </w:rPr>
              <w:fldChar w:fldCharType="begin"/>
            </w:r>
            <w:r w:rsidR="00C810E4">
              <w:rPr>
                <w:noProof/>
              </w:rPr>
              <w:instrText>HYPERLINK \l "_Toc475656374"</w:instrText>
            </w:r>
            <w:r w:rsidRPr="00DB4EA9">
              <w:rPr>
                <w:rStyle w:val="af"/>
                <w:noProof/>
              </w:rPr>
              <w:fldChar w:fldCharType="separate"/>
            </w:r>
            <w:r w:rsidR="00C810E4" w:rsidRPr="00DB4EA9">
              <w:rPr>
                <w:rStyle w:val="af"/>
                <w:noProof/>
              </w:rPr>
              <w:t xml:space="preserve">3.1.6 </w:t>
            </w:r>
            <w:r w:rsidR="00C810E4" w:rsidRPr="00DB4EA9">
              <w:rPr>
                <w:rStyle w:val="af"/>
                <w:noProof/>
              </w:rPr>
              <w:t>今天、前天交易查询</w:t>
            </w:r>
            <w:r w:rsidR="00C810E4">
              <w:rPr>
                <w:noProof/>
                <w:webHidden/>
              </w:rPr>
              <w:tab/>
            </w:r>
            <w:r>
              <w:rPr>
                <w:noProof/>
                <w:webHidden/>
              </w:rPr>
              <w:fldChar w:fldCharType="begin"/>
            </w:r>
            <w:r w:rsidR="00C810E4">
              <w:rPr>
                <w:noProof/>
                <w:webHidden/>
              </w:rPr>
              <w:instrText xml:space="preserve"> PAGEREF _Toc475656374 \h </w:instrText>
            </w:r>
          </w:ins>
          <w:r>
            <w:rPr>
              <w:noProof/>
              <w:webHidden/>
            </w:rPr>
          </w:r>
          <w:r>
            <w:rPr>
              <w:noProof/>
              <w:webHidden/>
            </w:rPr>
            <w:fldChar w:fldCharType="separate"/>
          </w:r>
          <w:ins w:id="186" w:author="Qiming Gu" w:date="2017-02-23T23:37:00Z">
            <w:r w:rsidR="00C810E4">
              <w:rPr>
                <w:noProof/>
                <w:webHidden/>
              </w:rPr>
              <w:t>15</w:t>
            </w:r>
            <w:r>
              <w:rPr>
                <w:noProof/>
                <w:webHidden/>
              </w:rPr>
              <w:fldChar w:fldCharType="end"/>
            </w:r>
            <w:r w:rsidRPr="00DB4EA9">
              <w:rPr>
                <w:rStyle w:val="af"/>
                <w:noProof/>
              </w:rPr>
              <w:fldChar w:fldCharType="end"/>
            </w:r>
          </w:ins>
        </w:p>
        <w:p w:rsidR="00C810E4" w:rsidRDefault="00B5495F">
          <w:pPr>
            <w:pStyle w:val="30"/>
            <w:tabs>
              <w:tab w:val="right" w:leader="dot" w:pos="8296"/>
            </w:tabs>
            <w:rPr>
              <w:ins w:id="187" w:author="Qiming Gu" w:date="2017-02-23T23:37:00Z"/>
              <w:i w:val="0"/>
              <w:iCs w:val="0"/>
              <w:noProof/>
              <w:sz w:val="21"/>
              <w:szCs w:val="22"/>
            </w:rPr>
          </w:pPr>
          <w:ins w:id="188" w:author="Qiming Gu" w:date="2017-02-23T23:37:00Z">
            <w:r w:rsidRPr="00DB4EA9">
              <w:rPr>
                <w:rStyle w:val="af"/>
                <w:noProof/>
              </w:rPr>
              <w:fldChar w:fldCharType="begin"/>
            </w:r>
            <w:r w:rsidR="00C810E4">
              <w:rPr>
                <w:noProof/>
              </w:rPr>
              <w:instrText>HYPERLINK \l "_Toc475656375"</w:instrText>
            </w:r>
            <w:r w:rsidRPr="00DB4EA9">
              <w:rPr>
                <w:rStyle w:val="af"/>
                <w:noProof/>
              </w:rPr>
              <w:fldChar w:fldCharType="separate"/>
            </w:r>
            <w:r w:rsidR="00C810E4" w:rsidRPr="00DB4EA9">
              <w:rPr>
                <w:rStyle w:val="af"/>
                <w:noProof/>
              </w:rPr>
              <w:t xml:space="preserve">3.1.7 </w:t>
            </w:r>
            <w:r w:rsidR="00C810E4" w:rsidRPr="00DB4EA9">
              <w:rPr>
                <w:rStyle w:val="af"/>
                <w:noProof/>
              </w:rPr>
              <w:t>历史交易查询</w:t>
            </w:r>
            <w:r w:rsidR="00C810E4" w:rsidRPr="00DB4EA9">
              <w:rPr>
                <w:rStyle w:val="af"/>
                <w:noProof/>
              </w:rPr>
              <w:t>（需增加入账情况字段）</w:t>
            </w:r>
            <w:r w:rsidR="00C810E4">
              <w:rPr>
                <w:noProof/>
                <w:webHidden/>
              </w:rPr>
              <w:tab/>
            </w:r>
            <w:r>
              <w:rPr>
                <w:noProof/>
                <w:webHidden/>
              </w:rPr>
              <w:fldChar w:fldCharType="begin"/>
            </w:r>
            <w:r w:rsidR="00C810E4">
              <w:rPr>
                <w:noProof/>
                <w:webHidden/>
              </w:rPr>
              <w:instrText xml:space="preserve"> PAGEREF _Toc475656375 \h </w:instrText>
            </w:r>
          </w:ins>
          <w:r>
            <w:rPr>
              <w:noProof/>
              <w:webHidden/>
            </w:rPr>
          </w:r>
          <w:r>
            <w:rPr>
              <w:noProof/>
              <w:webHidden/>
            </w:rPr>
            <w:fldChar w:fldCharType="separate"/>
          </w:r>
          <w:ins w:id="189" w:author="Qiming Gu" w:date="2017-02-23T23:37:00Z">
            <w:r w:rsidR="00C810E4">
              <w:rPr>
                <w:noProof/>
                <w:webHidden/>
              </w:rPr>
              <w:t>15</w:t>
            </w:r>
            <w:r>
              <w:rPr>
                <w:noProof/>
                <w:webHidden/>
              </w:rPr>
              <w:fldChar w:fldCharType="end"/>
            </w:r>
            <w:r w:rsidRPr="00DB4EA9">
              <w:rPr>
                <w:rStyle w:val="af"/>
                <w:noProof/>
              </w:rPr>
              <w:fldChar w:fldCharType="end"/>
            </w:r>
          </w:ins>
        </w:p>
        <w:p w:rsidR="00C810E4" w:rsidRDefault="00B5495F">
          <w:pPr>
            <w:pStyle w:val="30"/>
            <w:tabs>
              <w:tab w:val="right" w:leader="dot" w:pos="8296"/>
            </w:tabs>
            <w:rPr>
              <w:ins w:id="190" w:author="Qiming Gu" w:date="2017-02-23T23:37:00Z"/>
              <w:i w:val="0"/>
              <w:iCs w:val="0"/>
              <w:noProof/>
              <w:sz w:val="21"/>
              <w:szCs w:val="22"/>
            </w:rPr>
          </w:pPr>
          <w:ins w:id="191" w:author="Qiming Gu" w:date="2017-02-23T23:37:00Z">
            <w:r w:rsidRPr="00DB4EA9">
              <w:rPr>
                <w:rStyle w:val="af"/>
                <w:noProof/>
              </w:rPr>
              <w:fldChar w:fldCharType="begin"/>
            </w:r>
            <w:r w:rsidR="00C810E4">
              <w:rPr>
                <w:noProof/>
              </w:rPr>
              <w:instrText>HYPERLINK \l "_Toc475656376"</w:instrText>
            </w:r>
            <w:r w:rsidRPr="00DB4EA9">
              <w:rPr>
                <w:rStyle w:val="af"/>
                <w:noProof/>
              </w:rPr>
              <w:fldChar w:fldCharType="separate"/>
            </w:r>
            <w:r w:rsidR="00C810E4" w:rsidRPr="00DB4EA9">
              <w:rPr>
                <w:rStyle w:val="af"/>
                <w:noProof/>
              </w:rPr>
              <w:t>3.1.8</w:t>
            </w:r>
            <w:r w:rsidR="00C810E4" w:rsidRPr="00DB4EA9">
              <w:rPr>
                <w:rStyle w:val="af"/>
                <w:noProof/>
              </w:rPr>
              <w:t>找客服</w:t>
            </w:r>
            <w:r w:rsidR="00C810E4" w:rsidRPr="00DB4EA9">
              <w:rPr>
                <w:rStyle w:val="af"/>
                <w:noProof/>
              </w:rPr>
              <w:t>（建议使用原有微信功能，减少客户培训指导工作）</w:t>
            </w:r>
            <w:r w:rsidR="00C810E4">
              <w:rPr>
                <w:noProof/>
                <w:webHidden/>
              </w:rPr>
              <w:tab/>
            </w:r>
            <w:r>
              <w:rPr>
                <w:noProof/>
                <w:webHidden/>
              </w:rPr>
              <w:fldChar w:fldCharType="begin"/>
            </w:r>
            <w:r w:rsidR="00C810E4">
              <w:rPr>
                <w:noProof/>
                <w:webHidden/>
              </w:rPr>
              <w:instrText xml:space="preserve"> PAGEREF _Toc475656376 \h </w:instrText>
            </w:r>
          </w:ins>
          <w:r>
            <w:rPr>
              <w:noProof/>
              <w:webHidden/>
            </w:rPr>
          </w:r>
          <w:r>
            <w:rPr>
              <w:noProof/>
              <w:webHidden/>
            </w:rPr>
            <w:fldChar w:fldCharType="separate"/>
          </w:r>
          <w:ins w:id="192" w:author="Qiming Gu" w:date="2017-02-23T23:37:00Z">
            <w:r w:rsidR="00C810E4">
              <w:rPr>
                <w:noProof/>
                <w:webHidden/>
              </w:rPr>
              <w:t>17</w:t>
            </w:r>
            <w:r>
              <w:rPr>
                <w:noProof/>
                <w:webHidden/>
              </w:rPr>
              <w:fldChar w:fldCharType="end"/>
            </w:r>
            <w:r w:rsidRPr="00DB4EA9">
              <w:rPr>
                <w:rStyle w:val="af"/>
                <w:noProof/>
              </w:rPr>
              <w:fldChar w:fldCharType="end"/>
            </w:r>
          </w:ins>
        </w:p>
        <w:p w:rsidR="00C810E4" w:rsidRDefault="00B5495F">
          <w:pPr>
            <w:pStyle w:val="20"/>
            <w:tabs>
              <w:tab w:val="right" w:leader="dot" w:pos="8296"/>
            </w:tabs>
            <w:rPr>
              <w:ins w:id="193" w:author="Qiming Gu" w:date="2017-02-23T23:37:00Z"/>
              <w:smallCaps w:val="0"/>
              <w:noProof/>
              <w:sz w:val="21"/>
              <w:szCs w:val="22"/>
            </w:rPr>
          </w:pPr>
          <w:ins w:id="194" w:author="Qiming Gu" w:date="2017-02-23T23:37:00Z">
            <w:r w:rsidRPr="00DB4EA9">
              <w:rPr>
                <w:rStyle w:val="af"/>
                <w:noProof/>
              </w:rPr>
              <w:fldChar w:fldCharType="begin"/>
            </w:r>
            <w:r w:rsidR="00C810E4">
              <w:rPr>
                <w:noProof/>
              </w:rPr>
              <w:instrText>HYPERLINK \l "_Toc475656377"</w:instrText>
            </w:r>
            <w:r w:rsidRPr="00DB4EA9">
              <w:rPr>
                <w:rStyle w:val="af"/>
                <w:noProof/>
              </w:rPr>
              <w:fldChar w:fldCharType="separate"/>
            </w:r>
            <w:r w:rsidR="00C810E4" w:rsidRPr="00DB4EA9">
              <w:rPr>
                <w:rStyle w:val="af"/>
                <w:noProof/>
              </w:rPr>
              <w:t xml:space="preserve">3.2 </w:t>
            </w:r>
            <w:r w:rsidR="00C810E4" w:rsidRPr="00DB4EA9">
              <w:rPr>
                <w:rStyle w:val="af"/>
                <w:noProof/>
              </w:rPr>
              <w:t>后台管理功能（</w:t>
            </w:r>
            <w:r w:rsidR="00C810E4" w:rsidRPr="00DB4EA9">
              <w:rPr>
                <w:rStyle w:val="af"/>
                <w:noProof/>
              </w:rPr>
              <w:t>PC</w:t>
            </w:r>
            <w:r w:rsidR="00C810E4" w:rsidRPr="00DB4EA9">
              <w:rPr>
                <w:rStyle w:val="af"/>
                <w:noProof/>
              </w:rPr>
              <w:t>端）</w:t>
            </w:r>
            <w:r w:rsidR="00C810E4">
              <w:rPr>
                <w:noProof/>
                <w:webHidden/>
              </w:rPr>
              <w:tab/>
            </w:r>
            <w:r>
              <w:rPr>
                <w:noProof/>
                <w:webHidden/>
              </w:rPr>
              <w:fldChar w:fldCharType="begin"/>
            </w:r>
            <w:r w:rsidR="00C810E4">
              <w:rPr>
                <w:noProof/>
                <w:webHidden/>
              </w:rPr>
              <w:instrText xml:space="preserve"> PAGEREF _Toc475656377 \h </w:instrText>
            </w:r>
          </w:ins>
          <w:r>
            <w:rPr>
              <w:noProof/>
              <w:webHidden/>
            </w:rPr>
          </w:r>
          <w:r>
            <w:rPr>
              <w:noProof/>
              <w:webHidden/>
            </w:rPr>
            <w:fldChar w:fldCharType="separate"/>
          </w:r>
          <w:ins w:id="195" w:author="Qiming Gu" w:date="2017-02-23T23:37:00Z">
            <w:r w:rsidR="00C810E4">
              <w:rPr>
                <w:noProof/>
                <w:webHidden/>
              </w:rPr>
              <w:t>18</w:t>
            </w:r>
            <w:r>
              <w:rPr>
                <w:noProof/>
                <w:webHidden/>
              </w:rPr>
              <w:fldChar w:fldCharType="end"/>
            </w:r>
            <w:r w:rsidRPr="00DB4EA9">
              <w:rPr>
                <w:rStyle w:val="af"/>
                <w:noProof/>
              </w:rPr>
              <w:fldChar w:fldCharType="end"/>
            </w:r>
          </w:ins>
        </w:p>
        <w:p w:rsidR="00C810E4" w:rsidRDefault="00B5495F">
          <w:pPr>
            <w:pStyle w:val="30"/>
            <w:tabs>
              <w:tab w:val="right" w:leader="dot" w:pos="8296"/>
            </w:tabs>
            <w:rPr>
              <w:ins w:id="196" w:author="Qiming Gu" w:date="2017-02-23T23:37:00Z"/>
              <w:i w:val="0"/>
              <w:iCs w:val="0"/>
              <w:noProof/>
              <w:sz w:val="21"/>
              <w:szCs w:val="22"/>
            </w:rPr>
          </w:pPr>
          <w:ins w:id="197" w:author="Qiming Gu" w:date="2017-02-23T23:37:00Z">
            <w:r w:rsidRPr="00DB4EA9">
              <w:rPr>
                <w:rStyle w:val="af"/>
                <w:noProof/>
              </w:rPr>
              <w:fldChar w:fldCharType="begin"/>
            </w:r>
            <w:r w:rsidR="00C810E4">
              <w:rPr>
                <w:noProof/>
              </w:rPr>
              <w:instrText>HYPERLINK \l "_Toc475656378"</w:instrText>
            </w:r>
            <w:r w:rsidRPr="00DB4EA9">
              <w:rPr>
                <w:rStyle w:val="af"/>
                <w:noProof/>
              </w:rPr>
              <w:fldChar w:fldCharType="separate"/>
            </w:r>
            <w:r w:rsidR="00C810E4" w:rsidRPr="00DB4EA9">
              <w:rPr>
                <w:rStyle w:val="af"/>
                <w:noProof/>
              </w:rPr>
              <w:t xml:space="preserve">3.2.1 </w:t>
            </w:r>
            <w:r w:rsidR="00C810E4" w:rsidRPr="00DB4EA9">
              <w:rPr>
                <w:rStyle w:val="af"/>
                <w:noProof/>
              </w:rPr>
              <w:t>商户信息管理</w:t>
            </w:r>
            <w:r w:rsidR="00C810E4">
              <w:rPr>
                <w:noProof/>
                <w:webHidden/>
              </w:rPr>
              <w:tab/>
            </w:r>
            <w:r>
              <w:rPr>
                <w:noProof/>
                <w:webHidden/>
              </w:rPr>
              <w:fldChar w:fldCharType="begin"/>
            </w:r>
            <w:r w:rsidR="00C810E4">
              <w:rPr>
                <w:noProof/>
                <w:webHidden/>
              </w:rPr>
              <w:instrText xml:space="preserve"> PAGEREF _Toc475656378 \h </w:instrText>
            </w:r>
          </w:ins>
          <w:r>
            <w:rPr>
              <w:noProof/>
              <w:webHidden/>
            </w:rPr>
          </w:r>
          <w:r>
            <w:rPr>
              <w:noProof/>
              <w:webHidden/>
            </w:rPr>
            <w:fldChar w:fldCharType="separate"/>
          </w:r>
          <w:ins w:id="198" w:author="Qiming Gu" w:date="2017-02-23T23:37:00Z">
            <w:r w:rsidR="00C810E4">
              <w:rPr>
                <w:noProof/>
                <w:webHidden/>
              </w:rPr>
              <w:t>18</w:t>
            </w:r>
            <w:r>
              <w:rPr>
                <w:noProof/>
                <w:webHidden/>
              </w:rPr>
              <w:fldChar w:fldCharType="end"/>
            </w:r>
            <w:r w:rsidRPr="00DB4EA9">
              <w:rPr>
                <w:rStyle w:val="af"/>
                <w:noProof/>
              </w:rPr>
              <w:fldChar w:fldCharType="end"/>
            </w:r>
          </w:ins>
        </w:p>
        <w:p w:rsidR="00C810E4" w:rsidRDefault="00B5495F">
          <w:pPr>
            <w:pStyle w:val="30"/>
            <w:tabs>
              <w:tab w:val="right" w:leader="dot" w:pos="8296"/>
            </w:tabs>
            <w:rPr>
              <w:ins w:id="199" w:author="Qiming Gu" w:date="2017-02-23T23:37:00Z"/>
              <w:i w:val="0"/>
              <w:iCs w:val="0"/>
              <w:noProof/>
              <w:sz w:val="21"/>
              <w:szCs w:val="22"/>
            </w:rPr>
          </w:pPr>
          <w:ins w:id="200" w:author="Qiming Gu" w:date="2017-02-23T23:37:00Z">
            <w:r w:rsidRPr="00DB4EA9">
              <w:rPr>
                <w:rStyle w:val="af"/>
                <w:noProof/>
              </w:rPr>
              <w:fldChar w:fldCharType="begin"/>
            </w:r>
            <w:r w:rsidR="00C810E4">
              <w:rPr>
                <w:noProof/>
              </w:rPr>
              <w:instrText>HYPERLINK \l "_Toc475656379"</w:instrText>
            </w:r>
            <w:r w:rsidRPr="00DB4EA9">
              <w:rPr>
                <w:rStyle w:val="af"/>
                <w:noProof/>
              </w:rPr>
              <w:fldChar w:fldCharType="separate"/>
            </w:r>
            <w:r w:rsidR="00C810E4" w:rsidRPr="00DB4EA9">
              <w:rPr>
                <w:rStyle w:val="af"/>
                <w:noProof/>
              </w:rPr>
              <w:t xml:space="preserve">3.2.2 </w:t>
            </w:r>
            <w:r w:rsidR="00C810E4" w:rsidRPr="00DB4EA9">
              <w:rPr>
                <w:rStyle w:val="af"/>
                <w:noProof/>
              </w:rPr>
              <w:t>查询导出商户信息</w:t>
            </w:r>
            <w:r w:rsidR="00C810E4">
              <w:rPr>
                <w:noProof/>
                <w:webHidden/>
              </w:rPr>
              <w:tab/>
            </w:r>
            <w:r>
              <w:rPr>
                <w:noProof/>
                <w:webHidden/>
              </w:rPr>
              <w:fldChar w:fldCharType="begin"/>
            </w:r>
            <w:r w:rsidR="00C810E4">
              <w:rPr>
                <w:noProof/>
                <w:webHidden/>
              </w:rPr>
              <w:instrText xml:space="preserve"> PAGEREF _Toc475656379 \h </w:instrText>
            </w:r>
          </w:ins>
          <w:r>
            <w:rPr>
              <w:noProof/>
              <w:webHidden/>
            </w:rPr>
          </w:r>
          <w:r>
            <w:rPr>
              <w:noProof/>
              <w:webHidden/>
            </w:rPr>
            <w:fldChar w:fldCharType="separate"/>
          </w:r>
          <w:ins w:id="201" w:author="Qiming Gu" w:date="2017-02-23T23:37:00Z">
            <w:r w:rsidR="00C810E4">
              <w:rPr>
                <w:noProof/>
                <w:webHidden/>
              </w:rPr>
              <w:t>19</w:t>
            </w:r>
            <w:r>
              <w:rPr>
                <w:noProof/>
                <w:webHidden/>
              </w:rPr>
              <w:fldChar w:fldCharType="end"/>
            </w:r>
            <w:r w:rsidRPr="00DB4EA9">
              <w:rPr>
                <w:rStyle w:val="af"/>
                <w:noProof/>
              </w:rPr>
              <w:fldChar w:fldCharType="end"/>
            </w:r>
          </w:ins>
        </w:p>
        <w:p w:rsidR="00C810E4" w:rsidRDefault="00B5495F">
          <w:pPr>
            <w:pStyle w:val="30"/>
            <w:tabs>
              <w:tab w:val="right" w:leader="dot" w:pos="8296"/>
            </w:tabs>
            <w:rPr>
              <w:ins w:id="202" w:author="Qiming Gu" w:date="2017-02-23T23:37:00Z"/>
              <w:i w:val="0"/>
              <w:iCs w:val="0"/>
              <w:noProof/>
              <w:sz w:val="21"/>
              <w:szCs w:val="22"/>
            </w:rPr>
          </w:pPr>
          <w:ins w:id="203" w:author="Qiming Gu" w:date="2017-02-23T23:37:00Z">
            <w:r w:rsidRPr="00DB4EA9">
              <w:rPr>
                <w:rStyle w:val="af"/>
                <w:noProof/>
              </w:rPr>
              <w:fldChar w:fldCharType="begin"/>
            </w:r>
            <w:r w:rsidR="00C810E4">
              <w:rPr>
                <w:noProof/>
              </w:rPr>
              <w:instrText>HYPERLINK \l "_Toc475656380"</w:instrText>
            </w:r>
            <w:r w:rsidRPr="00DB4EA9">
              <w:rPr>
                <w:rStyle w:val="af"/>
                <w:noProof/>
              </w:rPr>
              <w:fldChar w:fldCharType="separate"/>
            </w:r>
            <w:r w:rsidR="00C810E4" w:rsidRPr="00DB4EA9">
              <w:rPr>
                <w:rStyle w:val="af"/>
                <w:noProof/>
              </w:rPr>
              <w:t xml:space="preserve">3.2.3 </w:t>
            </w:r>
            <w:r w:rsidR="00C810E4" w:rsidRPr="00DB4EA9">
              <w:rPr>
                <w:rStyle w:val="af"/>
                <w:noProof/>
              </w:rPr>
              <w:t>生成下载商户二维码</w:t>
            </w:r>
            <w:r w:rsidR="00C810E4">
              <w:rPr>
                <w:noProof/>
                <w:webHidden/>
              </w:rPr>
              <w:tab/>
            </w:r>
            <w:r>
              <w:rPr>
                <w:noProof/>
                <w:webHidden/>
              </w:rPr>
              <w:fldChar w:fldCharType="begin"/>
            </w:r>
            <w:r w:rsidR="00C810E4">
              <w:rPr>
                <w:noProof/>
                <w:webHidden/>
              </w:rPr>
              <w:instrText xml:space="preserve"> PAGEREF _Toc475656380 \h </w:instrText>
            </w:r>
          </w:ins>
          <w:r>
            <w:rPr>
              <w:noProof/>
              <w:webHidden/>
            </w:rPr>
          </w:r>
          <w:r>
            <w:rPr>
              <w:noProof/>
              <w:webHidden/>
            </w:rPr>
            <w:fldChar w:fldCharType="separate"/>
          </w:r>
          <w:ins w:id="204" w:author="Qiming Gu" w:date="2017-02-23T23:37:00Z">
            <w:r w:rsidR="00C810E4">
              <w:rPr>
                <w:noProof/>
                <w:webHidden/>
              </w:rPr>
              <w:t>20</w:t>
            </w:r>
            <w:r>
              <w:rPr>
                <w:noProof/>
                <w:webHidden/>
              </w:rPr>
              <w:fldChar w:fldCharType="end"/>
            </w:r>
            <w:r w:rsidRPr="00DB4EA9">
              <w:rPr>
                <w:rStyle w:val="af"/>
                <w:noProof/>
              </w:rPr>
              <w:fldChar w:fldCharType="end"/>
            </w:r>
          </w:ins>
        </w:p>
        <w:p w:rsidR="00C810E4" w:rsidRDefault="00B5495F">
          <w:pPr>
            <w:pStyle w:val="30"/>
            <w:tabs>
              <w:tab w:val="right" w:leader="dot" w:pos="8296"/>
            </w:tabs>
            <w:rPr>
              <w:ins w:id="205" w:author="Qiming Gu" w:date="2017-02-23T23:37:00Z"/>
              <w:i w:val="0"/>
              <w:iCs w:val="0"/>
              <w:noProof/>
              <w:sz w:val="21"/>
              <w:szCs w:val="22"/>
            </w:rPr>
          </w:pPr>
          <w:ins w:id="206" w:author="Qiming Gu" w:date="2017-02-23T23:37:00Z">
            <w:r w:rsidRPr="00DB4EA9">
              <w:rPr>
                <w:rStyle w:val="af"/>
                <w:noProof/>
              </w:rPr>
              <w:fldChar w:fldCharType="begin"/>
            </w:r>
            <w:r w:rsidR="00C810E4">
              <w:rPr>
                <w:noProof/>
              </w:rPr>
              <w:instrText>HYPERLINK \l "_Toc475656381"</w:instrText>
            </w:r>
            <w:r w:rsidRPr="00DB4EA9">
              <w:rPr>
                <w:rStyle w:val="af"/>
                <w:noProof/>
              </w:rPr>
              <w:fldChar w:fldCharType="separate"/>
            </w:r>
            <w:r w:rsidR="00C810E4" w:rsidRPr="00DB4EA9">
              <w:rPr>
                <w:rStyle w:val="af"/>
                <w:noProof/>
              </w:rPr>
              <w:t xml:space="preserve">3.2.4 </w:t>
            </w:r>
            <w:r w:rsidR="00C810E4" w:rsidRPr="00DB4EA9">
              <w:rPr>
                <w:rStyle w:val="af"/>
                <w:noProof/>
              </w:rPr>
              <w:t>商户开通、停用</w:t>
            </w:r>
            <w:r w:rsidR="00C810E4">
              <w:rPr>
                <w:noProof/>
                <w:webHidden/>
              </w:rPr>
              <w:tab/>
            </w:r>
            <w:r>
              <w:rPr>
                <w:noProof/>
                <w:webHidden/>
              </w:rPr>
              <w:fldChar w:fldCharType="begin"/>
            </w:r>
            <w:r w:rsidR="00C810E4">
              <w:rPr>
                <w:noProof/>
                <w:webHidden/>
              </w:rPr>
              <w:instrText xml:space="preserve"> PAGEREF _Toc475656381 \h </w:instrText>
            </w:r>
          </w:ins>
          <w:r>
            <w:rPr>
              <w:noProof/>
              <w:webHidden/>
            </w:rPr>
          </w:r>
          <w:r>
            <w:rPr>
              <w:noProof/>
              <w:webHidden/>
            </w:rPr>
            <w:fldChar w:fldCharType="separate"/>
          </w:r>
          <w:ins w:id="207" w:author="Qiming Gu" w:date="2017-02-23T23:37:00Z">
            <w:r w:rsidR="00C810E4">
              <w:rPr>
                <w:noProof/>
                <w:webHidden/>
              </w:rPr>
              <w:t>20</w:t>
            </w:r>
            <w:r>
              <w:rPr>
                <w:noProof/>
                <w:webHidden/>
              </w:rPr>
              <w:fldChar w:fldCharType="end"/>
            </w:r>
            <w:r w:rsidRPr="00DB4EA9">
              <w:rPr>
                <w:rStyle w:val="af"/>
                <w:noProof/>
              </w:rPr>
              <w:fldChar w:fldCharType="end"/>
            </w:r>
          </w:ins>
        </w:p>
        <w:p w:rsidR="00C810E4" w:rsidRDefault="00B5495F">
          <w:pPr>
            <w:pStyle w:val="30"/>
            <w:tabs>
              <w:tab w:val="right" w:leader="dot" w:pos="8296"/>
            </w:tabs>
            <w:rPr>
              <w:ins w:id="208" w:author="Qiming Gu" w:date="2017-02-23T23:37:00Z"/>
              <w:i w:val="0"/>
              <w:iCs w:val="0"/>
              <w:noProof/>
              <w:sz w:val="21"/>
              <w:szCs w:val="22"/>
            </w:rPr>
          </w:pPr>
          <w:ins w:id="209" w:author="Qiming Gu" w:date="2017-02-23T23:37:00Z">
            <w:r w:rsidRPr="00DB4EA9">
              <w:rPr>
                <w:rStyle w:val="af"/>
                <w:noProof/>
              </w:rPr>
              <w:fldChar w:fldCharType="begin"/>
            </w:r>
            <w:r w:rsidR="00C810E4">
              <w:rPr>
                <w:noProof/>
              </w:rPr>
              <w:instrText>HYPERLINK \l "_Toc475656382"</w:instrText>
            </w:r>
            <w:r w:rsidRPr="00DB4EA9">
              <w:rPr>
                <w:rStyle w:val="af"/>
                <w:noProof/>
              </w:rPr>
              <w:fldChar w:fldCharType="separate"/>
            </w:r>
            <w:r w:rsidR="00C810E4" w:rsidRPr="00DB4EA9">
              <w:rPr>
                <w:rStyle w:val="af"/>
                <w:noProof/>
              </w:rPr>
              <w:t xml:space="preserve">3.2.5 </w:t>
            </w:r>
            <w:r w:rsidR="00C810E4" w:rsidRPr="00DB4EA9">
              <w:rPr>
                <w:rStyle w:val="af"/>
                <w:noProof/>
              </w:rPr>
              <w:t>渠道路由维护</w:t>
            </w:r>
            <w:r w:rsidR="00C810E4">
              <w:rPr>
                <w:noProof/>
                <w:webHidden/>
              </w:rPr>
              <w:tab/>
            </w:r>
            <w:r>
              <w:rPr>
                <w:noProof/>
                <w:webHidden/>
              </w:rPr>
              <w:fldChar w:fldCharType="begin"/>
            </w:r>
            <w:r w:rsidR="00C810E4">
              <w:rPr>
                <w:noProof/>
                <w:webHidden/>
              </w:rPr>
              <w:instrText xml:space="preserve"> PAGEREF _Toc475656382 \h </w:instrText>
            </w:r>
          </w:ins>
          <w:r>
            <w:rPr>
              <w:noProof/>
              <w:webHidden/>
            </w:rPr>
          </w:r>
          <w:r>
            <w:rPr>
              <w:noProof/>
              <w:webHidden/>
            </w:rPr>
            <w:fldChar w:fldCharType="separate"/>
          </w:r>
          <w:ins w:id="210" w:author="Qiming Gu" w:date="2017-02-23T23:37:00Z">
            <w:r w:rsidR="00C810E4">
              <w:rPr>
                <w:noProof/>
                <w:webHidden/>
              </w:rPr>
              <w:t>21</w:t>
            </w:r>
            <w:r>
              <w:rPr>
                <w:noProof/>
                <w:webHidden/>
              </w:rPr>
              <w:fldChar w:fldCharType="end"/>
            </w:r>
            <w:r w:rsidRPr="00DB4EA9">
              <w:rPr>
                <w:rStyle w:val="af"/>
                <w:noProof/>
              </w:rPr>
              <w:fldChar w:fldCharType="end"/>
            </w:r>
          </w:ins>
        </w:p>
        <w:p w:rsidR="00C810E4" w:rsidRDefault="00B5495F">
          <w:pPr>
            <w:pStyle w:val="30"/>
            <w:tabs>
              <w:tab w:val="right" w:leader="dot" w:pos="8296"/>
            </w:tabs>
            <w:rPr>
              <w:ins w:id="211" w:author="Qiming Gu" w:date="2017-02-23T23:37:00Z"/>
              <w:i w:val="0"/>
              <w:iCs w:val="0"/>
              <w:noProof/>
              <w:sz w:val="21"/>
              <w:szCs w:val="22"/>
            </w:rPr>
          </w:pPr>
          <w:ins w:id="212" w:author="Qiming Gu" w:date="2017-02-23T23:37:00Z">
            <w:r w:rsidRPr="00DB4EA9">
              <w:rPr>
                <w:rStyle w:val="af"/>
                <w:noProof/>
              </w:rPr>
              <w:fldChar w:fldCharType="begin"/>
            </w:r>
            <w:r w:rsidR="00C810E4">
              <w:rPr>
                <w:noProof/>
              </w:rPr>
              <w:instrText>HYPERLINK \l "_Toc475656383"</w:instrText>
            </w:r>
            <w:r w:rsidRPr="00DB4EA9">
              <w:rPr>
                <w:rStyle w:val="af"/>
                <w:noProof/>
              </w:rPr>
              <w:fldChar w:fldCharType="separate"/>
            </w:r>
            <w:r w:rsidR="00C810E4" w:rsidRPr="00DB4EA9">
              <w:rPr>
                <w:rStyle w:val="af"/>
                <w:noProof/>
              </w:rPr>
              <w:t xml:space="preserve">3.2.6 </w:t>
            </w:r>
            <w:r w:rsidR="00C810E4" w:rsidRPr="00DB4EA9">
              <w:rPr>
                <w:rStyle w:val="af"/>
                <w:noProof/>
              </w:rPr>
              <w:t>配置路由关系</w:t>
            </w:r>
            <w:r w:rsidR="00C810E4">
              <w:rPr>
                <w:noProof/>
                <w:webHidden/>
              </w:rPr>
              <w:tab/>
            </w:r>
            <w:r>
              <w:rPr>
                <w:noProof/>
                <w:webHidden/>
              </w:rPr>
              <w:fldChar w:fldCharType="begin"/>
            </w:r>
            <w:r w:rsidR="00C810E4">
              <w:rPr>
                <w:noProof/>
                <w:webHidden/>
              </w:rPr>
              <w:instrText xml:space="preserve"> PAGEREF _Toc475656383 \h </w:instrText>
            </w:r>
          </w:ins>
          <w:r>
            <w:rPr>
              <w:noProof/>
              <w:webHidden/>
            </w:rPr>
          </w:r>
          <w:r>
            <w:rPr>
              <w:noProof/>
              <w:webHidden/>
            </w:rPr>
            <w:fldChar w:fldCharType="separate"/>
          </w:r>
          <w:ins w:id="213" w:author="Qiming Gu" w:date="2017-02-23T23:37:00Z">
            <w:r w:rsidR="00C810E4">
              <w:rPr>
                <w:noProof/>
                <w:webHidden/>
              </w:rPr>
              <w:t>21</w:t>
            </w:r>
            <w:r>
              <w:rPr>
                <w:noProof/>
                <w:webHidden/>
              </w:rPr>
              <w:fldChar w:fldCharType="end"/>
            </w:r>
            <w:r w:rsidRPr="00DB4EA9">
              <w:rPr>
                <w:rStyle w:val="af"/>
                <w:noProof/>
              </w:rPr>
              <w:fldChar w:fldCharType="end"/>
            </w:r>
          </w:ins>
        </w:p>
        <w:p w:rsidR="00C810E4" w:rsidRDefault="00B5495F">
          <w:pPr>
            <w:pStyle w:val="30"/>
            <w:tabs>
              <w:tab w:val="right" w:leader="dot" w:pos="8296"/>
            </w:tabs>
            <w:rPr>
              <w:ins w:id="214" w:author="Qiming Gu" w:date="2017-02-23T23:37:00Z"/>
              <w:i w:val="0"/>
              <w:iCs w:val="0"/>
              <w:noProof/>
              <w:sz w:val="21"/>
              <w:szCs w:val="22"/>
            </w:rPr>
          </w:pPr>
          <w:ins w:id="215" w:author="Qiming Gu" w:date="2017-02-23T23:37:00Z">
            <w:r w:rsidRPr="00DB4EA9">
              <w:rPr>
                <w:rStyle w:val="af"/>
                <w:noProof/>
              </w:rPr>
              <w:fldChar w:fldCharType="begin"/>
            </w:r>
            <w:r w:rsidR="00C810E4">
              <w:rPr>
                <w:noProof/>
              </w:rPr>
              <w:instrText>HYPERLINK \l "_Toc475656384"</w:instrText>
            </w:r>
            <w:r w:rsidRPr="00DB4EA9">
              <w:rPr>
                <w:rStyle w:val="af"/>
                <w:noProof/>
              </w:rPr>
              <w:fldChar w:fldCharType="separate"/>
            </w:r>
            <w:r w:rsidR="00C810E4" w:rsidRPr="00DB4EA9">
              <w:rPr>
                <w:rStyle w:val="af"/>
                <w:noProof/>
              </w:rPr>
              <w:t xml:space="preserve">3.2.7 </w:t>
            </w:r>
            <w:r w:rsidR="00C810E4" w:rsidRPr="00DB4EA9">
              <w:rPr>
                <w:rStyle w:val="af"/>
                <w:noProof/>
              </w:rPr>
              <w:t>商户路由失败原因查询</w:t>
            </w:r>
            <w:r w:rsidR="00C810E4">
              <w:rPr>
                <w:noProof/>
                <w:webHidden/>
              </w:rPr>
              <w:tab/>
            </w:r>
            <w:r>
              <w:rPr>
                <w:noProof/>
                <w:webHidden/>
              </w:rPr>
              <w:fldChar w:fldCharType="begin"/>
            </w:r>
            <w:r w:rsidR="00C810E4">
              <w:rPr>
                <w:noProof/>
                <w:webHidden/>
              </w:rPr>
              <w:instrText xml:space="preserve"> PAGEREF _Toc475656384 \h </w:instrText>
            </w:r>
          </w:ins>
          <w:r>
            <w:rPr>
              <w:noProof/>
              <w:webHidden/>
            </w:rPr>
          </w:r>
          <w:r>
            <w:rPr>
              <w:noProof/>
              <w:webHidden/>
            </w:rPr>
            <w:fldChar w:fldCharType="separate"/>
          </w:r>
          <w:ins w:id="216" w:author="Qiming Gu" w:date="2017-02-23T23:37:00Z">
            <w:r w:rsidR="00C810E4">
              <w:rPr>
                <w:noProof/>
                <w:webHidden/>
              </w:rPr>
              <w:t>22</w:t>
            </w:r>
            <w:r>
              <w:rPr>
                <w:noProof/>
                <w:webHidden/>
              </w:rPr>
              <w:fldChar w:fldCharType="end"/>
            </w:r>
            <w:r w:rsidRPr="00DB4EA9">
              <w:rPr>
                <w:rStyle w:val="af"/>
                <w:noProof/>
              </w:rPr>
              <w:fldChar w:fldCharType="end"/>
            </w:r>
          </w:ins>
        </w:p>
        <w:p w:rsidR="00C810E4" w:rsidRDefault="00B5495F">
          <w:pPr>
            <w:pStyle w:val="30"/>
            <w:tabs>
              <w:tab w:val="right" w:leader="dot" w:pos="8296"/>
            </w:tabs>
            <w:rPr>
              <w:ins w:id="217" w:author="Qiming Gu" w:date="2017-02-23T23:37:00Z"/>
              <w:i w:val="0"/>
              <w:iCs w:val="0"/>
              <w:noProof/>
              <w:sz w:val="21"/>
              <w:szCs w:val="22"/>
            </w:rPr>
          </w:pPr>
          <w:ins w:id="218" w:author="Qiming Gu" w:date="2017-02-23T23:37:00Z">
            <w:r w:rsidRPr="00DB4EA9">
              <w:rPr>
                <w:rStyle w:val="af"/>
                <w:noProof/>
              </w:rPr>
              <w:fldChar w:fldCharType="begin"/>
            </w:r>
            <w:r w:rsidR="00C810E4">
              <w:rPr>
                <w:noProof/>
              </w:rPr>
              <w:instrText>HYPERLINK \l "_Toc475656385"</w:instrText>
            </w:r>
            <w:r w:rsidRPr="00DB4EA9">
              <w:rPr>
                <w:rStyle w:val="af"/>
                <w:noProof/>
              </w:rPr>
              <w:fldChar w:fldCharType="separate"/>
            </w:r>
            <w:r w:rsidR="00C810E4" w:rsidRPr="00DB4EA9">
              <w:rPr>
                <w:rStyle w:val="af"/>
                <w:noProof/>
              </w:rPr>
              <w:t xml:space="preserve">3.2.8 </w:t>
            </w:r>
            <w:r w:rsidR="00C810E4" w:rsidRPr="00DB4EA9">
              <w:rPr>
                <w:rStyle w:val="af"/>
                <w:noProof/>
              </w:rPr>
              <w:t>主动通知记录查询</w:t>
            </w:r>
            <w:r w:rsidR="00C810E4">
              <w:rPr>
                <w:noProof/>
                <w:webHidden/>
              </w:rPr>
              <w:tab/>
            </w:r>
            <w:r>
              <w:rPr>
                <w:noProof/>
                <w:webHidden/>
              </w:rPr>
              <w:fldChar w:fldCharType="begin"/>
            </w:r>
            <w:r w:rsidR="00C810E4">
              <w:rPr>
                <w:noProof/>
                <w:webHidden/>
              </w:rPr>
              <w:instrText xml:space="preserve"> PAGEREF _Toc475656385 \h </w:instrText>
            </w:r>
          </w:ins>
          <w:r>
            <w:rPr>
              <w:noProof/>
              <w:webHidden/>
            </w:rPr>
          </w:r>
          <w:r>
            <w:rPr>
              <w:noProof/>
              <w:webHidden/>
            </w:rPr>
            <w:fldChar w:fldCharType="separate"/>
          </w:r>
          <w:ins w:id="219" w:author="Qiming Gu" w:date="2017-02-23T23:37:00Z">
            <w:r w:rsidR="00C810E4">
              <w:rPr>
                <w:noProof/>
                <w:webHidden/>
              </w:rPr>
              <w:t>22</w:t>
            </w:r>
            <w:r>
              <w:rPr>
                <w:noProof/>
                <w:webHidden/>
              </w:rPr>
              <w:fldChar w:fldCharType="end"/>
            </w:r>
            <w:r w:rsidRPr="00DB4EA9">
              <w:rPr>
                <w:rStyle w:val="af"/>
                <w:noProof/>
              </w:rPr>
              <w:fldChar w:fldCharType="end"/>
            </w:r>
          </w:ins>
        </w:p>
        <w:p w:rsidR="00C810E4" w:rsidRDefault="00B5495F">
          <w:pPr>
            <w:pStyle w:val="30"/>
            <w:tabs>
              <w:tab w:val="right" w:leader="dot" w:pos="8296"/>
            </w:tabs>
            <w:rPr>
              <w:ins w:id="220" w:author="Qiming Gu" w:date="2017-02-23T23:37:00Z"/>
              <w:i w:val="0"/>
              <w:iCs w:val="0"/>
              <w:noProof/>
              <w:sz w:val="21"/>
              <w:szCs w:val="22"/>
            </w:rPr>
          </w:pPr>
          <w:ins w:id="221" w:author="Qiming Gu" w:date="2017-02-23T23:37:00Z">
            <w:r w:rsidRPr="00DB4EA9">
              <w:rPr>
                <w:rStyle w:val="af"/>
                <w:noProof/>
              </w:rPr>
              <w:fldChar w:fldCharType="begin"/>
            </w:r>
            <w:r w:rsidR="00C810E4">
              <w:rPr>
                <w:noProof/>
              </w:rPr>
              <w:instrText>HYPERLINK \l "_Toc475656386"</w:instrText>
            </w:r>
            <w:r w:rsidRPr="00DB4EA9">
              <w:rPr>
                <w:rStyle w:val="af"/>
                <w:noProof/>
              </w:rPr>
              <w:fldChar w:fldCharType="separate"/>
            </w:r>
            <w:r w:rsidR="00C810E4" w:rsidRPr="00DB4EA9">
              <w:rPr>
                <w:rStyle w:val="af"/>
                <w:noProof/>
              </w:rPr>
              <w:t xml:space="preserve">3.2.9 </w:t>
            </w:r>
            <w:r w:rsidR="00C810E4" w:rsidRPr="00DB4EA9">
              <w:rPr>
                <w:rStyle w:val="af"/>
                <w:noProof/>
              </w:rPr>
              <w:t>交易记录查询</w:t>
            </w:r>
            <w:r w:rsidR="00C810E4">
              <w:rPr>
                <w:noProof/>
                <w:webHidden/>
              </w:rPr>
              <w:tab/>
            </w:r>
            <w:r>
              <w:rPr>
                <w:noProof/>
                <w:webHidden/>
              </w:rPr>
              <w:fldChar w:fldCharType="begin"/>
            </w:r>
            <w:r w:rsidR="00C810E4">
              <w:rPr>
                <w:noProof/>
                <w:webHidden/>
              </w:rPr>
              <w:instrText xml:space="preserve"> PAGEREF _Toc475656386 \h </w:instrText>
            </w:r>
          </w:ins>
          <w:r>
            <w:rPr>
              <w:noProof/>
              <w:webHidden/>
            </w:rPr>
          </w:r>
          <w:r>
            <w:rPr>
              <w:noProof/>
              <w:webHidden/>
            </w:rPr>
            <w:fldChar w:fldCharType="separate"/>
          </w:r>
          <w:ins w:id="222" w:author="Qiming Gu" w:date="2017-02-23T23:37:00Z">
            <w:r w:rsidR="00C810E4">
              <w:rPr>
                <w:noProof/>
                <w:webHidden/>
              </w:rPr>
              <w:t>22</w:t>
            </w:r>
            <w:r>
              <w:rPr>
                <w:noProof/>
                <w:webHidden/>
              </w:rPr>
              <w:fldChar w:fldCharType="end"/>
            </w:r>
            <w:r w:rsidRPr="00DB4EA9">
              <w:rPr>
                <w:rStyle w:val="af"/>
                <w:noProof/>
              </w:rPr>
              <w:fldChar w:fldCharType="end"/>
            </w:r>
          </w:ins>
        </w:p>
        <w:p w:rsidR="00C810E4" w:rsidRDefault="00B5495F">
          <w:pPr>
            <w:pStyle w:val="30"/>
            <w:tabs>
              <w:tab w:val="right" w:leader="dot" w:pos="8296"/>
            </w:tabs>
            <w:rPr>
              <w:ins w:id="223" w:author="Qiming Gu" w:date="2017-02-23T23:37:00Z"/>
              <w:i w:val="0"/>
              <w:iCs w:val="0"/>
              <w:noProof/>
              <w:sz w:val="21"/>
              <w:szCs w:val="22"/>
            </w:rPr>
          </w:pPr>
          <w:ins w:id="224" w:author="Qiming Gu" w:date="2017-02-23T23:37:00Z">
            <w:r w:rsidRPr="00DB4EA9">
              <w:rPr>
                <w:rStyle w:val="af"/>
                <w:noProof/>
              </w:rPr>
              <w:fldChar w:fldCharType="begin"/>
            </w:r>
            <w:r w:rsidR="00C810E4">
              <w:rPr>
                <w:noProof/>
              </w:rPr>
              <w:instrText>HYPERLINK \l "_Toc475656387"</w:instrText>
            </w:r>
            <w:r w:rsidRPr="00DB4EA9">
              <w:rPr>
                <w:rStyle w:val="af"/>
                <w:noProof/>
              </w:rPr>
              <w:fldChar w:fldCharType="separate"/>
            </w:r>
            <w:r w:rsidR="00C810E4" w:rsidRPr="00DB4EA9">
              <w:rPr>
                <w:rStyle w:val="af"/>
                <w:noProof/>
              </w:rPr>
              <w:t xml:space="preserve">3.2.10 </w:t>
            </w:r>
            <w:r w:rsidR="00C810E4" w:rsidRPr="00DB4EA9">
              <w:rPr>
                <w:rStyle w:val="af"/>
                <w:noProof/>
              </w:rPr>
              <w:t>上游交易记录查询</w:t>
            </w:r>
            <w:r w:rsidR="00C810E4">
              <w:rPr>
                <w:noProof/>
                <w:webHidden/>
              </w:rPr>
              <w:tab/>
            </w:r>
            <w:r>
              <w:rPr>
                <w:noProof/>
                <w:webHidden/>
              </w:rPr>
              <w:fldChar w:fldCharType="begin"/>
            </w:r>
            <w:r w:rsidR="00C810E4">
              <w:rPr>
                <w:noProof/>
                <w:webHidden/>
              </w:rPr>
              <w:instrText xml:space="preserve"> PAGEREF _Toc475656387 \h </w:instrText>
            </w:r>
          </w:ins>
          <w:r>
            <w:rPr>
              <w:noProof/>
              <w:webHidden/>
            </w:rPr>
          </w:r>
          <w:r>
            <w:rPr>
              <w:noProof/>
              <w:webHidden/>
            </w:rPr>
            <w:fldChar w:fldCharType="separate"/>
          </w:r>
          <w:ins w:id="225" w:author="Qiming Gu" w:date="2017-02-23T23:37:00Z">
            <w:r w:rsidR="00C810E4">
              <w:rPr>
                <w:noProof/>
                <w:webHidden/>
              </w:rPr>
              <w:t>22</w:t>
            </w:r>
            <w:r>
              <w:rPr>
                <w:noProof/>
                <w:webHidden/>
              </w:rPr>
              <w:fldChar w:fldCharType="end"/>
            </w:r>
            <w:r w:rsidRPr="00DB4EA9">
              <w:rPr>
                <w:rStyle w:val="af"/>
                <w:noProof/>
              </w:rPr>
              <w:fldChar w:fldCharType="end"/>
            </w:r>
          </w:ins>
        </w:p>
        <w:p w:rsidR="00C810E4" w:rsidRDefault="00B5495F">
          <w:pPr>
            <w:pStyle w:val="30"/>
            <w:tabs>
              <w:tab w:val="right" w:leader="dot" w:pos="8296"/>
            </w:tabs>
            <w:rPr>
              <w:ins w:id="226" w:author="Qiming Gu" w:date="2017-02-23T23:37:00Z"/>
              <w:i w:val="0"/>
              <w:iCs w:val="0"/>
              <w:noProof/>
              <w:sz w:val="21"/>
              <w:szCs w:val="22"/>
            </w:rPr>
          </w:pPr>
          <w:ins w:id="227" w:author="Qiming Gu" w:date="2017-02-23T23:37:00Z">
            <w:r w:rsidRPr="00DB4EA9">
              <w:rPr>
                <w:rStyle w:val="af"/>
                <w:noProof/>
              </w:rPr>
              <w:fldChar w:fldCharType="begin"/>
            </w:r>
            <w:r w:rsidR="00C810E4">
              <w:rPr>
                <w:noProof/>
              </w:rPr>
              <w:instrText>HYPERLINK \l "_Toc475656388"</w:instrText>
            </w:r>
            <w:r w:rsidRPr="00DB4EA9">
              <w:rPr>
                <w:rStyle w:val="af"/>
                <w:noProof/>
              </w:rPr>
              <w:fldChar w:fldCharType="separate"/>
            </w:r>
            <w:r w:rsidR="00C810E4" w:rsidRPr="00DB4EA9">
              <w:rPr>
                <w:rStyle w:val="af"/>
                <w:noProof/>
              </w:rPr>
              <w:t xml:space="preserve">3.2.11 </w:t>
            </w:r>
            <w:r w:rsidR="00C810E4" w:rsidRPr="00DB4EA9">
              <w:rPr>
                <w:rStyle w:val="af"/>
                <w:noProof/>
              </w:rPr>
              <w:t>清算数据维护</w:t>
            </w:r>
            <w:r w:rsidR="00C810E4">
              <w:rPr>
                <w:noProof/>
                <w:webHidden/>
              </w:rPr>
              <w:tab/>
            </w:r>
            <w:r>
              <w:rPr>
                <w:noProof/>
                <w:webHidden/>
              </w:rPr>
              <w:fldChar w:fldCharType="begin"/>
            </w:r>
            <w:r w:rsidR="00C810E4">
              <w:rPr>
                <w:noProof/>
                <w:webHidden/>
              </w:rPr>
              <w:instrText xml:space="preserve"> PAGEREF _Toc475656388 \h </w:instrText>
            </w:r>
          </w:ins>
          <w:r>
            <w:rPr>
              <w:noProof/>
              <w:webHidden/>
            </w:rPr>
          </w:r>
          <w:r>
            <w:rPr>
              <w:noProof/>
              <w:webHidden/>
            </w:rPr>
            <w:fldChar w:fldCharType="separate"/>
          </w:r>
          <w:ins w:id="228" w:author="Qiming Gu" w:date="2017-02-23T23:37:00Z">
            <w:r w:rsidR="00C810E4">
              <w:rPr>
                <w:noProof/>
                <w:webHidden/>
              </w:rPr>
              <w:t>22</w:t>
            </w:r>
            <w:r>
              <w:rPr>
                <w:noProof/>
                <w:webHidden/>
              </w:rPr>
              <w:fldChar w:fldCharType="end"/>
            </w:r>
            <w:r w:rsidRPr="00DB4EA9">
              <w:rPr>
                <w:rStyle w:val="af"/>
                <w:noProof/>
              </w:rPr>
              <w:fldChar w:fldCharType="end"/>
            </w:r>
          </w:ins>
        </w:p>
        <w:p w:rsidR="00C810E4" w:rsidRDefault="00B5495F">
          <w:pPr>
            <w:pStyle w:val="10"/>
            <w:tabs>
              <w:tab w:val="right" w:leader="dot" w:pos="8296"/>
            </w:tabs>
            <w:rPr>
              <w:ins w:id="229" w:author="Qiming Gu" w:date="2017-02-23T23:37:00Z"/>
              <w:b w:val="0"/>
              <w:bCs w:val="0"/>
              <w:caps w:val="0"/>
              <w:noProof/>
              <w:sz w:val="21"/>
              <w:szCs w:val="22"/>
            </w:rPr>
          </w:pPr>
          <w:ins w:id="230" w:author="Qiming Gu" w:date="2017-02-23T23:37:00Z">
            <w:r w:rsidRPr="00DB4EA9">
              <w:rPr>
                <w:rStyle w:val="af"/>
                <w:noProof/>
              </w:rPr>
              <w:lastRenderedPageBreak/>
              <w:fldChar w:fldCharType="begin"/>
            </w:r>
            <w:r w:rsidR="00C810E4">
              <w:rPr>
                <w:noProof/>
              </w:rPr>
              <w:instrText>HYPERLINK \l "_Toc475656389"</w:instrText>
            </w:r>
            <w:r w:rsidRPr="00DB4EA9">
              <w:rPr>
                <w:rStyle w:val="af"/>
                <w:noProof/>
              </w:rPr>
              <w:fldChar w:fldCharType="separate"/>
            </w:r>
            <w:r w:rsidR="00C810E4" w:rsidRPr="00DB4EA9">
              <w:rPr>
                <w:rStyle w:val="af"/>
                <w:noProof/>
              </w:rPr>
              <w:t xml:space="preserve">4 </w:t>
            </w:r>
            <w:r w:rsidR="00C810E4" w:rsidRPr="00DB4EA9">
              <w:rPr>
                <w:rStyle w:val="af"/>
                <w:noProof/>
              </w:rPr>
              <w:t>系统设计</w:t>
            </w:r>
            <w:r w:rsidR="00C810E4">
              <w:rPr>
                <w:noProof/>
                <w:webHidden/>
              </w:rPr>
              <w:tab/>
            </w:r>
            <w:r>
              <w:rPr>
                <w:noProof/>
                <w:webHidden/>
              </w:rPr>
              <w:fldChar w:fldCharType="begin"/>
            </w:r>
            <w:r w:rsidR="00C810E4">
              <w:rPr>
                <w:noProof/>
                <w:webHidden/>
              </w:rPr>
              <w:instrText xml:space="preserve"> PAGEREF _Toc475656389 \h </w:instrText>
            </w:r>
          </w:ins>
          <w:r>
            <w:rPr>
              <w:noProof/>
              <w:webHidden/>
            </w:rPr>
          </w:r>
          <w:r>
            <w:rPr>
              <w:noProof/>
              <w:webHidden/>
            </w:rPr>
            <w:fldChar w:fldCharType="separate"/>
          </w:r>
          <w:ins w:id="231" w:author="Qiming Gu" w:date="2017-02-23T23:37:00Z">
            <w:r w:rsidR="00C810E4">
              <w:rPr>
                <w:noProof/>
                <w:webHidden/>
              </w:rPr>
              <w:t>23</w:t>
            </w:r>
            <w:r>
              <w:rPr>
                <w:noProof/>
                <w:webHidden/>
              </w:rPr>
              <w:fldChar w:fldCharType="end"/>
            </w:r>
            <w:r w:rsidRPr="00DB4EA9">
              <w:rPr>
                <w:rStyle w:val="af"/>
                <w:noProof/>
              </w:rPr>
              <w:fldChar w:fldCharType="end"/>
            </w:r>
          </w:ins>
        </w:p>
        <w:p w:rsidR="00C810E4" w:rsidRDefault="00B5495F">
          <w:pPr>
            <w:pStyle w:val="20"/>
            <w:tabs>
              <w:tab w:val="right" w:leader="dot" w:pos="8296"/>
            </w:tabs>
            <w:rPr>
              <w:ins w:id="232" w:author="Qiming Gu" w:date="2017-02-23T23:37:00Z"/>
              <w:smallCaps w:val="0"/>
              <w:noProof/>
              <w:sz w:val="21"/>
              <w:szCs w:val="22"/>
            </w:rPr>
          </w:pPr>
          <w:ins w:id="233" w:author="Qiming Gu" w:date="2017-02-23T23:37:00Z">
            <w:r w:rsidRPr="00DB4EA9">
              <w:rPr>
                <w:rStyle w:val="af"/>
                <w:noProof/>
              </w:rPr>
              <w:fldChar w:fldCharType="begin"/>
            </w:r>
            <w:r w:rsidR="00C810E4">
              <w:rPr>
                <w:noProof/>
              </w:rPr>
              <w:instrText>HYPERLINK \l "_Toc475656390"</w:instrText>
            </w:r>
            <w:r w:rsidRPr="00DB4EA9">
              <w:rPr>
                <w:rStyle w:val="af"/>
                <w:noProof/>
              </w:rPr>
              <w:fldChar w:fldCharType="separate"/>
            </w:r>
            <w:r w:rsidR="00C810E4" w:rsidRPr="00DB4EA9">
              <w:rPr>
                <w:rStyle w:val="af"/>
                <w:noProof/>
              </w:rPr>
              <w:t xml:space="preserve">4.1 </w:t>
            </w:r>
            <w:r w:rsidR="00C810E4" w:rsidRPr="00DB4EA9">
              <w:rPr>
                <w:rStyle w:val="af"/>
                <w:noProof/>
              </w:rPr>
              <w:t>相关规范</w:t>
            </w:r>
            <w:r w:rsidR="00C810E4">
              <w:rPr>
                <w:noProof/>
                <w:webHidden/>
              </w:rPr>
              <w:tab/>
            </w:r>
            <w:r>
              <w:rPr>
                <w:noProof/>
                <w:webHidden/>
              </w:rPr>
              <w:fldChar w:fldCharType="begin"/>
            </w:r>
            <w:r w:rsidR="00C810E4">
              <w:rPr>
                <w:noProof/>
                <w:webHidden/>
              </w:rPr>
              <w:instrText xml:space="preserve"> PAGEREF _Toc475656390 \h </w:instrText>
            </w:r>
          </w:ins>
          <w:r>
            <w:rPr>
              <w:noProof/>
              <w:webHidden/>
            </w:rPr>
          </w:r>
          <w:r>
            <w:rPr>
              <w:noProof/>
              <w:webHidden/>
            </w:rPr>
            <w:fldChar w:fldCharType="separate"/>
          </w:r>
          <w:ins w:id="234" w:author="Qiming Gu" w:date="2017-02-23T23:37:00Z">
            <w:r w:rsidR="00C810E4">
              <w:rPr>
                <w:noProof/>
                <w:webHidden/>
              </w:rPr>
              <w:t>23</w:t>
            </w:r>
            <w:r>
              <w:rPr>
                <w:noProof/>
                <w:webHidden/>
              </w:rPr>
              <w:fldChar w:fldCharType="end"/>
            </w:r>
            <w:r w:rsidRPr="00DB4EA9">
              <w:rPr>
                <w:rStyle w:val="af"/>
                <w:noProof/>
              </w:rPr>
              <w:fldChar w:fldCharType="end"/>
            </w:r>
          </w:ins>
        </w:p>
        <w:p w:rsidR="00C810E4" w:rsidRDefault="00B5495F">
          <w:pPr>
            <w:pStyle w:val="20"/>
            <w:tabs>
              <w:tab w:val="right" w:leader="dot" w:pos="8296"/>
            </w:tabs>
            <w:rPr>
              <w:ins w:id="235" w:author="Qiming Gu" w:date="2017-02-23T23:37:00Z"/>
              <w:smallCaps w:val="0"/>
              <w:noProof/>
              <w:sz w:val="21"/>
              <w:szCs w:val="22"/>
            </w:rPr>
          </w:pPr>
          <w:ins w:id="236" w:author="Qiming Gu" w:date="2017-02-23T23:37:00Z">
            <w:r w:rsidRPr="00DB4EA9">
              <w:rPr>
                <w:rStyle w:val="af"/>
                <w:noProof/>
              </w:rPr>
              <w:fldChar w:fldCharType="begin"/>
            </w:r>
            <w:r w:rsidR="00C810E4">
              <w:rPr>
                <w:noProof/>
              </w:rPr>
              <w:instrText>HYPERLINK \l "_Toc475656391"</w:instrText>
            </w:r>
            <w:r w:rsidRPr="00DB4EA9">
              <w:rPr>
                <w:rStyle w:val="af"/>
                <w:noProof/>
              </w:rPr>
              <w:fldChar w:fldCharType="separate"/>
            </w:r>
            <w:r w:rsidR="00C810E4" w:rsidRPr="00DB4EA9">
              <w:rPr>
                <w:rStyle w:val="af"/>
                <w:noProof/>
              </w:rPr>
              <w:t xml:space="preserve">4.2 </w:t>
            </w:r>
            <w:r w:rsidR="00C810E4" w:rsidRPr="00DB4EA9">
              <w:rPr>
                <w:rStyle w:val="af"/>
                <w:noProof/>
              </w:rPr>
              <w:t>二维码规则</w:t>
            </w:r>
            <w:r w:rsidR="00C810E4">
              <w:rPr>
                <w:noProof/>
                <w:webHidden/>
              </w:rPr>
              <w:tab/>
            </w:r>
            <w:r>
              <w:rPr>
                <w:noProof/>
                <w:webHidden/>
              </w:rPr>
              <w:fldChar w:fldCharType="begin"/>
            </w:r>
            <w:r w:rsidR="00C810E4">
              <w:rPr>
                <w:noProof/>
                <w:webHidden/>
              </w:rPr>
              <w:instrText xml:space="preserve"> PAGEREF _Toc475656391 \h </w:instrText>
            </w:r>
          </w:ins>
          <w:r>
            <w:rPr>
              <w:noProof/>
              <w:webHidden/>
            </w:rPr>
          </w:r>
          <w:r>
            <w:rPr>
              <w:noProof/>
              <w:webHidden/>
            </w:rPr>
            <w:fldChar w:fldCharType="separate"/>
          </w:r>
          <w:ins w:id="237" w:author="Qiming Gu" w:date="2017-02-23T23:37:00Z">
            <w:r w:rsidR="00C810E4">
              <w:rPr>
                <w:noProof/>
                <w:webHidden/>
              </w:rPr>
              <w:t>24</w:t>
            </w:r>
            <w:r>
              <w:rPr>
                <w:noProof/>
                <w:webHidden/>
              </w:rPr>
              <w:fldChar w:fldCharType="end"/>
            </w:r>
            <w:r w:rsidRPr="00DB4EA9">
              <w:rPr>
                <w:rStyle w:val="af"/>
                <w:noProof/>
              </w:rPr>
              <w:fldChar w:fldCharType="end"/>
            </w:r>
          </w:ins>
        </w:p>
        <w:p w:rsidR="00C810E4" w:rsidRDefault="00B5495F">
          <w:pPr>
            <w:pStyle w:val="30"/>
            <w:tabs>
              <w:tab w:val="right" w:leader="dot" w:pos="8296"/>
            </w:tabs>
            <w:rPr>
              <w:ins w:id="238" w:author="Qiming Gu" w:date="2017-02-23T23:37:00Z"/>
              <w:i w:val="0"/>
              <w:iCs w:val="0"/>
              <w:noProof/>
              <w:sz w:val="21"/>
              <w:szCs w:val="22"/>
            </w:rPr>
          </w:pPr>
          <w:ins w:id="239" w:author="Qiming Gu" w:date="2017-02-23T23:37:00Z">
            <w:r w:rsidRPr="00DB4EA9">
              <w:rPr>
                <w:rStyle w:val="af"/>
                <w:noProof/>
              </w:rPr>
              <w:fldChar w:fldCharType="begin"/>
            </w:r>
            <w:r w:rsidR="00C810E4">
              <w:rPr>
                <w:noProof/>
              </w:rPr>
              <w:instrText>HYPERLINK \l "_Toc475656392"</w:instrText>
            </w:r>
            <w:r w:rsidRPr="00DB4EA9">
              <w:rPr>
                <w:rStyle w:val="af"/>
                <w:noProof/>
              </w:rPr>
              <w:fldChar w:fldCharType="separate"/>
            </w:r>
            <w:r w:rsidR="00C810E4" w:rsidRPr="00DB4EA9">
              <w:rPr>
                <w:rStyle w:val="af"/>
                <w:noProof/>
              </w:rPr>
              <w:t xml:space="preserve">4.2.1 </w:t>
            </w:r>
            <w:r w:rsidR="00C810E4" w:rsidRPr="00DB4EA9">
              <w:rPr>
                <w:rStyle w:val="af"/>
                <w:noProof/>
              </w:rPr>
              <w:t>沃智二维码生成规则</w:t>
            </w:r>
            <w:r w:rsidR="00C810E4">
              <w:rPr>
                <w:noProof/>
                <w:webHidden/>
              </w:rPr>
              <w:tab/>
            </w:r>
            <w:r>
              <w:rPr>
                <w:noProof/>
                <w:webHidden/>
              </w:rPr>
              <w:fldChar w:fldCharType="begin"/>
            </w:r>
            <w:r w:rsidR="00C810E4">
              <w:rPr>
                <w:noProof/>
                <w:webHidden/>
              </w:rPr>
              <w:instrText xml:space="preserve"> PAGEREF _Toc475656392 \h </w:instrText>
            </w:r>
          </w:ins>
          <w:r>
            <w:rPr>
              <w:noProof/>
              <w:webHidden/>
            </w:rPr>
          </w:r>
          <w:r>
            <w:rPr>
              <w:noProof/>
              <w:webHidden/>
            </w:rPr>
            <w:fldChar w:fldCharType="separate"/>
          </w:r>
          <w:ins w:id="240" w:author="Qiming Gu" w:date="2017-02-23T23:37:00Z">
            <w:r w:rsidR="00C810E4">
              <w:rPr>
                <w:noProof/>
                <w:webHidden/>
              </w:rPr>
              <w:t>24</w:t>
            </w:r>
            <w:r>
              <w:rPr>
                <w:noProof/>
                <w:webHidden/>
              </w:rPr>
              <w:fldChar w:fldCharType="end"/>
            </w:r>
            <w:r w:rsidRPr="00DB4EA9">
              <w:rPr>
                <w:rStyle w:val="af"/>
                <w:noProof/>
              </w:rPr>
              <w:fldChar w:fldCharType="end"/>
            </w:r>
          </w:ins>
        </w:p>
        <w:p w:rsidR="00C810E4" w:rsidRDefault="00B5495F">
          <w:pPr>
            <w:pStyle w:val="30"/>
            <w:tabs>
              <w:tab w:val="right" w:leader="dot" w:pos="8296"/>
            </w:tabs>
            <w:rPr>
              <w:ins w:id="241" w:author="Qiming Gu" w:date="2017-02-23T23:37:00Z"/>
              <w:i w:val="0"/>
              <w:iCs w:val="0"/>
              <w:noProof/>
              <w:sz w:val="21"/>
              <w:szCs w:val="22"/>
            </w:rPr>
          </w:pPr>
          <w:ins w:id="242" w:author="Qiming Gu" w:date="2017-02-23T23:37:00Z">
            <w:r w:rsidRPr="00DB4EA9">
              <w:rPr>
                <w:rStyle w:val="af"/>
                <w:noProof/>
              </w:rPr>
              <w:fldChar w:fldCharType="begin"/>
            </w:r>
            <w:r w:rsidR="00C810E4">
              <w:rPr>
                <w:noProof/>
              </w:rPr>
              <w:instrText>HYPERLINK \l "_Toc475656393"</w:instrText>
            </w:r>
            <w:r w:rsidRPr="00DB4EA9">
              <w:rPr>
                <w:rStyle w:val="af"/>
                <w:noProof/>
              </w:rPr>
              <w:fldChar w:fldCharType="separate"/>
            </w:r>
            <w:r w:rsidR="00C810E4" w:rsidRPr="00DB4EA9">
              <w:rPr>
                <w:rStyle w:val="af"/>
                <w:noProof/>
              </w:rPr>
              <w:t xml:space="preserve">4.2.2 </w:t>
            </w:r>
            <w:r w:rsidR="00C810E4" w:rsidRPr="00DB4EA9">
              <w:rPr>
                <w:rStyle w:val="af"/>
                <w:noProof/>
              </w:rPr>
              <w:t>上游二维码生成规则</w:t>
            </w:r>
            <w:r w:rsidR="00C810E4">
              <w:rPr>
                <w:noProof/>
                <w:webHidden/>
              </w:rPr>
              <w:tab/>
            </w:r>
            <w:r>
              <w:rPr>
                <w:noProof/>
                <w:webHidden/>
              </w:rPr>
              <w:fldChar w:fldCharType="begin"/>
            </w:r>
            <w:r w:rsidR="00C810E4">
              <w:rPr>
                <w:noProof/>
                <w:webHidden/>
              </w:rPr>
              <w:instrText xml:space="preserve"> PAGEREF _Toc475656393 \h </w:instrText>
            </w:r>
          </w:ins>
          <w:r>
            <w:rPr>
              <w:noProof/>
              <w:webHidden/>
            </w:rPr>
          </w:r>
          <w:r>
            <w:rPr>
              <w:noProof/>
              <w:webHidden/>
            </w:rPr>
            <w:fldChar w:fldCharType="separate"/>
          </w:r>
          <w:ins w:id="243" w:author="Qiming Gu" w:date="2017-02-23T23:37:00Z">
            <w:r w:rsidR="00C810E4">
              <w:rPr>
                <w:noProof/>
                <w:webHidden/>
              </w:rPr>
              <w:t>24</w:t>
            </w:r>
            <w:r>
              <w:rPr>
                <w:noProof/>
                <w:webHidden/>
              </w:rPr>
              <w:fldChar w:fldCharType="end"/>
            </w:r>
            <w:r w:rsidRPr="00DB4EA9">
              <w:rPr>
                <w:rStyle w:val="af"/>
                <w:noProof/>
              </w:rPr>
              <w:fldChar w:fldCharType="end"/>
            </w:r>
          </w:ins>
        </w:p>
        <w:p w:rsidR="00C810E4" w:rsidRDefault="00B5495F">
          <w:pPr>
            <w:pStyle w:val="30"/>
            <w:tabs>
              <w:tab w:val="right" w:leader="dot" w:pos="8296"/>
            </w:tabs>
            <w:rPr>
              <w:ins w:id="244" w:author="Qiming Gu" w:date="2017-02-23T23:37:00Z"/>
              <w:i w:val="0"/>
              <w:iCs w:val="0"/>
              <w:noProof/>
              <w:sz w:val="21"/>
              <w:szCs w:val="22"/>
            </w:rPr>
          </w:pPr>
          <w:ins w:id="245" w:author="Qiming Gu" w:date="2017-02-23T23:37:00Z">
            <w:r w:rsidRPr="00DB4EA9">
              <w:rPr>
                <w:rStyle w:val="af"/>
                <w:noProof/>
              </w:rPr>
              <w:fldChar w:fldCharType="begin"/>
            </w:r>
            <w:r w:rsidR="00C810E4">
              <w:rPr>
                <w:noProof/>
              </w:rPr>
              <w:instrText>HYPERLINK \l "_Toc475656394"</w:instrText>
            </w:r>
            <w:r w:rsidRPr="00DB4EA9">
              <w:rPr>
                <w:rStyle w:val="af"/>
                <w:noProof/>
              </w:rPr>
              <w:fldChar w:fldCharType="separate"/>
            </w:r>
            <w:r w:rsidR="00C810E4" w:rsidRPr="00DB4EA9">
              <w:rPr>
                <w:rStyle w:val="af"/>
                <w:noProof/>
              </w:rPr>
              <w:t xml:space="preserve">4.2.3 </w:t>
            </w:r>
            <w:r w:rsidR="00C810E4" w:rsidRPr="00DB4EA9">
              <w:rPr>
                <w:rStyle w:val="af"/>
                <w:noProof/>
              </w:rPr>
              <w:t>二维码维护</w:t>
            </w:r>
            <w:r w:rsidR="00C810E4">
              <w:rPr>
                <w:noProof/>
                <w:webHidden/>
              </w:rPr>
              <w:tab/>
            </w:r>
            <w:r>
              <w:rPr>
                <w:noProof/>
                <w:webHidden/>
              </w:rPr>
              <w:fldChar w:fldCharType="begin"/>
            </w:r>
            <w:r w:rsidR="00C810E4">
              <w:rPr>
                <w:noProof/>
                <w:webHidden/>
              </w:rPr>
              <w:instrText xml:space="preserve"> PAGEREF _Toc475656394 \h </w:instrText>
            </w:r>
          </w:ins>
          <w:r>
            <w:rPr>
              <w:noProof/>
              <w:webHidden/>
            </w:rPr>
          </w:r>
          <w:r>
            <w:rPr>
              <w:noProof/>
              <w:webHidden/>
            </w:rPr>
            <w:fldChar w:fldCharType="separate"/>
          </w:r>
          <w:ins w:id="246" w:author="Qiming Gu" w:date="2017-02-23T23:37:00Z">
            <w:r w:rsidR="00C810E4">
              <w:rPr>
                <w:noProof/>
                <w:webHidden/>
              </w:rPr>
              <w:t>24</w:t>
            </w:r>
            <w:r>
              <w:rPr>
                <w:noProof/>
                <w:webHidden/>
              </w:rPr>
              <w:fldChar w:fldCharType="end"/>
            </w:r>
            <w:r w:rsidRPr="00DB4EA9">
              <w:rPr>
                <w:rStyle w:val="af"/>
                <w:noProof/>
              </w:rPr>
              <w:fldChar w:fldCharType="end"/>
            </w:r>
          </w:ins>
        </w:p>
        <w:p w:rsidR="00C810E4" w:rsidRDefault="00B5495F">
          <w:pPr>
            <w:pStyle w:val="20"/>
            <w:tabs>
              <w:tab w:val="right" w:leader="dot" w:pos="8296"/>
            </w:tabs>
            <w:rPr>
              <w:ins w:id="247" w:author="Qiming Gu" w:date="2017-02-23T23:37:00Z"/>
              <w:smallCaps w:val="0"/>
              <w:noProof/>
              <w:sz w:val="21"/>
              <w:szCs w:val="22"/>
            </w:rPr>
          </w:pPr>
          <w:ins w:id="248" w:author="Qiming Gu" w:date="2017-02-23T23:37:00Z">
            <w:r w:rsidRPr="00DB4EA9">
              <w:rPr>
                <w:rStyle w:val="af"/>
                <w:noProof/>
              </w:rPr>
              <w:fldChar w:fldCharType="begin"/>
            </w:r>
            <w:r w:rsidR="00C810E4">
              <w:rPr>
                <w:noProof/>
              </w:rPr>
              <w:instrText>HYPERLINK \l "_Toc475656395"</w:instrText>
            </w:r>
            <w:r w:rsidRPr="00DB4EA9">
              <w:rPr>
                <w:rStyle w:val="af"/>
                <w:noProof/>
              </w:rPr>
              <w:fldChar w:fldCharType="separate"/>
            </w:r>
            <w:r w:rsidR="00C810E4" w:rsidRPr="00DB4EA9">
              <w:rPr>
                <w:rStyle w:val="af"/>
                <w:noProof/>
              </w:rPr>
              <w:t xml:space="preserve">4.3 </w:t>
            </w:r>
            <w:r w:rsidR="00C810E4" w:rsidRPr="00DB4EA9">
              <w:rPr>
                <w:rStyle w:val="af"/>
                <w:noProof/>
              </w:rPr>
              <w:t>数据库设计</w:t>
            </w:r>
            <w:r w:rsidR="00C810E4">
              <w:rPr>
                <w:noProof/>
                <w:webHidden/>
              </w:rPr>
              <w:tab/>
            </w:r>
            <w:r>
              <w:rPr>
                <w:noProof/>
                <w:webHidden/>
              </w:rPr>
              <w:fldChar w:fldCharType="begin"/>
            </w:r>
            <w:r w:rsidR="00C810E4">
              <w:rPr>
                <w:noProof/>
                <w:webHidden/>
              </w:rPr>
              <w:instrText xml:space="preserve"> PAGEREF _Toc475656395 \h </w:instrText>
            </w:r>
          </w:ins>
          <w:r>
            <w:rPr>
              <w:noProof/>
              <w:webHidden/>
            </w:rPr>
          </w:r>
          <w:r>
            <w:rPr>
              <w:noProof/>
              <w:webHidden/>
            </w:rPr>
            <w:fldChar w:fldCharType="separate"/>
          </w:r>
          <w:ins w:id="249" w:author="Qiming Gu" w:date="2017-02-23T23:37:00Z">
            <w:r w:rsidR="00C810E4">
              <w:rPr>
                <w:noProof/>
                <w:webHidden/>
              </w:rPr>
              <w:t>25</w:t>
            </w:r>
            <w:r>
              <w:rPr>
                <w:noProof/>
                <w:webHidden/>
              </w:rPr>
              <w:fldChar w:fldCharType="end"/>
            </w:r>
            <w:r w:rsidRPr="00DB4EA9">
              <w:rPr>
                <w:rStyle w:val="af"/>
                <w:noProof/>
              </w:rPr>
              <w:fldChar w:fldCharType="end"/>
            </w:r>
          </w:ins>
        </w:p>
        <w:p w:rsidR="00C810E4" w:rsidRDefault="00B5495F">
          <w:pPr>
            <w:pStyle w:val="30"/>
            <w:tabs>
              <w:tab w:val="right" w:leader="dot" w:pos="8296"/>
            </w:tabs>
            <w:rPr>
              <w:ins w:id="250" w:author="Qiming Gu" w:date="2017-02-23T23:37:00Z"/>
              <w:i w:val="0"/>
              <w:iCs w:val="0"/>
              <w:noProof/>
              <w:sz w:val="21"/>
              <w:szCs w:val="22"/>
            </w:rPr>
          </w:pPr>
          <w:ins w:id="251" w:author="Qiming Gu" w:date="2017-02-23T23:37:00Z">
            <w:r w:rsidRPr="00DB4EA9">
              <w:rPr>
                <w:rStyle w:val="af"/>
                <w:noProof/>
              </w:rPr>
              <w:fldChar w:fldCharType="begin"/>
            </w:r>
            <w:r w:rsidR="00C810E4">
              <w:rPr>
                <w:noProof/>
              </w:rPr>
              <w:instrText>HYPERLINK \l "_Toc475656396"</w:instrText>
            </w:r>
            <w:r w:rsidRPr="00DB4EA9">
              <w:rPr>
                <w:rStyle w:val="af"/>
                <w:noProof/>
              </w:rPr>
              <w:fldChar w:fldCharType="separate"/>
            </w:r>
            <w:r w:rsidR="00C810E4" w:rsidRPr="00DB4EA9">
              <w:rPr>
                <w:rStyle w:val="af"/>
                <w:noProof/>
              </w:rPr>
              <w:t xml:space="preserve">4.3.1 </w:t>
            </w:r>
            <w:r w:rsidR="00C810E4" w:rsidRPr="00DB4EA9">
              <w:rPr>
                <w:rStyle w:val="af"/>
                <w:noProof/>
              </w:rPr>
              <w:t>商户信息</w:t>
            </w:r>
            <w:r w:rsidR="00C810E4" w:rsidRPr="00DB4EA9">
              <w:rPr>
                <w:rStyle w:val="af"/>
                <w:noProof/>
              </w:rPr>
              <w:t>(wozhi_merchant)</w:t>
            </w:r>
            <w:r w:rsidR="00C810E4">
              <w:rPr>
                <w:noProof/>
                <w:webHidden/>
              </w:rPr>
              <w:tab/>
            </w:r>
            <w:r>
              <w:rPr>
                <w:noProof/>
                <w:webHidden/>
              </w:rPr>
              <w:fldChar w:fldCharType="begin"/>
            </w:r>
            <w:r w:rsidR="00C810E4">
              <w:rPr>
                <w:noProof/>
                <w:webHidden/>
              </w:rPr>
              <w:instrText xml:space="preserve"> PAGEREF _Toc475656396 \h </w:instrText>
            </w:r>
          </w:ins>
          <w:r>
            <w:rPr>
              <w:noProof/>
              <w:webHidden/>
            </w:rPr>
          </w:r>
          <w:r>
            <w:rPr>
              <w:noProof/>
              <w:webHidden/>
            </w:rPr>
            <w:fldChar w:fldCharType="separate"/>
          </w:r>
          <w:ins w:id="252" w:author="Qiming Gu" w:date="2017-02-23T23:37:00Z">
            <w:r w:rsidR="00C810E4">
              <w:rPr>
                <w:noProof/>
                <w:webHidden/>
              </w:rPr>
              <w:t>25</w:t>
            </w:r>
            <w:r>
              <w:rPr>
                <w:noProof/>
                <w:webHidden/>
              </w:rPr>
              <w:fldChar w:fldCharType="end"/>
            </w:r>
            <w:r w:rsidRPr="00DB4EA9">
              <w:rPr>
                <w:rStyle w:val="af"/>
                <w:noProof/>
              </w:rPr>
              <w:fldChar w:fldCharType="end"/>
            </w:r>
          </w:ins>
        </w:p>
        <w:p w:rsidR="00C810E4" w:rsidRDefault="00B5495F">
          <w:pPr>
            <w:pStyle w:val="30"/>
            <w:tabs>
              <w:tab w:val="right" w:leader="dot" w:pos="8296"/>
            </w:tabs>
            <w:rPr>
              <w:ins w:id="253" w:author="Qiming Gu" w:date="2017-02-23T23:37:00Z"/>
              <w:i w:val="0"/>
              <w:iCs w:val="0"/>
              <w:noProof/>
              <w:sz w:val="21"/>
              <w:szCs w:val="22"/>
            </w:rPr>
          </w:pPr>
          <w:ins w:id="254" w:author="Qiming Gu" w:date="2017-02-23T23:37:00Z">
            <w:r w:rsidRPr="00DB4EA9">
              <w:rPr>
                <w:rStyle w:val="af"/>
                <w:noProof/>
              </w:rPr>
              <w:fldChar w:fldCharType="begin"/>
            </w:r>
            <w:r w:rsidR="00C810E4">
              <w:rPr>
                <w:noProof/>
              </w:rPr>
              <w:instrText>HYPERLINK \l "_Toc475656397"</w:instrText>
            </w:r>
            <w:r w:rsidRPr="00DB4EA9">
              <w:rPr>
                <w:rStyle w:val="af"/>
                <w:noProof/>
              </w:rPr>
              <w:fldChar w:fldCharType="separate"/>
            </w:r>
            <w:r w:rsidR="00C810E4" w:rsidRPr="00DB4EA9">
              <w:rPr>
                <w:rStyle w:val="af"/>
                <w:noProof/>
              </w:rPr>
              <w:t xml:space="preserve">4.3.2 </w:t>
            </w:r>
            <w:r w:rsidR="00C810E4" w:rsidRPr="00DB4EA9">
              <w:rPr>
                <w:rStyle w:val="af"/>
                <w:noProof/>
              </w:rPr>
              <w:t>商户收银员</w:t>
            </w:r>
            <w:r w:rsidR="00C810E4" w:rsidRPr="00DB4EA9">
              <w:rPr>
                <w:rStyle w:val="af"/>
                <w:noProof/>
              </w:rPr>
              <w:t>(wozhi_merchant_cashier)</w:t>
            </w:r>
            <w:r w:rsidR="00C810E4">
              <w:rPr>
                <w:noProof/>
                <w:webHidden/>
              </w:rPr>
              <w:tab/>
            </w:r>
            <w:r>
              <w:rPr>
                <w:noProof/>
                <w:webHidden/>
              </w:rPr>
              <w:fldChar w:fldCharType="begin"/>
            </w:r>
            <w:r w:rsidR="00C810E4">
              <w:rPr>
                <w:noProof/>
                <w:webHidden/>
              </w:rPr>
              <w:instrText xml:space="preserve"> PAGEREF _Toc475656397 \h </w:instrText>
            </w:r>
          </w:ins>
          <w:r>
            <w:rPr>
              <w:noProof/>
              <w:webHidden/>
            </w:rPr>
          </w:r>
          <w:r>
            <w:rPr>
              <w:noProof/>
              <w:webHidden/>
            </w:rPr>
            <w:fldChar w:fldCharType="separate"/>
          </w:r>
          <w:ins w:id="255" w:author="Qiming Gu" w:date="2017-02-23T23:37:00Z">
            <w:r w:rsidR="00C810E4">
              <w:rPr>
                <w:noProof/>
                <w:webHidden/>
              </w:rPr>
              <w:t>26</w:t>
            </w:r>
            <w:r>
              <w:rPr>
                <w:noProof/>
                <w:webHidden/>
              </w:rPr>
              <w:fldChar w:fldCharType="end"/>
            </w:r>
            <w:r w:rsidRPr="00DB4EA9">
              <w:rPr>
                <w:rStyle w:val="af"/>
                <w:noProof/>
              </w:rPr>
              <w:fldChar w:fldCharType="end"/>
            </w:r>
          </w:ins>
        </w:p>
        <w:p w:rsidR="00C810E4" w:rsidRDefault="00B5495F">
          <w:pPr>
            <w:pStyle w:val="30"/>
            <w:tabs>
              <w:tab w:val="right" w:leader="dot" w:pos="8296"/>
            </w:tabs>
            <w:rPr>
              <w:ins w:id="256" w:author="Qiming Gu" w:date="2017-02-23T23:37:00Z"/>
              <w:i w:val="0"/>
              <w:iCs w:val="0"/>
              <w:noProof/>
              <w:sz w:val="21"/>
              <w:szCs w:val="22"/>
            </w:rPr>
          </w:pPr>
          <w:ins w:id="257" w:author="Qiming Gu" w:date="2017-02-23T23:37:00Z">
            <w:r w:rsidRPr="00DB4EA9">
              <w:rPr>
                <w:rStyle w:val="af"/>
                <w:noProof/>
              </w:rPr>
              <w:fldChar w:fldCharType="begin"/>
            </w:r>
            <w:r w:rsidR="00C810E4">
              <w:rPr>
                <w:noProof/>
              </w:rPr>
              <w:instrText>HYPERLINK \l "_Toc475656398"</w:instrText>
            </w:r>
            <w:r w:rsidRPr="00DB4EA9">
              <w:rPr>
                <w:rStyle w:val="af"/>
                <w:noProof/>
              </w:rPr>
              <w:fldChar w:fldCharType="separate"/>
            </w:r>
            <w:r w:rsidR="00C810E4" w:rsidRPr="00DB4EA9">
              <w:rPr>
                <w:rStyle w:val="af"/>
                <w:noProof/>
              </w:rPr>
              <w:t xml:space="preserve">4.3.3 </w:t>
            </w:r>
            <w:r w:rsidR="00C810E4" w:rsidRPr="00DB4EA9">
              <w:rPr>
                <w:rStyle w:val="af"/>
                <w:noProof/>
              </w:rPr>
              <w:t>上游渠道基本信息</w:t>
            </w:r>
            <w:r w:rsidR="00C810E4" w:rsidRPr="00DB4EA9">
              <w:rPr>
                <w:rStyle w:val="af"/>
                <w:noProof/>
              </w:rPr>
              <w:t>(wozhi_upstream)</w:t>
            </w:r>
            <w:r w:rsidR="00C810E4">
              <w:rPr>
                <w:noProof/>
                <w:webHidden/>
              </w:rPr>
              <w:tab/>
            </w:r>
            <w:r>
              <w:rPr>
                <w:noProof/>
                <w:webHidden/>
              </w:rPr>
              <w:fldChar w:fldCharType="begin"/>
            </w:r>
            <w:r w:rsidR="00C810E4">
              <w:rPr>
                <w:noProof/>
                <w:webHidden/>
              </w:rPr>
              <w:instrText xml:space="preserve"> PAGEREF _Toc475656398 \h </w:instrText>
            </w:r>
          </w:ins>
          <w:r>
            <w:rPr>
              <w:noProof/>
              <w:webHidden/>
            </w:rPr>
          </w:r>
          <w:r>
            <w:rPr>
              <w:noProof/>
              <w:webHidden/>
            </w:rPr>
            <w:fldChar w:fldCharType="separate"/>
          </w:r>
          <w:ins w:id="258" w:author="Qiming Gu" w:date="2017-02-23T23:37:00Z">
            <w:r w:rsidR="00C810E4">
              <w:rPr>
                <w:noProof/>
                <w:webHidden/>
              </w:rPr>
              <w:t>26</w:t>
            </w:r>
            <w:r>
              <w:rPr>
                <w:noProof/>
                <w:webHidden/>
              </w:rPr>
              <w:fldChar w:fldCharType="end"/>
            </w:r>
            <w:r w:rsidRPr="00DB4EA9">
              <w:rPr>
                <w:rStyle w:val="af"/>
                <w:noProof/>
              </w:rPr>
              <w:fldChar w:fldCharType="end"/>
            </w:r>
          </w:ins>
        </w:p>
        <w:p w:rsidR="00C810E4" w:rsidRDefault="00B5495F">
          <w:pPr>
            <w:pStyle w:val="30"/>
            <w:tabs>
              <w:tab w:val="right" w:leader="dot" w:pos="8296"/>
            </w:tabs>
            <w:rPr>
              <w:ins w:id="259" w:author="Qiming Gu" w:date="2017-02-23T23:37:00Z"/>
              <w:i w:val="0"/>
              <w:iCs w:val="0"/>
              <w:noProof/>
              <w:sz w:val="21"/>
              <w:szCs w:val="22"/>
            </w:rPr>
          </w:pPr>
          <w:ins w:id="260" w:author="Qiming Gu" w:date="2017-02-23T23:37:00Z">
            <w:r w:rsidRPr="00DB4EA9">
              <w:rPr>
                <w:rStyle w:val="af"/>
                <w:noProof/>
              </w:rPr>
              <w:fldChar w:fldCharType="begin"/>
            </w:r>
            <w:r w:rsidR="00C810E4">
              <w:rPr>
                <w:noProof/>
              </w:rPr>
              <w:instrText>HYPERLINK \l "_Toc475656399"</w:instrText>
            </w:r>
            <w:r w:rsidRPr="00DB4EA9">
              <w:rPr>
                <w:rStyle w:val="af"/>
                <w:noProof/>
              </w:rPr>
              <w:fldChar w:fldCharType="separate"/>
            </w:r>
            <w:r w:rsidR="00C810E4" w:rsidRPr="00DB4EA9">
              <w:rPr>
                <w:rStyle w:val="af"/>
                <w:noProof/>
              </w:rPr>
              <w:t xml:space="preserve">4.3.4 </w:t>
            </w:r>
            <w:r w:rsidR="00C810E4" w:rsidRPr="00DB4EA9">
              <w:rPr>
                <w:rStyle w:val="af"/>
                <w:noProof/>
              </w:rPr>
              <w:t>路由关系配置</w:t>
            </w:r>
            <w:r w:rsidR="00C810E4" w:rsidRPr="00DB4EA9">
              <w:rPr>
                <w:rStyle w:val="af"/>
                <w:noProof/>
              </w:rPr>
              <w:t>(wozhi_route)</w:t>
            </w:r>
            <w:r w:rsidR="00C810E4">
              <w:rPr>
                <w:noProof/>
                <w:webHidden/>
              </w:rPr>
              <w:tab/>
            </w:r>
            <w:r>
              <w:rPr>
                <w:noProof/>
                <w:webHidden/>
              </w:rPr>
              <w:fldChar w:fldCharType="begin"/>
            </w:r>
            <w:r w:rsidR="00C810E4">
              <w:rPr>
                <w:noProof/>
                <w:webHidden/>
              </w:rPr>
              <w:instrText xml:space="preserve"> PAGEREF _Toc475656399 \h </w:instrText>
            </w:r>
          </w:ins>
          <w:r>
            <w:rPr>
              <w:noProof/>
              <w:webHidden/>
            </w:rPr>
          </w:r>
          <w:r>
            <w:rPr>
              <w:noProof/>
              <w:webHidden/>
            </w:rPr>
            <w:fldChar w:fldCharType="separate"/>
          </w:r>
          <w:ins w:id="261" w:author="Qiming Gu" w:date="2017-02-23T23:37:00Z">
            <w:r w:rsidR="00C810E4">
              <w:rPr>
                <w:noProof/>
                <w:webHidden/>
              </w:rPr>
              <w:t>27</w:t>
            </w:r>
            <w:r>
              <w:rPr>
                <w:noProof/>
                <w:webHidden/>
              </w:rPr>
              <w:fldChar w:fldCharType="end"/>
            </w:r>
            <w:r w:rsidRPr="00DB4EA9">
              <w:rPr>
                <w:rStyle w:val="af"/>
                <w:noProof/>
              </w:rPr>
              <w:fldChar w:fldCharType="end"/>
            </w:r>
          </w:ins>
        </w:p>
        <w:p w:rsidR="00C810E4" w:rsidRDefault="00B5495F">
          <w:pPr>
            <w:pStyle w:val="30"/>
            <w:tabs>
              <w:tab w:val="right" w:leader="dot" w:pos="8296"/>
            </w:tabs>
            <w:rPr>
              <w:ins w:id="262" w:author="Qiming Gu" w:date="2017-02-23T23:37:00Z"/>
              <w:i w:val="0"/>
              <w:iCs w:val="0"/>
              <w:noProof/>
              <w:sz w:val="21"/>
              <w:szCs w:val="22"/>
            </w:rPr>
          </w:pPr>
          <w:ins w:id="263" w:author="Qiming Gu" w:date="2017-02-23T23:37:00Z">
            <w:r w:rsidRPr="00DB4EA9">
              <w:rPr>
                <w:rStyle w:val="af"/>
                <w:noProof/>
              </w:rPr>
              <w:fldChar w:fldCharType="begin"/>
            </w:r>
            <w:r w:rsidR="00C810E4">
              <w:rPr>
                <w:noProof/>
              </w:rPr>
              <w:instrText>HYPERLINK \l "_Toc475656400"</w:instrText>
            </w:r>
            <w:r w:rsidRPr="00DB4EA9">
              <w:rPr>
                <w:rStyle w:val="af"/>
                <w:noProof/>
              </w:rPr>
              <w:fldChar w:fldCharType="separate"/>
            </w:r>
            <w:r w:rsidR="00C810E4" w:rsidRPr="00DB4EA9">
              <w:rPr>
                <w:rStyle w:val="af"/>
                <w:noProof/>
              </w:rPr>
              <w:t xml:space="preserve">4.3.5 </w:t>
            </w:r>
            <w:r w:rsidR="00C810E4" w:rsidRPr="00DB4EA9">
              <w:rPr>
                <w:rStyle w:val="af"/>
                <w:noProof/>
              </w:rPr>
              <w:t>客户经理信息</w:t>
            </w:r>
            <w:r w:rsidR="00C810E4" w:rsidRPr="00DB4EA9">
              <w:rPr>
                <w:rStyle w:val="af"/>
                <w:noProof/>
              </w:rPr>
              <w:t>(wozhi_saler)</w:t>
            </w:r>
            <w:r w:rsidR="00C810E4">
              <w:rPr>
                <w:noProof/>
                <w:webHidden/>
              </w:rPr>
              <w:tab/>
            </w:r>
            <w:r>
              <w:rPr>
                <w:noProof/>
                <w:webHidden/>
              </w:rPr>
              <w:fldChar w:fldCharType="begin"/>
            </w:r>
            <w:r w:rsidR="00C810E4">
              <w:rPr>
                <w:noProof/>
                <w:webHidden/>
              </w:rPr>
              <w:instrText xml:space="preserve"> PAGEREF _Toc475656400 \h </w:instrText>
            </w:r>
          </w:ins>
          <w:r>
            <w:rPr>
              <w:noProof/>
              <w:webHidden/>
            </w:rPr>
          </w:r>
          <w:r>
            <w:rPr>
              <w:noProof/>
              <w:webHidden/>
            </w:rPr>
            <w:fldChar w:fldCharType="separate"/>
          </w:r>
          <w:ins w:id="264" w:author="Qiming Gu" w:date="2017-02-23T23:37:00Z">
            <w:r w:rsidR="00C810E4">
              <w:rPr>
                <w:noProof/>
                <w:webHidden/>
              </w:rPr>
              <w:t>28</w:t>
            </w:r>
            <w:r>
              <w:rPr>
                <w:noProof/>
                <w:webHidden/>
              </w:rPr>
              <w:fldChar w:fldCharType="end"/>
            </w:r>
            <w:r w:rsidRPr="00DB4EA9">
              <w:rPr>
                <w:rStyle w:val="af"/>
                <w:noProof/>
              </w:rPr>
              <w:fldChar w:fldCharType="end"/>
            </w:r>
          </w:ins>
        </w:p>
        <w:p w:rsidR="00C810E4" w:rsidRDefault="00B5495F">
          <w:pPr>
            <w:pStyle w:val="30"/>
            <w:tabs>
              <w:tab w:val="right" w:leader="dot" w:pos="8296"/>
            </w:tabs>
            <w:rPr>
              <w:ins w:id="265" w:author="Qiming Gu" w:date="2017-02-23T23:37:00Z"/>
              <w:i w:val="0"/>
              <w:iCs w:val="0"/>
              <w:noProof/>
              <w:sz w:val="21"/>
              <w:szCs w:val="22"/>
            </w:rPr>
          </w:pPr>
          <w:ins w:id="266" w:author="Qiming Gu" w:date="2017-02-23T23:37:00Z">
            <w:r w:rsidRPr="00DB4EA9">
              <w:rPr>
                <w:rStyle w:val="af"/>
                <w:noProof/>
              </w:rPr>
              <w:fldChar w:fldCharType="begin"/>
            </w:r>
            <w:r w:rsidR="00C810E4">
              <w:rPr>
                <w:noProof/>
              </w:rPr>
              <w:instrText>HYPERLINK \l "_Toc475656401"</w:instrText>
            </w:r>
            <w:r w:rsidRPr="00DB4EA9">
              <w:rPr>
                <w:rStyle w:val="af"/>
                <w:noProof/>
              </w:rPr>
              <w:fldChar w:fldCharType="separate"/>
            </w:r>
            <w:r w:rsidR="00C810E4" w:rsidRPr="00DB4EA9">
              <w:rPr>
                <w:rStyle w:val="af"/>
                <w:noProof/>
              </w:rPr>
              <w:t xml:space="preserve">4.3.6 </w:t>
            </w:r>
            <w:r w:rsidR="00C810E4" w:rsidRPr="00DB4EA9">
              <w:rPr>
                <w:rStyle w:val="af"/>
                <w:noProof/>
              </w:rPr>
              <w:t>订单信息（</w:t>
            </w:r>
            <w:r w:rsidR="00C810E4" w:rsidRPr="00DB4EA9">
              <w:rPr>
                <w:rStyle w:val="af"/>
                <w:noProof/>
              </w:rPr>
              <w:t>wozhi_order</w:t>
            </w:r>
            <w:r w:rsidR="00C810E4" w:rsidRPr="00DB4EA9">
              <w:rPr>
                <w:rStyle w:val="af"/>
                <w:noProof/>
              </w:rPr>
              <w:t>）</w:t>
            </w:r>
            <w:r w:rsidR="00C810E4">
              <w:rPr>
                <w:noProof/>
                <w:webHidden/>
              </w:rPr>
              <w:tab/>
            </w:r>
            <w:r>
              <w:rPr>
                <w:noProof/>
                <w:webHidden/>
              </w:rPr>
              <w:fldChar w:fldCharType="begin"/>
            </w:r>
            <w:r w:rsidR="00C810E4">
              <w:rPr>
                <w:noProof/>
                <w:webHidden/>
              </w:rPr>
              <w:instrText xml:space="preserve"> PAGEREF _Toc475656401 \h </w:instrText>
            </w:r>
          </w:ins>
          <w:r>
            <w:rPr>
              <w:noProof/>
              <w:webHidden/>
            </w:rPr>
          </w:r>
          <w:r>
            <w:rPr>
              <w:noProof/>
              <w:webHidden/>
            </w:rPr>
            <w:fldChar w:fldCharType="separate"/>
          </w:r>
          <w:ins w:id="267" w:author="Qiming Gu" w:date="2017-02-23T23:37:00Z">
            <w:r w:rsidR="00C810E4">
              <w:rPr>
                <w:noProof/>
                <w:webHidden/>
              </w:rPr>
              <w:t>28</w:t>
            </w:r>
            <w:r>
              <w:rPr>
                <w:noProof/>
                <w:webHidden/>
              </w:rPr>
              <w:fldChar w:fldCharType="end"/>
            </w:r>
            <w:r w:rsidRPr="00DB4EA9">
              <w:rPr>
                <w:rStyle w:val="af"/>
                <w:noProof/>
              </w:rPr>
              <w:fldChar w:fldCharType="end"/>
            </w:r>
          </w:ins>
        </w:p>
        <w:p w:rsidR="00C810E4" w:rsidRDefault="00B5495F">
          <w:pPr>
            <w:pStyle w:val="30"/>
            <w:tabs>
              <w:tab w:val="right" w:leader="dot" w:pos="8296"/>
            </w:tabs>
            <w:rPr>
              <w:ins w:id="268" w:author="Qiming Gu" w:date="2017-02-23T23:37:00Z"/>
              <w:i w:val="0"/>
              <w:iCs w:val="0"/>
              <w:noProof/>
              <w:sz w:val="21"/>
              <w:szCs w:val="22"/>
            </w:rPr>
          </w:pPr>
          <w:ins w:id="269" w:author="Qiming Gu" w:date="2017-02-23T23:37:00Z">
            <w:r w:rsidRPr="00DB4EA9">
              <w:rPr>
                <w:rStyle w:val="af"/>
                <w:noProof/>
              </w:rPr>
              <w:fldChar w:fldCharType="begin"/>
            </w:r>
            <w:r w:rsidR="00C810E4">
              <w:rPr>
                <w:noProof/>
              </w:rPr>
              <w:instrText>HYPERLINK \l "_Toc475656402"</w:instrText>
            </w:r>
            <w:r w:rsidRPr="00DB4EA9">
              <w:rPr>
                <w:rStyle w:val="af"/>
                <w:noProof/>
              </w:rPr>
              <w:fldChar w:fldCharType="separate"/>
            </w:r>
            <w:r w:rsidR="00C810E4" w:rsidRPr="00DB4EA9">
              <w:rPr>
                <w:rStyle w:val="af"/>
                <w:noProof/>
              </w:rPr>
              <w:t xml:space="preserve">4.3.7 </w:t>
            </w:r>
            <w:r w:rsidR="00C810E4" w:rsidRPr="00DB4EA9">
              <w:rPr>
                <w:rStyle w:val="af"/>
                <w:noProof/>
              </w:rPr>
              <w:t>通知信息（</w:t>
            </w:r>
            <w:r w:rsidR="00C810E4" w:rsidRPr="00DB4EA9">
              <w:rPr>
                <w:rStyle w:val="af"/>
                <w:noProof/>
              </w:rPr>
              <w:t>wozhi_event_msg</w:t>
            </w:r>
            <w:r w:rsidR="00C810E4" w:rsidRPr="00DB4EA9">
              <w:rPr>
                <w:rStyle w:val="af"/>
                <w:noProof/>
              </w:rPr>
              <w:t>）</w:t>
            </w:r>
            <w:r w:rsidR="00C810E4">
              <w:rPr>
                <w:noProof/>
                <w:webHidden/>
              </w:rPr>
              <w:tab/>
            </w:r>
            <w:r>
              <w:rPr>
                <w:noProof/>
                <w:webHidden/>
              </w:rPr>
              <w:fldChar w:fldCharType="begin"/>
            </w:r>
            <w:r w:rsidR="00C810E4">
              <w:rPr>
                <w:noProof/>
                <w:webHidden/>
              </w:rPr>
              <w:instrText xml:space="preserve"> PAGEREF _Toc475656402 \h </w:instrText>
            </w:r>
          </w:ins>
          <w:r>
            <w:rPr>
              <w:noProof/>
              <w:webHidden/>
            </w:rPr>
          </w:r>
          <w:r>
            <w:rPr>
              <w:noProof/>
              <w:webHidden/>
            </w:rPr>
            <w:fldChar w:fldCharType="separate"/>
          </w:r>
          <w:ins w:id="270" w:author="Qiming Gu" w:date="2017-02-23T23:37:00Z">
            <w:r w:rsidR="00C810E4">
              <w:rPr>
                <w:noProof/>
                <w:webHidden/>
              </w:rPr>
              <w:t>29</w:t>
            </w:r>
            <w:r>
              <w:rPr>
                <w:noProof/>
                <w:webHidden/>
              </w:rPr>
              <w:fldChar w:fldCharType="end"/>
            </w:r>
            <w:r w:rsidRPr="00DB4EA9">
              <w:rPr>
                <w:rStyle w:val="af"/>
                <w:noProof/>
              </w:rPr>
              <w:fldChar w:fldCharType="end"/>
            </w:r>
          </w:ins>
        </w:p>
        <w:p w:rsidR="00C810E4" w:rsidRDefault="00B5495F">
          <w:pPr>
            <w:pStyle w:val="20"/>
            <w:tabs>
              <w:tab w:val="right" w:leader="dot" w:pos="8296"/>
            </w:tabs>
            <w:rPr>
              <w:ins w:id="271" w:author="Qiming Gu" w:date="2017-02-23T23:37:00Z"/>
              <w:smallCaps w:val="0"/>
              <w:noProof/>
              <w:sz w:val="21"/>
              <w:szCs w:val="22"/>
            </w:rPr>
          </w:pPr>
          <w:ins w:id="272" w:author="Qiming Gu" w:date="2017-02-23T23:37:00Z">
            <w:r w:rsidRPr="00DB4EA9">
              <w:rPr>
                <w:rStyle w:val="af"/>
                <w:noProof/>
              </w:rPr>
              <w:fldChar w:fldCharType="begin"/>
            </w:r>
            <w:r w:rsidR="00C810E4">
              <w:rPr>
                <w:noProof/>
              </w:rPr>
              <w:instrText>HYPERLINK \l "_Toc475656403"</w:instrText>
            </w:r>
            <w:r w:rsidRPr="00DB4EA9">
              <w:rPr>
                <w:rStyle w:val="af"/>
                <w:noProof/>
              </w:rPr>
              <w:fldChar w:fldCharType="separate"/>
            </w:r>
            <w:r w:rsidR="00C810E4" w:rsidRPr="00DB4EA9">
              <w:rPr>
                <w:rStyle w:val="af"/>
                <w:noProof/>
              </w:rPr>
              <w:t xml:space="preserve">4.4 </w:t>
            </w:r>
            <w:r w:rsidR="00C810E4" w:rsidRPr="00DB4EA9">
              <w:rPr>
                <w:rStyle w:val="af"/>
                <w:noProof/>
              </w:rPr>
              <w:t>通讯接口设计</w:t>
            </w:r>
            <w:r w:rsidR="00C810E4">
              <w:rPr>
                <w:noProof/>
                <w:webHidden/>
              </w:rPr>
              <w:tab/>
            </w:r>
            <w:r>
              <w:rPr>
                <w:noProof/>
                <w:webHidden/>
              </w:rPr>
              <w:fldChar w:fldCharType="begin"/>
            </w:r>
            <w:r w:rsidR="00C810E4">
              <w:rPr>
                <w:noProof/>
                <w:webHidden/>
              </w:rPr>
              <w:instrText xml:space="preserve"> PAGEREF _Toc475656403 \h </w:instrText>
            </w:r>
          </w:ins>
          <w:r>
            <w:rPr>
              <w:noProof/>
              <w:webHidden/>
            </w:rPr>
          </w:r>
          <w:r>
            <w:rPr>
              <w:noProof/>
              <w:webHidden/>
            </w:rPr>
            <w:fldChar w:fldCharType="separate"/>
          </w:r>
          <w:ins w:id="273" w:author="Qiming Gu" w:date="2017-02-23T23:37:00Z">
            <w:r w:rsidR="00C810E4">
              <w:rPr>
                <w:noProof/>
                <w:webHidden/>
              </w:rPr>
              <w:t>30</w:t>
            </w:r>
            <w:r>
              <w:rPr>
                <w:noProof/>
                <w:webHidden/>
              </w:rPr>
              <w:fldChar w:fldCharType="end"/>
            </w:r>
            <w:r w:rsidRPr="00DB4EA9">
              <w:rPr>
                <w:rStyle w:val="af"/>
                <w:noProof/>
              </w:rPr>
              <w:fldChar w:fldCharType="end"/>
            </w:r>
          </w:ins>
        </w:p>
        <w:p w:rsidR="00C810E4" w:rsidRDefault="00B5495F">
          <w:pPr>
            <w:pStyle w:val="30"/>
            <w:tabs>
              <w:tab w:val="right" w:leader="dot" w:pos="8296"/>
            </w:tabs>
            <w:rPr>
              <w:ins w:id="274" w:author="Qiming Gu" w:date="2017-02-23T23:37:00Z"/>
              <w:i w:val="0"/>
              <w:iCs w:val="0"/>
              <w:noProof/>
              <w:sz w:val="21"/>
              <w:szCs w:val="22"/>
            </w:rPr>
          </w:pPr>
          <w:ins w:id="275" w:author="Qiming Gu" w:date="2017-02-23T23:37:00Z">
            <w:r w:rsidRPr="00DB4EA9">
              <w:rPr>
                <w:rStyle w:val="af"/>
                <w:noProof/>
              </w:rPr>
              <w:fldChar w:fldCharType="begin"/>
            </w:r>
            <w:r w:rsidR="00C810E4">
              <w:rPr>
                <w:noProof/>
              </w:rPr>
              <w:instrText>HYPERLINK \l "_Toc475656404"</w:instrText>
            </w:r>
            <w:r w:rsidRPr="00DB4EA9">
              <w:rPr>
                <w:rStyle w:val="af"/>
                <w:noProof/>
              </w:rPr>
              <w:fldChar w:fldCharType="separate"/>
            </w:r>
            <w:r w:rsidR="00C810E4" w:rsidRPr="00DB4EA9">
              <w:rPr>
                <w:rStyle w:val="af"/>
                <w:noProof/>
              </w:rPr>
              <w:t xml:space="preserve">4.4.1 </w:t>
            </w:r>
            <w:r w:rsidR="00C810E4" w:rsidRPr="00DB4EA9">
              <w:rPr>
                <w:rStyle w:val="af"/>
                <w:noProof/>
              </w:rPr>
              <w:t>入口地址</w:t>
            </w:r>
            <w:r w:rsidR="00C810E4" w:rsidRPr="00DB4EA9">
              <w:rPr>
                <w:rStyle w:val="af"/>
                <w:noProof/>
              </w:rPr>
              <w:t>(PATH)</w:t>
            </w:r>
            <w:r w:rsidR="00C810E4">
              <w:rPr>
                <w:noProof/>
                <w:webHidden/>
              </w:rPr>
              <w:tab/>
            </w:r>
            <w:r>
              <w:rPr>
                <w:noProof/>
                <w:webHidden/>
              </w:rPr>
              <w:fldChar w:fldCharType="begin"/>
            </w:r>
            <w:r w:rsidR="00C810E4">
              <w:rPr>
                <w:noProof/>
                <w:webHidden/>
              </w:rPr>
              <w:instrText xml:space="preserve"> PAGEREF _Toc475656404 \h </w:instrText>
            </w:r>
          </w:ins>
          <w:r>
            <w:rPr>
              <w:noProof/>
              <w:webHidden/>
            </w:rPr>
          </w:r>
          <w:r>
            <w:rPr>
              <w:noProof/>
              <w:webHidden/>
            </w:rPr>
            <w:fldChar w:fldCharType="separate"/>
          </w:r>
          <w:ins w:id="276" w:author="Qiming Gu" w:date="2017-02-23T23:37:00Z">
            <w:r w:rsidR="00C810E4">
              <w:rPr>
                <w:noProof/>
                <w:webHidden/>
              </w:rPr>
              <w:t>30</w:t>
            </w:r>
            <w:r>
              <w:rPr>
                <w:noProof/>
                <w:webHidden/>
              </w:rPr>
              <w:fldChar w:fldCharType="end"/>
            </w:r>
            <w:r w:rsidRPr="00DB4EA9">
              <w:rPr>
                <w:rStyle w:val="af"/>
                <w:noProof/>
              </w:rPr>
              <w:fldChar w:fldCharType="end"/>
            </w:r>
          </w:ins>
        </w:p>
        <w:p w:rsidR="00C810E4" w:rsidRDefault="00B5495F">
          <w:pPr>
            <w:pStyle w:val="30"/>
            <w:tabs>
              <w:tab w:val="right" w:leader="dot" w:pos="8296"/>
            </w:tabs>
            <w:rPr>
              <w:ins w:id="277" w:author="Qiming Gu" w:date="2017-02-23T23:37:00Z"/>
              <w:i w:val="0"/>
              <w:iCs w:val="0"/>
              <w:noProof/>
              <w:sz w:val="21"/>
              <w:szCs w:val="22"/>
            </w:rPr>
          </w:pPr>
          <w:ins w:id="278" w:author="Qiming Gu" w:date="2017-02-23T23:37:00Z">
            <w:r w:rsidRPr="00DB4EA9">
              <w:rPr>
                <w:rStyle w:val="af"/>
                <w:noProof/>
              </w:rPr>
              <w:fldChar w:fldCharType="begin"/>
            </w:r>
            <w:r w:rsidR="00C810E4">
              <w:rPr>
                <w:noProof/>
              </w:rPr>
              <w:instrText>HYPERLINK \l "_Toc475656405"</w:instrText>
            </w:r>
            <w:r w:rsidRPr="00DB4EA9">
              <w:rPr>
                <w:rStyle w:val="af"/>
                <w:noProof/>
              </w:rPr>
              <w:fldChar w:fldCharType="separate"/>
            </w:r>
            <w:r w:rsidR="00C810E4" w:rsidRPr="00DB4EA9">
              <w:rPr>
                <w:rStyle w:val="af"/>
                <w:noProof/>
              </w:rPr>
              <w:t xml:space="preserve">4.4.2 </w:t>
            </w:r>
            <w:r w:rsidR="00C810E4" w:rsidRPr="00DB4EA9">
              <w:rPr>
                <w:rStyle w:val="af"/>
                <w:noProof/>
              </w:rPr>
              <w:t>常用资源路径：</w:t>
            </w:r>
            <w:r w:rsidR="00C810E4">
              <w:rPr>
                <w:noProof/>
                <w:webHidden/>
              </w:rPr>
              <w:tab/>
            </w:r>
            <w:r>
              <w:rPr>
                <w:noProof/>
                <w:webHidden/>
              </w:rPr>
              <w:fldChar w:fldCharType="begin"/>
            </w:r>
            <w:r w:rsidR="00C810E4">
              <w:rPr>
                <w:noProof/>
                <w:webHidden/>
              </w:rPr>
              <w:instrText xml:space="preserve"> PAGEREF _Toc475656405 \h </w:instrText>
            </w:r>
          </w:ins>
          <w:r>
            <w:rPr>
              <w:noProof/>
              <w:webHidden/>
            </w:rPr>
          </w:r>
          <w:r>
            <w:rPr>
              <w:noProof/>
              <w:webHidden/>
            </w:rPr>
            <w:fldChar w:fldCharType="separate"/>
          </w:r>
          <w:ins w:id="279" w:author="Qiming Gu" w:date="2017-02-23T23:37:00Z">
            <w:r w:rsidR="00C810E4">
              <w:rPr>
                <w:noProof/>
                <w:webHidden/>
              </w:rPr>
              <w:t>30</w:t>
            </w:r>
            <w:r>
              <w:rPr>
                <w:noProof/>
                <w:webHidden/>
              </w:rPr>
              <w:fldChar w:fldCharType="end"/>
            </w:r>
            <w:r w:rsidRPr="00DB4EA9">
              <w:rPr>
                <w:rStyle w:val="af"/>
                <w:noProof/>
              </w:rPr>
              <w:fldChar w:fldCharType="end"/>
            </w:r>
          </w:ins>
        </w:p>
        <w:p w:rsidR="00C810E4" w:rsidRDefault="00B5495F">
          <w:pPr>
            <w:pStyle w:val="30"/>
            <w:tabs>
              <w:tab w:val="right" w:leader="dot" w:pos="8296"/>
            </w:tabs>
            <w:rPr>
              <w:ins w:id="280" w:author="Qiming Gu" w:date="2017-02-23T23:37:00Z"/>
              <w:i w:val="0"/>
              <w:iCs w:val="0"/>
              <w:noProof/>
              <w:sz w:val="21"/>
              <w:szCs w:val="22"/>
            </w:rPr>
          </w:pPr>
          <w:ins w:id="281" w:author="Qiming Gu" w:date="2017-02-23T23:37:00Z">
            <w:r w:rsidRPr="00DB4EA9">
              <w:rPr>
                <w:rStyle w:val="af"/>
                <w:noProof/>
              </w:rPr>
              <w:fldChar w:fldCharType="begin"/>
            </w:r>
            <w:r w:rsidR="00C810E4">
              <w:rPr>
                <w:noProof/>
              </w:rPr>
              <w:instrText>HYPERLINK \l "_Toc475656406"</w:instrText>
            </w:r>
            <w:r w:rsidRPr="00DB4EA9">
              <w:rPr>
                <w:rStyle w:val="af"/>
                <w:noProof/>
              </w:rPr>
              <w:fldChar w:fldCharType="separate"/>
            </w:r>
            <w:r w:rsidR="00C810E4" w:rsidRPr="00DB4EA9">
              <w:rPr>
                <w:rStyle w:val="af"/>
                <w:noProof/>
              </w:rPr>
              <w:t>4.4.3 HTTP</w:t>
            </w:r>
            <w:r w:rsidR="00C810E4" w:rsidRPr="00DB4EA9">
              <w:rPr>
                <w:rStyle w:val="af"/>
                <w:noProof/>
              </w:rPr>
              <w:t>动词解析</w:t>
            </w:r>
            <w:r w:rsidR="00C810E4">
              <w:rPr>
                <w:noProof/>
                <w:webHidden/>
              </w:rPr>
              <w:tab/>
            </w:r>
            <w:r>
              <w:rPr>
                <w:noProof/>
                <w:webHidden/>
              </w:rPr>
              <w:fldChar w:fldCharType="begin"/>
            </w:r>
            <w:r w:rsidR="00C810E4">
              <w:rPr>
                <w:noProof/>
                <w:webHidden/>
              </w:rPr>
              <w:instrText xml:space="preserve"> PAGEREF _Toc475656406 \h </w:instrText>
            </w:r>
          </w:ins>
          <w:r>
            <w:rPr>
              <w:noProof/>
              <w:webHidden/>
            </w:rPr>
          </w:r>
          <w:r>
            <w:rPr>
              <w:noProof/>
              <w:webHidden/>
            </w:rPr>
            <w:fldChar w:fldCharType="separate"/>
          </w:r>
          <w:ins w:id="282" w:author="Qiming Gu" w:date="2017-02-23T23:37:00Z">
            <w:r w:rsidR="00C810E4">
              <w:rPr>
                <w:noProof/>
                <w:webHidden/>
              </w:rPr>
              <w:t>31</w:t>
            </w:r>
            <w:r>
              <w:rPr>
                <w:noProof/>
                <w:webHidden/>
              </w:rPr>
              <w:fldChar w:fldCharType="end"/>
            </w:r>
            <w:r w:rsidRPr="00DB4EA9">
              <w:rPr>
                <w:rStyle w:val="af"/>
                <w:noProof/>
              </w:rPr>
              <w:fldChar w:fldCharType="end"/>
            </w:r>
          </w:ins>
        </w:p>
        <w:p w:rsidR="00C810E4" w:rsidRDefault="00B5495F">
          <w:pPr>
            <w:pStyle w:val="30"/>
            <w:tabs>
              <w:tab w:val="right" w:leader="dot" w:pos="8296"/>
            </w:tabs>
            <w:rPr>
              <w:ins w:id="283" w:author="Qiming Gu" w:date="2017-02-23T23:37:00Z"/>
              <w:i w:val="0"/>
              <w:iCs w:val="0"/>
              <w:noProof/>
              <w:sz w:val="21"/>
              <w:szCs w:val="22"/>
            </w:rPr>
          </w:pPr>
          <w:ins w:id="284" w:author="Qiming Gu" w:date="2017-02-23T23:37:00Z">
            <w:r w:rsidRPr="00DB4EA9">
              <w:rPr>
                <w:rStyle w:val="af"/>
                <w:noProof/>
              </w:rPr>
              <w:fldChar w:fldCharType="begin"/>
            </w:r>
            <w:r w:rsidR="00C810E4">
              <w:rPr>
                <w:noProof/>
              </w:rPr>
              <w:instrText>HYPERLINK \l "_Toc475656407"</w:instrText>
            </w:r>
            <w:r w:rsidRPr="00DB4EA9">
              <w:rPr>
                <w:rStyle w:val="af"/>
                <w:noProof/>
              </w:rPr>
              <w:fldChar w:fldCharType="separate"/>
            </w:r>
            <w:r w:rsidR="00C810E4" w:rsidRPr="00DB4EA9">
              <w:rPr>
                <w:rStyle w:val="af"/>
                <w:noProof/>
              </w:rPr>
              <w:t xml:space="preserve">4.4.4 </w:t>
            </w:r>
            <w:r w:rsidR="00C810E4" w:rsidRPr="00DB4EA9">
              <w:rPr>
                <w:rStyle w:val="af"/>
                <w:noProof/>
              </w:rPr>
              <w:t>状态码</w:t>
            </w:r>
            <w:r w:rsidR="00C810E4">
              <w:rPr>
                <w:noProof/>
                <w:webHidden/>
              </w:rPr>
              <w:tab/>
            </w:r>
            <w:r>
              <w:rPr>
                <w:noProof/>
                <w:webHidden/>
              </w:rPr>
              <w:fldChar w:fldCharType="begin"/>
            </w:r>
            <w:r w:rsidR="00C810E4">
              <w:rPr>
                <w:noProof/>
                <w:webHidden/>
              </w:rPr>
              <w:instrText xml:space="preserve"> PAGEREF _Toc475656407 \h </w:instrText>
            </w:r>
          </w:ins>
          <w:r>
            <w:rPr>
              <w:noProof/>
              <w:webHidden/>
            </w:rPr>
          </w:r>
          <w:r>
            <w:rPr>
              <w:noProof/>
              <w:webHidden/>
            </w:rPr>
            <w:fldChar w:fldCharType="separate"/>
          </w:r>
          <w:ins w:id="285" w:author="Qiming Gu" w:date="2017-02-23T23:37:00Z">
            <w:r w:rsidR="00C810E4">
              <w:rPr>
                <w:noProof/>
                <w:webHidden/>
              </w:rPr>
              <w:t>31</w:t>
            </w:r>
            <w:r>
              <w:rPr>
                <w:noProof/>
                <w:webHidden/>
              </w:rPr>
              <w:fldChar w:fldCharType="end"/>
            </w:r>
            <w:r w:rsidRPr="00DB4EA9">
              <w:rPr>
                <w:rStyle w:val="af"/>
                <w:noProof/>
              </w:rPr>
              <w:fldChar w:fldCharType="end"/>
            </w:r>
          </w:ins>
        </w:p>
        <w:p w:rsidR="00C810E4" w:rsidRDefault="00B5495F">
          <w:pPr>
            <w:pStyle w:val="30"/>
            <w:tabs>
              <w:tab w:val="right" w:leader="dot" w:pos="8296"/>
            </w:tabs>
            <w:rPr>
              <w:ins w:id="286" w:author="Qiming Gu" w:date="2017-02-23T23:37:00Z"/>
              <w:i w:val="0"/>
              <w:iCs w:val="0"/>
              <w:noProof/>
              <w:sz w:val="21"/>
              <w:szCs w:val="22"/>
            </w:rPr>
          </w:pPr>
          <w:ins w:id="287" w:author="Qiming Gu" w:date="2017-02-23T23:37:00Z">
            <w:r w:rsidRPr="00DB4EA9">
              <w:rPr>
                <w:rStyle w:val="af"/>
                <w:noProof/>
              </w:rPr>
              <w:fldChar w:fldCharType="begin"/>
            </w:r>
            <w:r w:rsidR="00C810E4">
              <w:rPr>
                <w:noProof/>
              </w:rPr>
              <w:instrText>HYPERLINK \l "_Toc475656408"</w:instrText>
            </w:r>
            <w:r w:rsidRPr="00DB4EA9">
              <w:rPr>
                <w:rStyle w:val="af"/>
                <w:noProof/>
              </w:rPr>
              <w:fldChar w:fldCharType="separate"/>
            </w:r>
            <w:r w:rsidR="00C810E4" w:rsidRPr="00DB4EA9">
              <w:rPr>
                <w:rStyle w:val="af"/>
                <w:noProof/>
              </w:rPr>
              <w:t xml:space="preserve">4.4.5 </w:t>
            </w:r>
            <w:r w:rsidR="00C810E4" w:rsidRPr="00DB4EA9">
              <w:rPr>
                <w:rStyle w:val="af"/>
                <w:noProof/>
              </w:rPr>
              <w:t>商户信息（</w:t>
            </w:r>
            <w:r w:rsidR="00C810E4" w:rsidRPr="00DB4EA9">
              <w:rPr>
                <w:rStyle w:val="af"/>
                <w:noProof/>
              </w:rPr>
              <w:t>merchants</w:t>
            </w:r>
            <w:r w:rsidR="00C810E4" w:rsidRPr="00DB4EA9">
              <w:rPr>
                <w:rStyle w:val="af"/>
                <w:noProof/>
              </w:rPr>
              <w:t>）</w:t>
            </w:r>
            <w:r w:rsidR="00C810E4">
              <w:rPr>
                <w:noProof/>
                <w:webHidden/>
              </w:rPr>
              <w:tab/>
            </w:r>
            <w:r>
              <w:rPr>
                <w:noProof/>
                <w:webHidden/>
              </w:rPr>
              <w:fldChar w:fldCharType="begin"/>
            </w:r>
            <w:r w:rsidR="00C810E4">
              <w:rPr>
                <w:noProof/>
                <w:webHidden/>
              </w:rPr>
              <w:instrText xml:space="preserve"> PAGEREF _Toc475656408 \h </w:instrText>
            </w:r>
          </w:ins>
          <w:r>
            <w:rPr>
              <w:noProof/>
              <w:webHidden/>
            </w:rPr>
          </w:r>
          <w:r>
            <w:rPr>
              <w:noProof/>
              <w:webHidden/>
            </w:rPr>
            <w:fldChar w:fldCharType="separate"/>
          </w:r>
          <w:ins w:id="288" w:author="Qiming Gu" w:date="2017-02-23T23:37:00Z">
            <w:r w:rsidR="00C810E4">
              <w:rPr>
                <w:noProof/>
                <w:webHidden/>
              </w:rPr>
              <w:t>32</w:t>
            </w:r>
            <w:r>
              <w:rPr>
                <w:noProof/>
                <w:webHidden/>
              </w:rPr>
              <w:fldChar w:fldCharType="end"/>
            </w:r>
            <w:r w:rsidRPr="00DB4EA9">
              <w:rPr>
                <w:rStyle w:val="af"/>
                <w:noProof/>
              </w:rPr>
              <w:fldChar w:fldCharType="end"/>
            </w:r>
          </w:ins>
        </w:p>
        <w:p w:rsidR="00C810E4" w:rsidRDefault="00B5495F">
          <w:pPr>
            <w:pStyle w:val="30"/>
            <w:tabs>
              <w:tab w:val="right" w:leader="dot" w:pos="8296"/>
            </w:tabs>
            <w:rPr>
              <w:ins w:id="289" w:author="Qiming Gu" w:date="2017-02-23T23:37:00Z"/>
              <w:i w:val="0"/>
              <w:iCs w:val="0"/>
              <w:noProof/>
              <w:sz w:val="21"/>
              <w:szCs w:val="22"/>
            </w:rPr>
          </w:pPr>
          <w:ins w:id="290" w:author="Qiming Gu" w:date="2017-02-23T23:37:00Z">
            <w:r w:rsidRPr="00DB4EA9">
              <w:rPr>
                <w:rStyle w:val="af"/>
                <w:noProof/>
              </w:rPr>
              <w:fldChar w:fldCharType="begin"/>
            </w:r>
            <w:r w:rsidR="00C810E4">
              <w:rPr>
                <w:noProof/>
              </w:rPr>
              <w:instrText>HYPERLINK \l "_Toc475656409"</w:instrText>
            </w:r>
            <w:r w:rsidRPr="00DB4EA9">
              <w:rPr>
                <w:rStyle w:val="af"/>
                <w:noProof/>
              </w:rPr>
              <w:fldChar w:fldCharType="separate"/>
            </w:r>
            <w:r w:rsidR="00C810E4" w:rsidRPr="00DB4EA9">
              <w:rPr>
                <w:rStyle w:val="af"/>
                <w:noProof/>
              </w:rPr>
              <w:t xml:space="preserve">4.4.6 </w:t>
            </w:r>
            <w:r w:rsidR="00C810E4" w:rsidRPr="00DB4EA9">
              <w:rPr>
                <w:rStyle w:val="af"/>
                <w:noProof/>
              </w:rPr>
              <w:t>商户收银员（</w:t>
            </w:r>
            <w:r w:rsidR="00C810E4" w:rsidRPr="00DB4EA9">
              <w:rPr>
                <w:rStyle w:val="af"/>
                <w:noProof/>
              </w:rPr>
              <w:t>merchant_cashiers</w:t>
            </w:r>
            <w:r w:rsidR="00C810E4" w:rsidRPr="00DB4EA9">
              <w:rPr>
                <w:rStyle w:val="af"/>
                <w:noProof/>
              </w:rPr>
              <w:t>）</w:t>
            </w:r>
            <w:r w:rsidR="00C810E4">
              <w:rPr>
                <w:noProof/>
                <w:webHidden/>
              </w:rPr>
              <w:tab/>
            </w:r>
            <w:r>
              <w:rPr>
                <w:noProof/>
                <w:webHidden/>
              </w:rPr>
              <w:fldChar w:fldCharType="begin"/>
            </w:r>
            <w:r w:rsidR="00C810E4">
              <w:rPr>
                <w:noProof/>
                <w:webHidden/>
              </w:rPr>
              <w:instrText xml:space="preserve"> PAGEREF _Toc475656409 \h </w:instrText>
            </w:r>
          </w:ins>
          <w:r>
            <w:rPr>
              <w:noProof/>
              <w:webHidden/>
            </w:rPr>
          </w:r>
          <w:r>
            <w:rPr>
              <w:noProof/>
              <w:webHidden/>
            </w:rPr>
            <w:fldChar w:fldCharType="separate"/>
          </w:r>
          <w:ins w:id="291" w:author="Qiming Gu" w:date="2017-02-23T23:37:00Z">
            <w:r w:rsidR="00C810E4">
              <w:rPr>
                <w:noProof/>
                <w:webHidden/>
              </w:rPr>
              <w:t>33</w:t>
            </w:r>
            <w:r>
              <w:rPr>
                <w:noProof/>
                <w:webHidden/>
              </w:rPr>
              <w:fldChar w:fldCharType="end"/>
            </w:r>
            <w:r w:rsidRPr="00DB4EA9">
              <w:rPr>
                <w:rStyle w:val="af"/>
                <w:noProof/>
              </w:rPr>
              <w:fldChar w:fldCharType="end"/>
            </w:r>
          </w:ins>
        </w:p>
        <w:p w:rsidR="00C810E4" w:rsidRDefault="00B5495F">
          <w:pPr>
            <w:pStyle w:val="30"/>
            <w:tabs>
              <w:tab w:val="right" w:leader="dot" w:pos="8296"/>
            </w:tabs>
            <w:rPr>
              <w:ins w:id="292" w:author="Qiming Gu" w:date="2017-02-23T23:37:00Z"/>
              <w:i w:val="0"/>
              <w:iCs w:val="0"/>
              <w:noProof/>
              <w:sz w:val="21"/>
              <w:szCs w:val="22"/>
            </w:rPr>
          </w:pPr>
          <w:ins w:id="293" w:author="Qiming Gu" w:date="2017-02-23T23:37:00Z">
            <w:r w:rsidRPr="00DB4EA9">
              <w:rPr>
                <w:rStyle w:val="af"/>
                <w:noProof/>
              </w:rPr>
              <w:fldChar w:fldCharType="begin"/>
            </w:r>
            <w:r w:rsidR="00C810E4">
              <w:rPr>
                <w:noProof/>
              </w:rPr>
              <w:instrText>HYPERLINK \l "_Toc475656410"</w:instrText>
            </w:r>
            <w:r w:rsidRPr="00DB4EA9">
              <w:rPr>
                <w:rStyle w:val="af"/>
                <w:noProof/>
              </w:rPr>
              <w:fldChar w:fldCharType="separate"/>
            </w:r>
            <w:r w:rsidR="00C810E4" w:rsidRPr="00DB4EA9">
              <w:rPr>
                <w:rStyle w:val="af"/>
                <w:noProof/>
              </w:rPr>
              <w:t xml:space="preserve">4.4.7 </w:t>
            </w:r>
            <w:r w:rsidR="00C810E4" w:rsidRPr="00DB4EA9">
              <w:rPr>
                <w:rStyle w:val="af"/>
                <w:noProof/>
              </w:rPr>
              <w:t>上游渠道基本信息</w:t>
            </w:r>
            <w:r w:rsidR="00C810E4" w:rsidRPr="00DB4EA9">
              <w:rPr>
                <w:rStyle w:val="af"/>
                <w:noProof/>
              </w:rPr>
              <w:t>(upstreams)</w:t>
            </w:r>
            <w:r w:rsidR="00C810E4">
              <w:rPr>
                <w:noProof/>
                <w:webHidden/>
              </w:rPr>
              <w:tab/>
            </w:r>
            <w:r>
              <w:rPr>
                <w:noProof/>
                <w:webHidden/>
              </w:rPr>
              <w:fldChar w:fldCharType="begin"/>
            </w:r>
            <w:r w:rsidR="00C810E4">
              <w:rPr>
                <w:noProof/>
                <w:webHidden/>
              </w:rPr>
              <w:instrText xml:space="preserve"> PAGEREF _Toc475656410 \h </w:instrText>
            </w:r>
          </w:ins>
          <w:r>
            <w:rPr>
              <w:noProof/>
              <w:webHidden/>
            </w:rPr>
          </w:r>
          <w:r>
            <w:rPr>
              <w:noProof/>
              <w:webHidden/>
            </w:rPr>
            <w:fldChar w:fldCharType="separate"/>
          </w:r>
          <w:ins w:id="294" w:author="Qiming Gu" w:date="2017-02-23T23:37:00Z">
            <w:r w:rsidR="00C810E4">
              <w:rPr>
                <w:noProof/>
                <w:webHidden/>
              </w:rPr>
              <w:t>33</w:t>
            </w:r>
            <w:r>
              <w:rPr>
                <w:noProof/>
                <w:webHidden/>
              </w:rPr>
              <w:fldChar w:fldCharType="end"/>
            </w:r>
            <w:r w:rsidRPr="00DB4EA9">
              <w:rPr>
                <w:rStyle w:val="af"/>
                <w:noProof/>
              </w:rPr>
              <w:fldChar w:fldCharType="end"/>
            </w:r>
          </w:ins>
        </w:p>
        <w:p w:rsidR="00C810E4" w:rsidRDefault="00B5495F">
          <w:pPr>
            <w:pStyle w:val="30"/>
            <w:tabs>
              <w:tab w:val="right" w:leader="dot" w:pos="8296"/>
            </w:tabs>
            <w:rPr>
              <w:ins w:id="295" w:author="Qiming Gu" w:date="2017-02-23T23:37:00Z"/>
              <w:i w:val="0"/>
              <w:iCs w:val="0"/>
              <w:noProof/>
              <w:sz w:val="21"/>
              <w:szCs w:val="22"/>
            </w:rPr>
          </w:pPr>
          <w:ins w:id="296" w:author="Qiming Gu" w:date="2017-02-23T23:37:00Z">
            <w:r w:rsidRPr="00DB4EA9">
              <w:rPr>
                <w:rStyle w:val="af"/>
                <w:noProof/>
              </w:rPr>
              <w:fldChar w:fldCharType="begin"/>
            </w:r>
            <w:r w:rsidR="00C810E4">
              <w:rPr>
                <w:noProof/>
              </w:rPr>
              <w:instrText>HYPERLINK \l "_Toc475656411"</w:instrText>
            </w:r>
            <w:r w:rsidRPr="00DB4EA9">
              <w:rPr>
                <w:rStyle w:val="af"/>
                <w:noProof/>
              </w:rPr>
              <w:fldChar w:fldCharType="separate"/>
            </w:r>
            <w:r w:rsidR="00C810E4" w:rsidRPr="00DB4EA9">
              <w:rPr>
                <w:rStyle w:val="af"/>
                <w:noProof/>
              </w:rPr>
              <w:t xml:space="preserve">4.4.8 </w:t>
            </w:r>
            <w:r w:rsidR="00C810E4" w:rsidRPr="00DB4EA9">
              <w:rPr>
                <w:rStyle w:val="af"/>
                <w:noProof/>
              </w:rPr>
              <w:t>路由关系配置</w:t>
            </w:r>
            <w:r w:rsidR="00C810E4" w:rsidRPr="00DB4EA9">
              <w:rPr>
                <w:rStyle w:val="af"/>
                <w:noProof/>
              </w:rPr>
              <w:t>(routes)</w:t>
            </w:r>
            <w:r w:rsidR="00C810E4">
              <w:rPr>
                <w:noProof/>
                <w:webHidden/>
              </w:rPr>
              <w:tab/>
            </w:r>
            <w:r>
              <w:rPr>
                <w:noProof/>
                <w:webHidden/>
              </w:rPr>
              <w:fldChar w:fldCharType="begin"/>
            </w:r>
            <w:r w:rsidR="00C810E4">
              <w:rPr>
                <w:noProof/>
                <w:webHidden/>
              </w:rPr>
              <w:instrText xml:space="preserve"> PAGEREF _Toc475656411 \h </w:instrText>
            </w:r>
          </w:ins>
          <w:r>
            <w:rPr>
              <w:noProof/>
              <w:webHidden/>
            </w:rPr>
          </w:r>
          <w:r>
            <w:rPr>
              <w:noProof/>
              <w:webHidden/>
            </w:rPr>
            <w:fldChar w:fldCharType="separate"/>
          </w:r>
          <w:ins w:id="297" w:author="Qiming Gu" w:date="2017-02-23T23:37:00Z">
            <w:r w:rsidR="00C810E4">
              <w:rPr>
                <w:noProof/>
                <w:webHidden/>
              </w:rPr>
              <w:t>34</w:t>
            </w:r>
            <w:r>
              <w:rPr>
                <w:noProof/>
                <w:webHidden/>
              </w:rPr>
              <w:fldChar w:fldCharType="end"/>
            </w:r>
            <w:r w:rsidRPr="00DB4EA9">
              <w:rPr>
                <w:rStyle w:val="af"/>
                <w:noProof/>
              </w:rPr>
              <w:fldChar w:fldCharType="end"/>
            </w:r>
          </w:ins>
        </w:p>
        <w:p w:rsidR="00C810E4" w:rsidRDefault="00B5495F">
          <w:pPr>
            <w:pStyle w:val="30"/>
            <w:tabs>
              <w:tab w:val="right" w:leader="dot" w:pos="8296"/>
            </w:tabs>
            <w:rPr>
              <w:ins w:id="298" w:author="Qiming Gu" w:date="2017-02-23T23:37:00Z"/>
              <w:i w:val="0"/>
              <w:iCs w:val="0"/>
              <w:noProof/>
              <w:sz w:val="21"/>
              <w:szCs w:val="22"/>
            </w:rPr>
          </w:pPr>
          <w:ins w:id="299" w:author="Qiming Gu" w:date="2017-02-23T23:37:00Z">
            <w:r w:rsidRPr="00DB4EA9">
              <w:rPr>
                <w:rStyle w:val="af"/>
                <w:noProof/>
              </w:rPr>
              <w:fldChar w:fldCharType="begin"/>
            </w:r>
            <w:r w:rsidR="00C810E4">
              <w:rPr>
                <w:noProof/>
              </w:rPr>
              <w:instrText>HYPERLINK \l "_Toc475656412"</w:instrText>
            </w:r>
            <w:r w:rsidRPr="00DB4EA9">
              <w:rPr>
                <w:rStyle w:val="af"/>
                <w:noProof/>
              </w:rPr>
              <w:fldChar w:fldCharType="separate"/>
            </w:r>
            <w:r w:rsidR="00C810E4" w:rsidRPr="00DB4EA9">
              <w:rPr>
                <w:rStyle w:val="af"/>
                <w:noProof/>
              </w:rPr>
              <w:t xml:space="preserve">4.4.9 </w:t>
            </w:r>
            <w:r w:rsidR="00C810E4" w:rsidRPr="00DB4EA9">
              <w:rPr>
                <w:rStyle w:val="af"/>
                <w:noProof/>
              </w:rPr>
              <w:t>客户经理信息</w:t>
            </w:r>
            <w:r w:rsidR="00C810E4" w:rsidRPr="00DB4EA9">
              <w:rPr>
                <w:rStyle w:val="af"/>
                <w:noProof/>
              </w:rPr>
              <w:t>(salers)</w:t>
            </w:r>
            <w:r w:rsidR="00C810E4">
              <w:rPr>
                <w:noProof/>
                <w:webHidden/>
              </w:rPr>
              <w:tab/>
            </w:r>
            <w:r>
              <w:rPr>
                <w:noProof/>
                <w:webHidden/>
              </w:rPr>
              <w:fldChar w:fldCharType="begin"/>
            </w:r>
            <w:r w:rsidR="00C810E4">
              <w:rPr>
                <w:noProof/>
                <w:webHidden/>
              </w:rPr>
              <w:instrText xml:space="preserve"> PAGEREF _Toc475656412 \h </w:instrText>
            </w:r>
          </w:ins>
          <w:r>
            <w:rPr>
              <w:noProof/>
              <w:webHidden/>
            </w:rPr>
          </w:r>
          <w:r>
            <w:rPr>
              <w:noProof/>
              <w:webHidden/>
            </w:rPr>
            <w:fldChar w:fldCharType="separate"/>
          </w:r>
          <w:ins w:id="300" w:author="Qiming Gu" w:date="2017-02-23T23:37:00Z">
            <w:r w:rsidR="00C810E4">
              <w:rPr>
                <w:noProof/>
                <w:webHidden/>
              </w:rPr>
              <w:t>34</w:t>
            </w:r>
            <w:r>
              <w:rPr>
                <w:noProof/>
                <w:webHidden/>
              </w:rPr>
              <w:fldChar w:fldCharType="end"/>
            </w:r>
            <w:r w:rsidRPr="00DB4EA9">
              <w:rPr>
                <w:rStyle w:val="af"/>
                <w:noProof/>
              </w:rPr>
              <w:fldChar w:fldCharType="end"/>
            </w:r>
          </w:ins>
        </w:p>
        <w:p w:rsidR="00C810E4" w:rsidRDefault="00B5495F">
          <w:pPr>
            <w:pStyle w:val="30"/>
            <w:tabs>
              <w:tab w:val="right" w:leader="dot" w:pos="8296"/>
            </w:tabs>
            <w:rPr>
              <w:ins w:id="301" w:author="Qiming Gu" w:date="2017-02-23T23:37:00Z"/>
              <w:i w:val="0"/>
              <w:iCs w:val="0"/>
              <w:noProof/>
              <w:sz w:val="21"/>
              <w:szCs w:val="22"/>
            </w:rPr>
          </w:pPr>
          <w:ins w:id="302" w:author="Qiming Gu" w:date="2017-02-23T23:37:00Z">
            <w:r w:rsidRPr="00DB4EA9">
              <w:rPr>
                <w:rStyle w:val="af"/>
                <w:noProof/>
              </w:rPr>
              <w:fldChar w:fldCharType="begin"/>
            </w:r>
            <w:r w:rsidR="00C810E4">
              <w:rPr>
                <w:noProof/>
              </w:rPr>
              <w:instrText>HYPERLINK \l "_Toc475656413"</w:instrText>
            </w:r>
            <w:r w:rsidRPr="00DB4EA9">
              <w:rPr>
                <w:rStyle w:val="af"/>
                <w:noProof/>
              </w:rPr>
              <w:fldChar w:fldCharType="separate"/>
            </w:r>
            <w:r w:rsidR="00C810E4" w:rsidRPr="00DB4EA9">
              <w:rPr>
                <w:rStyle w:val="af"/>
                <w:noProof/>
              </w:rPr>
              <w:t xml:space="preserve">4.4.10 </w:t>
            </w:r>
            <w:r w:rsidR="00C810E4" w:rsidRPr="00DB4EA9">
              <w:rPr>
                <w:rStyle w:val="af"/>
                <w:noProof/>
              </w:rPr>
              <w:t>订单信息（</w:t>
            </w:r>
            <w:r w:rsidR="00C810E4" w:rsidRPr="00DB4EA9">
              <w:rPr>
                <w:rStyle w:val="af"/>
                <w:noProof/>
              </w:rPr>
              <w:t>orders</w:t>
            </w:r>
            <w:r w:rsidR="00C810E4" w:rsidRPr="00DB4EA9">
              <w:rPr>
                <w:rStyle w:val="af"/>
                <w:noProof/>
              </w:rPr>
              <w:t>）</w:t>
            </w:r>
            <w:r w:rsidR="00C810E4">
              <w:rPr>
                <w:noProof/>
                <w:webHidden/>
              </w:rPr>
              <w:tab/>
            </w:r>
            <w:r>
              <w:rPr>
                <w:noProof/>
                <w:webHidden/>
              </w:rPr>
              <w:fldChar w:fldCharType="begin"/>
            </w:r>
            <w:r w:rsidR="00C810E4">
              <w:rPr>
                <w:noProof/>
                <w:webHidden/>
              </w:rPr>
              <w:instrText xml:space="preserve"> PAGEREF _Toc475656413 \h </w:instrText>
            </w:r>
          </w:ins>
          <w:r>
            <w:rPr>
              <w:noProof/>
              <w:webHidden/>
            </w:rPr>
          </w:r>
          <w:r>
            <w:rPr>
              <w:noProof/>
              <w:webHidden/>
            </w:rPr>
            <w:fldChar w:fldCharType="separate"/>
          </w:r>
          <w:ins w:id="303" w:author="Qiming Gu" w:date="2017-02-23T23:37:00Z">
            <w:r w:rsidR="00C810E4">
              <w:rPr>
                <w:noProof/>
                <w:webHidden/>
              </w:rPr>
              <w:t>35</w:t>
            </w:r>
            <w:r>
              <w:rPr>
                <w:noProof/>
                <w:webHidden/>
              </w:rPr>
              <w:fldChar w:fldCharType="end"/>
            </w:r>
            <w:r w:rsidRPr="00DB4EA9">
              <w:rPr>
                <w:rStyle w:val="af"/>
                <w:noProof/>
              </w:rPr>
              <w:fldChar w:fldCharType="end"/>
            </w:r>
          </w:ins>
        </w:p>
        <w:p w:rsidR="00C810E4" w:rsidRDefault="00B5495F">
          <w:pPr>
            <w:pStyle w:val="30"/>
            <w:tabs>
              <w:tab w:val="right" w:leader="dot" w:pos="8296"/>
            </w:tabs>
            <w:rPr>
              <w:ins w:id="304" w:author="Qiming Gu" w:date="2017-02-23T23:37:00Z"/>
              <w:i w:val="0"/>
              <w:iCs w:val="0"/>
              <w:noProof/>
              <w:sz w:val="21"/>
              <w:szCs w:val="22"/>
            </w:rPr>
          </w:pPr>
          <w:ins w:id="305" w:author="Qiming Gu" w:date="2017-02-23T23:37:00Z">
            <w:r w:rsidRPr="00DB4EA9">
              <w:rPr>
                <w:rStyle w:val="af"/>
                <w:noProof/>
              </w:rPr>
              <w:fldChar w:fldCharType="begin"/>
            </w:r>
            <w:r w:rsidR="00C810E4">
              <w:rPr>
                <w:noProof/>
              </w:rPr>
              <w:instrText>HYPERLINK \l "_Toc475656414"</w:instrText>
            </w:r>
            <w:r w:rsidRPr="00DB4EA9">
              <w:rPr>
                <w:rStyle w:val="af"/>
                <w:noProof/>
              </w:rPr>
              <w:fldChar w:fldCharType="separate"/>
            </w:r>
            <w:r w:rsidR="00C810E4" w:rsidRPr="00DB4EA9">
              <w:rPr>
                <w:rStyle w:val="af"/>
                <w:noProof/>
              </w:rPr>
              <w:t xml:space="preserve">4.4.11 </w:t>
            </w:r>
            <w:r w:rsidR="00C810E4" w:rsidRPr="00DB4EA9">
              <w:rPr>
                <w:rStyle w:val="af"/>
                <w:noProof/>
              </w:rPr>
              <w:t>通知信息（</w:t>
            </w:r>
            <w:r w:rsidR="00C810E4" w:rsidRPr="00DB4EA9">
              <w:rPr>
                <w:rStyle w:val="af"/>
                <w:noProof/>
              </w:rPr>
              <w:t>event_msgs</w:t>
            </w:r>
            <w:r w:rsidR="00C810E4" w:rsidRPr="00DB4EA9">
              <w:rPr>
                <w:rStyle w:val="af"/>
                <w:noProof/>
              </w:rPr>
              <w:t>）</w:t>
            </w:r>
            <w:r w:rsidR="00C810E4">
              <w:rPr>
                <w:noProof/>
                <w:webHidden/>
              </w:rPr>
              <w:tab/>
            </w:r>
            <w:r>
              <w:rPr>
                <w:noProof/>
                <w:webHidden/>
              </w:rPr>
              <w:fldChar w:fldCharType="begin"/>
            </w:r>
            <w:r w:rsidR="00C810E4">
              <w:rPr>
                <w:noProof/>
                <w:webHidden/>
              </w:rPr>
              <w:instrText xml:space="preserve"> PAGEREF _Toc475656414 \h </w:instrText>
            </w:r>
          </w:ins>
          <w:r>
            <w:rPr>
              <w:noProof/>
              <w:webHidden/>
            </w:rPr>
          </w:r>
          <w:r>
            <w:rPr>
              <w:noProof/>
              <w:webHidden/>
            </w:rPr>
            <w:fldChar w:fldCharType="separate"/>
          </w:r>
          <w:ins w:id="306" w:author="Qiming Gu" w:date="2017-02-23T23:37:00Z">
            <w:r w:rsidR="00C810E4">
              <w:rPr>
                <w:noProof/>
                <w:webHidden/>
              </w:rPr>
              <w:t>35</w:t>
            </w:r>
            <w:r>
              <w:rPr>
                <w:noProof/>
                <w:webHidden/>
              </w:rPr>
              <w:fldChar w:fldCharType="end"/>
            </w:r>
            <w:r w:rsidRPr="00DB4EA9">
              <w:rPr>
                <w:rStyle w:val="af"/>
                <w:noProof/>
              </w:rPr>
              <w:fldChar w:fldCharType="end"/>
            </w:r>
          </w:ins>
        </w:p>
        <w:p w:rsidR="00C810E4" w:rsidRDefault="00B5495F">
          <w:pPr>
            <w:pStyle w:val="20"/>
            <w:tabs>
              <w:tab w:val="right" w:leader="dot" w:pos="8296"/>
            </w:tabs>
            <w:rPr>
              <w:ins w:id="307" w:author="Qiming Gu" w:date="2017-02-23T23:37:00Z"/>
              <w:smallCaps w:val="0"/>
              <w:noProof/>
              <w:sz w:val="21"/>
              <w:szCs w:val="22"/>
            </w:rPr>
          </w:pPr>
          <w:ins w:id="308" w:author="Qiming Gu" w:date="2017-02-23T23:37:00Z">
            <w:r w:rsidRPr="00DB4EA9">
              <w:rPr>
                <w:rStyle w:val="af"/>
                <w:noProof/>
              </w:rPr>
              <w:fldChar w:fldCharType="begin"/>
            </w:r>
            <w:r w:rsidR="00C810E4">
              <w:rPr>
                <w:noProof/>
              </w:rPr>
              <w:instrText>HYPERLINK \l "_Toc475656415"</w:instrText>
            </w:r>
            <w:r w:rsidRPr="00DB4EA9">
              <w:rPr>
                <w:rStyle w:val="af"/>
                <w:noProof/>
              </w:rPr>
              <w:fldChar w:fldCharType="separate"/>
            </w:r>
            <w:r w:rsidR="00C810E4" w:rsidRPr="00DB4EA9">
              <w:rPr>
                <w:rStyle w:val="af"/>
                <w:noProof/>
              </w:rPr>
              <w:t xml:space="preserve">4.5 </w:t>
            </w:r>
            <w:r w:rsidR="00C810E4" w:rsidRPr="00DB4EA9">
              <w:rPr>
                <w:rStyle w:val="af"/>
                <w:noProof/>
              </w:rPr>
              <w:t>角色划分</w:t>
            </w:r>
            <w:r w:rsidR="00C810E4">
              <w:rPr>
                <w:noProof/>
                <w:webHidden/>
              </w:rPr>
              <w:tab/>
            </w:r>
            <w:r>
              <w:rPr>
                <w:noProof/>
                <w:webHidden/>
              </w:rPr>
              <w:fldChar w:fldCharType="begin"/>
            </w:r>
            <w:r w:rsidR="00C810E4">
              <w:rPr>
                <w:noProof/>
                <w:webHidden/>
              </w:rPr>
              <w:instrText xml:space="preserve"> PAGEREF _Toc475656415 \h </w:instrText>
            </w:r>
          </w:ins>
          <w:r>
            <w:rPr>
              <w:noProof/>
              <w:webHidden/>
            </w:rPr>
          </w:r>
          <w:r>
            <w:rPr>
              <w:noProof/>
              <w:webHidden/>
            </w:rPr>
            <w:fldChar w:fldCharType="separate"/>
          </w:r>
          <w:ins w:id="309" w:author="Qiming Gu" w:date="2017-02-23T23:37:00Z">
            <w:r w:rsidR="00C810E4">
              <w:rPr>
                <w:noProof/>
                <w:webHidden/>
              </w:rPr>
              <w:t>35</w:t>
            </w:r>
            <w:r>
              <w:rPr>
                <w:noProof/>
                <w:webHidden/>
              </w:rPr>
              <w:fldChar w:fldCharType="end"/>
            </w:r>
            <w:r w:rsidRPr="00DB4EA9">
              <w:rPr>
                <w:rStyle w:val="af"/>
                <w:noProof/>
              </w:rPr>
              <w:fldChar w:fldCharType="end"/>
            </w:r>
          </w:ins>
        </w:p>
        <w:p w:rsidR="00FC132B" w:rsidDel="00DC2586" w:rsidRDefault="00B5495F">
          <w:pPr>
            <w:pStyle w:val="10"/>
            <w:tabs>
              <w:tab w:val="right" w:leader="dot" w:pos="8296"/>
            </w:tabs>
            <w:rPr>
              <w:del w:id="310" w:author="Qiming Gu" w:date="2017-02-23T00:13:00Z"/>
              <w:b w:val="0"/>
              <w:bCs w:val="0"/>
              <w:caps w:val="0"/>
              <w:noProof/>
              <w:sz w:val="21"/>
              <w:szCs w:val="22"/>
            </w:rPr>
          </w:pPr>
          <w:del w:id="311" w:author="Qiming Gu" w:date="2017-02-23T00:13:00Z">
            <w:r w:rsidRPr="00B5495F">
              <w:rPr>
                <w:rFonts w:hint="eastAsia"/>
                <w:rPrChange w:id="312" w:author="Qiming Gu" w:date="2017-02-23T00:13:00Z">
                  <w:rPr>
                    <w:rStyle w:val="af"/>
                    <w:rFonts w:hint="eastAsia"/>
                    <w:noProof/>
                  </w:rPr>
                </w:rPrChange>
              </w:rPr>
              <w:delText>银码通二维码支付平台功能需求说明书</w:delText>
            </w:r>
            <w:r w:rsidR="00FC132B" w:rsidDel="00DC2586">
              <w:rPr>
                <w:noProof/>
                <w:webHidden/>
              </w:rPr>
              <w:tab/>
              <w:delText>1</w:delText>
            </w:r>
          </w:del>
        </w:p>
        <w:p w:rsidR="00FC132B" w:rsidDel="00DC2586" w:rsidRDefault="00B5495F">
          <w:pPr>
            <w:pStyle w:val="10"/>
            <w:tabs>
              <w:tab w:val="right" w:leader="dot" w:pos="8296"/>
            </w:tabs>
            <w:rPr>
              <w:del w:id="313" w:author="Qiming Gu" w:date="2017-02-23T00:13:00Z"/>
              <w:b w:val="0"/>
              <w:bCs w:val="0"/>
              <w:caps w:val="0"/>
              <w:noProof/>
              <w:sz w:val="21"/>
              <w:szCs w:val="22"/>
            </w:rPr>
          </w:pPr>
          <w:del w:id="314" w:author="Qiming Gu" w:date="2017-02-23T00:13:00Z">
            <w:r w:rsidRPr="00B5495F">
              <w:rPr>
                <w:rFonts w:hint="eastAsia"/>
                <w:rPrChange w:id="315" w:author="Qiming Gu" w:date="2017-02-23T00:13:00Z">
                  <w:rPr>
                    <w:rStyle w:val="af"/>
                    <w:rFonts w:hint="eastAsia"/>
                    <w:noProof/>
                  </w:rPr>
                </w:rPrChange>
              </w:rPr>
              <w:delText>修订记录</w:delText>
            </w:r>
            <w:r w:rsidR="00FC132B" w:rsidDel="00DC2586">
              <w:rPr>
                <w:noProof/>
                <w:webHidden/>
              </w:rPr>
              <w:tab/>
              <w:delText>2</w:delText>
            </w:r>
          </w:del>
        </w:p>
        <w:p w:rsidR="00FC132B" w:rsidDel="00DC2586" w:rsidRDefault="00B5495F">
          <w:pPr>
            <w:pStyle w:val="10"/>
            <w:tabs>
              <w:tab w:val="right" w:leader="dot" w:pos="8296"/>
            </w:tabs>
            <w:rPr>
              <w:del w:id="316" w:author="Qiming Gu" w:date="2017-02-23T00:13:00Z"/>
              <w:b w:val="0"/>
              <w:bCs w:val="0"/>
              <w:caps w:val="0"/>
              <w:noProof/>
              <w:sz w:val="21"/>
              <w:szCs w:val="22"/>
            </w:rPr>
          </w:pPr>
          <w:del w:id="317" w:author="Qiming Gu" w:date="2017-02-23T00:13:00Z">
            <w:r w:rsidRPr="00B5495F">
              <w:rPr>
                <w:rFonts w:hint="eastAsia"/>
                <w:rPrChange w:id="318" w:author="Qiming Gu" w:date="2017-02-23T00:13:00Z">
                  <w:rPr>
                    <w:rStyle w:val="af"/>
                    <w:rFonts w:hint="eastAsia"/>
                    <w:noProof/>
                    <w:lang w:val="zh-CN"/>
                  </w:rPr>
                </w:rPrChange>
              </w:rPr>
              <w:delText>目录</w:delText>
            </w:r>
            <w:r w:rsidR="00FC132B" w:rsidDel="00DC2586">
              <w:rPr>
                <w:noProof/>
                <w:webHidden/>
              </w:rPr>
              <w:tab/>
              <w:delText>3</w:delText>
            </w:r>
          </w:del>
        </w:p>
        <w:p w:rsidR="00FC132B" w:rsidDel="00DC2586" w:rsidRDefault="00B5495F">
          <w:pPr>
            <w:pStyle w:val="10"/>
            <w:tabs>
              <w:tab w:val="right" w:leader="dot" w:pos="8296"/>
            </w:tabs>
            <w:rPr>
              <w:del w:id="319" w:author="Qiming Gu" w:date="2017-02-23T00:13:00Z"/>
              <w:b w:val="0"/>
              <w:bCs w:val="0"/>
              <w:caps w:val="0"/>
              <w:noProof/>
              <w:sz w:val="21"/>
              <w:szCs w:val="22"/>
            </w:rPr>
          </w:pPr>
          <w:del w:id="320" w:author="Qiming Gu" w:date="2017-02-23T00:13:00Z">
            <w:r w:rsidRPr="00B5495F">
              <w:rPr>
                <w:rPrChange w:id="321" w:author="Qiming Gu" w:date="2017-02-23T00:13:00Z">
                  <w:rPr>
                    <w:rStyle w:val="af"/>
                    <w:noProof/>
                  </w:rPr>
                </w:rPrChange>
              </w:rPr>
              <w:delText xml:space="preserve">1 </w:delText>
            </w:r>
            <w:r w:rsidRPr="00B5495F">
              <w:rPr>
                <w:rFonts w:hint="eastAsia"/>
                <w:rPrChange w:id="322" w:author="Qiming Gu" w:date="2017-02-23T00:13:00Z">
                  <w:rPr>
                    <w:rStyle w:val="af"/>
                    <w:rFonts w:hint="eastAsia"/>
                    <w:noProof/>
                  </w:rPr>
                </w:rPrChange>
              </w:rPr>
              <w:delText>系统角色说明</w:delText>
            </w:r>
            <w:r w:rsidR="00FC132B" w:rsidDel="00DC2586">
              <w:rPr>
                <w:noProof/>
                <w:webHidden/>
              </w:rPr>
              <w:tab/>
              <w:delText>5</w:delText>
            </w:r>
          </w:del>
        </w:p>
        <w:p w:rsidR="00FC132B" w:rsidDel="00DC2586" w:rsidRDefault="00B5495F">
          <w:pPr>
            <w:pStyle w:val="20"/>
            <w:tabs>
              <w:tab w:val="right" w:leader="dot" w:pos="8296"/>
            </w:tabs>
            <w:rPr>
              <w:del w:id="323" w:author="Qiming Gu" w:date="2017-02-23T00:13:00Z"/>
              <w:smallCaps w:val="0"/>
              <w:noProof/>
              <w:sz w:val="21"/>
              <w:szCs w:val="22"/>
            </w:rPr>
          </w:pPr>
          <w:del w:id="324" w:author="Qiming Gu" w:date="2017-02-23T00:13:00Z">
            <w:r w:rsidRPr="00B5495F">
              <w:rPr>
                <w:rPrChange w:id="325" w:author="Qiming Gu" w:date="2017-02-23T00:13:00Z">
                  <w:rPr>
                    <w:rStyle w:val="af"/>
                    <w:noProof/>
                  </w:rPr>
                </w:rPrChange>
              </w:rPr>
              <w:delText xml:space="preserve">1.1 </w:delText>
            </w:r>
            <w:r w:rsidRPr="00B5495F">
              <w:rPr>
                <w:rFonts w:hint="eastAsia"/>
                <w:rPrChange w:id="326" w:author="Qiming Gu" w:date="2017-02-23T00:13:00Z">
                  <w:rPr>
                    <w:rStyle w:val="af"/>
                    <w:rFonts w:hint="eastAsia"/>
                    <w:noProof/>
                  </w:rPr>
                </w:rPrChange>
              </w:rPr>
              <w:delText>顾客</w:delText>
            </w:r>
            <w:r w:rsidR="00FC132B" w:rsidDel="00DC2586">
              <w:rPr>
                <w:noProof/>
                <w:webHidden/>
              </w:rPr>
              <w:tab/>
              <w:delText>5</w:delText>
            </w:r>
          </w:del>
        </w:p>
        <w:p w:rsidR="00FC132B" w:rsidDel="00DC2586" w:rsidRDefault="00B5495F">
          <w:pPr>
            <w:pStyle w:val="20"/>
            <w:tabs>
              <w:tab w:val="right" w:leader="dot" w:pos="8296"/>
            </w:tabs>
            <w:rPr>
              <w:del w:id="327" w:author="Qiming Gu" w:date="2017-02-23T00:13:00Z"/>
              <w:smallCaps w:val="0"/>
              <w:noProof/>
              <w:sz w:val="21"/>
              <w:szCs w:val="22"/>
            </w:rPr>
          </w:pPr>
          <w:del w:id="328" w:author="Qiming Gu" w:date="2017-02-23T00:13:00Z">
            <w:r w:rsidRPr="00B5495F">
              <w:rPr>
                <w:rPrChange w:id="329" w:author="Qiming Gu" w:date="2017-02-23T00:13:00Z">
                  <w:rPr>
                    <w:rStyle w:val="af"/>
                    <w:noProof/>
                  </w:rPr>
                </w:rPrChange>
              </w:rPr>
              <w:delText xml:space="preserve">1.2 </w:delText>
            </w:r>
            <w:r w:rsidRPr="00B5495F">
              <w:rPr>
                <w:rFonts w:hint="eastAsia"/>
                <w:rPrChange w:id="330" w:author="Qiming Gu" w:date="2017-02-23T00:13:00Z">
                  <w:rPr>
                    <w:rStyle w:val="af"/>
                    <w:rFonts w:hint="eastAsia"/>
                    <w:noProof/>
                  </w:rPr>
                </w:rPrChange>
              </w:rPr>
              <w:delText>商户</w:delText>
            </w:r>
            <w:r w:rsidR="00FC132B" w:rsidDel="00DC2586">
              <w:rPr>
                <w:noProof/>
                <w:webHidden/>
              </w:rPr>
              <w:tab/>
              <w:delText>5</w:delText>
            </w:r>
          </w:del>
        </w:p>
        <w:p w:rsidR="00FC132B" w:rsidDel="00DC2586" w:rsidRDefault="00B5495F">
          <w:pPr>
            <w:pStyle w:val="20"/>
            <w:tabs>
              <w:tab w:val="right" w:leader="dot" w:pos="8296"/>
            </w:tabs>
            <w:rPr>
              <w:del w:id="331" w:author="Qiming Gu" w:date="2017-02-23T00:13:00Z"/>
              <w:smallCaps w:val="0"/>
              <w:noProof/>
              <w:sz w:val="21"/>
              <w:szCs w:val="22"/>
            </w:rPr>
          </w:pPr>
          <w:del w:id="332" w:author="Qiming Gu" w:date="2017-02-23T00:13:00Z">
            <w:r w:rsidRPr="00B5495F">
              <w:rPr>
                <w:rPrChange w:id="333" w:author="Qiming Gu" w:date="2017-02-23T00:13:00Z">
                  <w:rPr>
                    <w:rStyle w:val="af"/>
                    <w:noProof/>
                  </w:rPr>
                </w:rPrChange>
              </w:rPr>
              <w:delText xml:space="preserve">1.3 </w:delText>
            </w:r>
            <w:r w:rsidRPr="00B5495F">
              <w:rPr>
                <w:rFonts w:hint="eastAsia"/>
                <w:rPrChange w:id="334" w:author="Qiming Gu" w:date="2017-02-23T00:13:00Z">
                  <w:rPr>
                    <w:rStyle w:val="af"/>
                    <w:rFonts w:hint="eastAsia"/>
                    <w:noProof/>
                  </w:rPr>
                </w:rPrChange>
              </w:rPr>
              <w:delText>客户经理</w:delText>
            </w:r>
            <w:r w:rsidR="00FC132B" w:rsidDel="00DC2586">
              <w:rPr>
                <w:noProof/>
                <w:webHidden/>
              </w:rPr>
              <w:tab/>
              <w:delText>5</w:delText>
            </w:r>
          </w:del>
        </w:p>
        <w:p w:rsidR="00FC132B" w:rsidDel="00DC2586" w:rsidRDefault="00B5495F">
          <w:pPr>
            <w:pStyle w:val="20"/>
            <w:tabs>
              <w:tab w:val="right" w:leader="dot" w:pos="8296"/>
            </w:tabs>
            <w:rPr>
              <w:del w:id="335" w:author="Qiming Gu" w:date="2017-02-23T00:13:00Z"/>
              <w:smallCaps w:val="0"/>
              <w:noProof/>
              <w:sz w:val="21"/>
              <w:szCs w:val="22"/>
            </w:rPr>
          </w:pPr>
          <w:del w:id="336" w:author="Qiming Gu" w:date="2017-02-23T00:13:00Z">
            <w:r w:rsidRPr="00B5495F">
              <w:rPr>
                <w:rPrChange w:id="337" w:author="Qiming Gu" w:date="2017-02-23T00:13:00Z">
                  <w:rPr>
                    <w:rStyle w:val="af"/>
                    <w:noProof/>
                  </w:rPr>
                </w:rPrChange>
              </w:rPr>
              <w:delText xml:space="preserve">1.4 </w:delText>
            </w:r>
            <w:r w:rsidRPr="00B5495F">
              <w:rPr>
                <w:rFonts w:hint="eastAsia"/>
                <w:rPrChange w:id="338" w:author="Qiming Gu" w:date="2017-02-23T00:13:00Z">
                  <w:rPr>
                    <w:rStyle w:val="af"/>
                    <w:rFonts w:hint="eastAsia"/>
                    <w:noProof/>
                  </w:rPr>
                </w:rPrChange>
              </w:rPr>
              <w:delText>管理人员</w:delText>
            </w:r>
            <w:r w:rsidR="00FC132B" w:rsidDel="00DC2586">
              <w:rPr>
                <w:noProof/>
                <w:webHidden/>
              </w:rPr>
              <w:tab/>
              <w:delText>5</w:delText>
            </w:r>
          </w:del>
        </w:p>
        <w:p w:rsidR="00FC132B" w:rsidDel="00DC2586" w:rsidRDefault="00B5495F">
          <w:pPr>
            <w:pStyle w:val="20"/>
            <w:tabs>
              <w:tab w:val="right" w:leader="dot" w:pos="8296"/>
            </w:tabs>
            <w:rPr>
              <w:del w:id="339" w:author="Qiming Gu" w:date="2017-02-23T00:13:00Z"/>
              <w:smallCaps w:val="0"/>
              <w:noProof/>
              <w:sz w:val="21"/>
              <w:szCs w:val="22"/>
            </w:rPr>
          </w:pPr>
          <w:del w:id="340" w:author="Qiming Gu" w:date="2017-02-23T00:13:00Z">
            <w:r w:rsidRPr="00B5495F">
              <w:rPr>
                <w:rPrChange w:id="341" w:author="Qiming Gu" w:date="2017-02-23T00:13:00Z">
                  <w:rPr>
                    <w:rStyle w:val="af"/>
                    <w:noProof/>
                  </w:rPr>
                </w:rPrChange>
              </w:rPr>
              <w:delText xml:space="preserve">1.5 </w:delText>
            </w:r>
            <w:r w:rsidRPr="00B5495F">
              <w:rPr>
                <w:rFonts w:hint="eastAsia"/>
                <w:rPrChange w:id="342" w:author="Qiming Gu" w:date="2017-02-23T00:13:00Z">
                  <w:rPr>
                    <w:rStyle w:val="af"/>
                    <w:rFonts w:hint="eastAsia"/>
                    <w:noProof/>
                  </w:rPr>
                </w:rPrChange>
              </w:rPr>
              <w:delText>财务人员</w:delText>
            </w:r>
            <w:r w:rsidR="00FC132B" w:rsidDel="00DC2586">
              <w:rPr>
                <w:noProof/>
                <w:webHidden/>
              </w:rPr>
              <w:tab/>
              <w:delText>5</w:delText>
            </w:r>
          </w:del>
        </w:p>
        <w:p w:rsidR="00FC132B" w:rsidDel="00DC2586" w:rsidRDefault="00B5495F">
          <w:pPr>
            <w:pStyle w:val="20"/>
            <w:tabs>
              <w:tab w:val="right" w:leader="dot" w:pos="8296"/>
            </w:tabs>
            <w:rPr>
              <w:del w:id="343" w:author="Qiming Gu" w:date="2017-02-23T00:13:00Z"/>
              <w:smallCaps w:val="0"/>
              <w:noProof/>
              <w:sz w:val="21"/>
              <w:szCs w:val="22"/>
            </w:rPr>
          </w:pPr>
          <w:del w:id="344" w:author="Qiming Gu" w:date="2017-02-23T00:13:00Z">
            <w:r w:rsidRPr="00B5495F">
              <w:rPr>
                <w:rPrChange w:id="345" w:author="Qiming Gu" w:date="2017-02-23T00:13:00Z">
                  <w:rPr>
                    <w:rStyle w:val="af"/>
                    <w:noProof/>
                  </w:rPr>
                </w:rPrChange>
              </w:rPr>
              <w:delText xml:space="preserve">1.6 </w:delText>
            </w:r>
            <w:r w:rsidRPr="00B5495F">
              <w:rPr>
                <w:rFonts w:hint="eastAsia"/>
                <w:rPrChange w:id="346" w:author="Qiming Gu" w:date="2017-02-23T00:13:00Z">
                  <w:rPr>
                    <w:rStyle w:val="af"/>
                    <w:rFonts w:hint="eastAsia"/>
                    <w:noProof/>
                  </w:rPr>
                </w:rPrChange>
              </w:rPr>
              <w:delText>客服</w:delText>
            </w:r>
            <w:r w:rsidR="00FC132B" w:rsidDel="00DC2586">
              <w:rPr>
                <w:noProof/>
                <w:webHidden/>
              </w:rPr>
              <w:tab/>
              <w:delText>5</w:delText>
            </w:r>
          </w:del>
        </w:p>
        <w:p w:rsidR="00FC132B" w:rsidDel="00DC2586" w:rsidRDefault="00B5495F">
          <w:pPr>
            <w:pStyle w:val="10"/>
            <w:tabs>
              <w:tab w:val="right" w:leader="dot" w:pos="8296"/>
            </w:tabs>
            <w:rPr>
              <w:del w:id="347" w:author="Qiming Gu" w:date="2017-02-23T00:13:00Z"/>
              <w:b w:val="0"/>
              <w:bCs w:val="0"/>
              <w:caps w:val="0"/>
              <w:noProof/>
              <w:sz w:val="21"/>
              <w:szCs w:val="22"/>
            </w:rPr>
          </w:pPr>
          <w:del w:id="348" w:author="Qiming Gu" w:date="2017-02-23T00:13:00Z">
            <w:r w:rsidRPr="00B5495F">
              <w:rPr>
                <w:rPrChange w:id="349" w:author="Qiming Gu" w:date="2017-02-23T00:13:00Z">
                  <w:rPr>
                    <w:rStyle w:val="af"/>
                    <w:noProof/>
                  </w:rPr>
                </w:rPrChange>
              </w:rPr>
              <w:delText xml:space="preserve">2 </w:delText>
            </w:r>
            <w:r w:rsidRPr="00B5495F">
              <w:rPr>
                <w:rFonts w:hint="eastAsia"/>
                <w:rPrChange w:id="350" w:author="Qiming Gu" w:date="2017-02-23T00:13:00Z">
                  <w:rPr>
                    <w:rStyle w:val="af"/>
                    <w:rFonts w:hint="eastAsia"/>
                    <w:noProof/>
                  </w:rPr>
                </w:rPrChange>
              </w:rPr>
              <w:delText>业务场景</w:delText>
            </w:r>
            <w:r w:rsidR="00FC132B" w:rsidDel="00DC2586">
              <w:rPr>
                <w:noProof/>
                <w:webHidden/>
              </w:rPr>
              <w:tab/>
              <w:delText>6</w:delText>
            </w:r>
          </w:del>
        </w:p>
        <w:p w:rsidR="00FC132B" w:rsidDel="00DC2586" w:rsidRDefault="00B5495F">
          <w:pPr>
            <w:pStyle w:val="20"/>
            <w:tabs>
              <w:tab w:val="right" w:leader="dot" w:pos="8296"/>
            </w:tabs>
            <w:rPr>
              <w:del w:id="351" w:author="Qiming Gu" w:date="2017-02-23T00:13:00Z"/>
              <w:smallCaps w:val="0"/>
              <w:noProof/>
              <w:sz w:val="21"/>
              <w:szCs w:val="22"/>
            </w:rPr>
          </w:pPr>
          <w:del w:id="352" w:author="Qiming Gu" w:date="2017-02-23T00:13:00Z">
            <w:r w:rsidRPr="00B5495F">
              <w:rPr>
                <w:rPrChange w:id="353" w:author="Qiming Gu" w:date="2017-02-23T00:13:00Z">
                  <w:rPr>
                    <w:rStyle w:val="af"/>
                    <w:noProof/>
                  </w:rPr>
                </w:rPrChange>
              </w:rPr>
              <w:delText xml:space="preserve">2.1 </w:delText>
            </w:r>
            <w:r w:rsidRPr="00B5495F">
              <w:rPr>
                <w:rFonts w:hint="eastAsia"/>
                <w:rPrChange w:id="354" w:author="Qiming Gu" w:date="2017-02-23T00:13:00Z">
                  <w:rPr>
                    <w:rStyle w:val="af"/>
                    <w:rFonts w:hint="eastAsia"/>
                    <w:noProof/>
                  </w:rPr>
                </w:rPrChange>
              </w:rPr>
              <w:delText>顾客消费交易</w:delText>
            </w:r>
            <w:r w:rsidR="00FC132B" w:rsidDel="00DC2586">
              <w:rPr>
                <w:noProof/>
                <w:webHidden/>
              </w:rPr>
              <w:tab/>
              <w:delText>6</w:delText>
            </w:r>
          </w:del>
        </w:p>
        <w:p w:rsidR="00FC132B" w:rsidDel="00DC2586" w:rsidRDefault="00B5495F">
          <w:pPr>
            <w:pStyle w:val="20"/>
            <w:tabs>
              <w:tab w:val="right" w:leader="dot" w:pos="8296"/>
            </w:tabs>
            <w:rPr>
              <w:del w:id="355" w:author="Qiming Gu" w:date="2017-02-23T00:13:00Z"/>
              <w:smallCaps w:val="0"/>
              <w:noProof/>
              <w:sz w:val="21"/>
              <w:szCs w:val="22"/>
            </w:rPr>
          </w:pPr>
          <w:del w:id="356" w:author="Qiming Gu" w:date="2017-02-23T00:13:00Z">
            <w:r w:rsidRPr="00B5495F">
              <w:rPr>
                <w:rPrChange w:id="357" w:author="Qiming Gu" w:date="2017-02-23T00:13:00Z">
                  <w:rPr>
                    <w:rStyle w:val="af"/>
                    <w:noProof/>
                  </w:rPr>
                </w:rPrChange>
              </w:rPr>
              <w:delText xml:space="preserve">2.2 </w:delText>
            </w:r>
            <w:r w:rsidRPr="00B5495F">
              <w:rPr>
                <w:rFonts w:hint="eastAsia"/>
                <w:rPrChange w:id="358" w:author="Qiming Gu" w:date="2017-02-23T00:13:00Z">
                  <w:rPr>
                    <w:rStyle w:val="af"/>
                    <w:rFonts w:hint="eastAsia"/>
                    <w:noProof/>
                  </w:rPr>
                </w:rPrChange>
              </w:rPr>
              <w:delText>商户交易结果反馈</w:delText>
            </w:r>
            <w:r w:rsidR="00FC132B" w:rsidDel="00DC2586">
              <w:rPr>
                <w:noProof/>
                <w:webHidden/>
              </w:rPr>
              <w:tab/>
              <w:delText>6</w:delText>
            </w:r>
          </w:del>
        </w:p>
        <w:p w:rsidR="00FC132B" w:rsidDel="00DC2586" w:rsidRDefault="00B5495F">
          <w:pPr>
            <w:pStyle w:val="20"/>
            <w:tabs>
              <w:tab w:val="right" w:leader="dot" w:pos="8296"/>
            </w:tabs>
            <w:rPr>
              <w:del w:id="359" w:author="Qiming Gu" w:date="2017-02-23T00:13:00Z"/>
              <w:smallCaps w:val="0"/>
              <w:noProof/>
              <w:sz w:val="21"/>
              <w:szCs w:val="22"/>
            </w:rPr>
          </w:pPr>
          <w:del w:id="360" w:author="Qiming Gu" w:date="2017-02-23T00:13:00Z">
            <w:r w:rsidRPr="00B5495F">
              <w:rPr>
                <w:rPrChange w:id="361" w:author="Qiming Gu" w:date="2017-02-23T00:13:00Z">
                  <w:rPr>
                    <w:rStyle w:val="af"/>
                    <w:noProof/>
                  </w:rPr>
                </w:rPrChange>
              </w:rPr>
              <w:delText xml:space="preserve">2.3 </w:delText>
            </w:r>
            <w:r w:rsidRPr="00B5495F">
              <w:rPr>
                <w:rFonts w:hint="eastAsia"/>
                <w:rPrChange w:id="362" w:author="Qiming Gu" w:date="2017-02-23T00:13:00Z">
                  <w:rPr>
                    <w:rStyle w:val="af"/>
                    <w:rFonts w:hint="eastAsia"/>
                    <w:noProof/>
                  </w:rPr>
                </w:rPrChange>
              </w:rPr>
              <w:delText>商户自助服务</w:delText>
            </w:r>
            <w:r w:rsidR="00FC132B" w:rsidDel="00DC2586">
              <w:rPr>
                <w:noProof/>
                <w:webHidden/>
              </w:rPr>
              <w:tab/>
              <w:delText>7</w:delText>
            </w:r>
          </w:del>
        </w:p>
        <w:p w:rsidR="00FC132B" w:rsidDel="00DC2586" w:rsidRDefault="00B5495F">
          <w:pPr>
            <w:pStyle w:val="20"/>
            <w:tabs>
              <w:tab w:val="right" w:leader="dot" w:pos="8296"/>
            </w:tabs>
            <w:rPr>
              <w:del w:id="363" w:author="Qiming Gu" w:date="2017-02-23T00:13:00Z"/>
              <w:smallCaps w:val="0"/>
              <w:noProof/>
              <w:sz w:val="21"/>
              <w:szCs w:val="22"/>
            </w:rPr>
          </w:pPr>
          <w:del w:id="364" w:author="Qiming Gu" w:date="2017-02-23T00:13:00Z">
            <w:r w:rsidRPr="00B5495F">
              <w:rPr>
                <w:rPrChange w:id="365" w:author="Qiming Gu" w:date="2017-02-23T00:13:00Z">
                  <w:rPr>
                    <w:rStyle w:val="af"/>
                    <w:noProof/>
                  </w:rPr>
                </w:rPrChange>
              </w:rPr>
              <w:delText xml:space="preserve">2.4 </w:delText>
            </w:r>
            <w:r w:rsidRPr="00B5495F">
              <w:rPr>
                <w:rFonts w:hint="eastAsia"/>
                <w:rPrChange w:id="366" w:author="Qiming Gu" w:date="2017-02-23T00:13:00Z">
                  <w:rPr>
                    <w:rStyle w:val="af"/>
                    <w:rFonts w:hint="eastAsia"/>
                    <w:noProof/>
                  </w:rPr>
                </w:rPrChange>
              </w:rPr>
              <w:delText>客户经理自助查询</w:delText>
            </w:r>
            <w:r w:rsidR="00FC132B" w:rsidDel="00DC2586">
              <w:rPr>
                <w:noProof/>
                <w:webHidden/>
              </w:rPr>
              <w:tab/>
              <w:delText>7</w:delText>
            </w:r>
          </w:del>
        </w:p>
        <w:p w:rsidR="00FC132B" w:rsidDel="00DC2586" w:rsidRDefault="00B5495F">
          <w:pPr>
            <w:pStyle w:val="20"/>
            <w:tabs>
              <w:tab w:val="right" w:leader="dot" w:pos="8296"/>
            </w:tabs>
            <w:rPr>
              <w:del w:id="367" w:author="Qiming Gu" w:date="2017-02-23T00:13:00Z"/>
              <w:smallCaps w:val="0"/>
              <w:noProof/>
              <w:sz w:val="21"/>
              <w:szCs w:val="22"/>
            </w:rPr>
          </w:pPr>
          <w:del w:id="368" w:author="Qiming Gu" w:date="2017-02-23T00:13:00Z">
            <w:r w:rsidRPr="00B5495F">
              <w:rPr>
                <w:rPrChange w:id="369" w:author="Qiming Gu" w:date="2017-02-23T00:13:00Z">
                  <w:rPr>
                    <w:rStyle w:val="af"/>
                    <w:noProof/>
                  </w:rPr>
                </w:rPrChange>
              </w:rPr>
              <w:delText xml:space="preserve">2.5 </w:delText>
            </w:r>
            <w:r w:rsidRPr="00B5495F">
              <w:rPr>
                <w:rFonts w:hint="eastAsia"/>
                <w:rPrChange w:id="370" w:author="Qiming Gu" w:date="2017-02-23T00:13:00Z">
                  <w:rPr>
                    <w:rStyle w:val="af"/>
                    <w:rFonts w:hint="eastAsia"/>
                    <w:noProof/>
                  </w:rPr>
                </w:rPrChange>
              </w:rPr>
              <w:delText>后台管理</w:delText>
            </w:r>
            <w:r w:rsidR="00FC132B" w:rsidDel="00DC2586">
              <w:rPr>
                <w:noProof/>
                <w:webHidden/>
              </w:rPr>
              <w:tab/>
              <w:delText>8</w:delText>
            </w:r>
          </w:del>
        </w:p>
        <w:p w:rsidR="00FC132B" w:rsidDel="00DC2586" w:rsidRDefault="00B5495F">
          <w:pPr>
            <w:pStyle w:val="10"/>
            <w:tabs>
              <w:tab w:val="right" w:leader="dot" w:pos="8296"/>
            </w:tabs>
            <w:rPr>
              <w:del w:id="371" w:author="Qiming Gu" w:date="2017-02-23T00:13:00Z"/>
              <w:b w:val="0"/>
              <w:bCs w:val="0"/>
              <w:caps w:val="0"/>
              <w:noProof/>
              <w:sz w:val="21"/>
              <w:szCs w:val="22"/>
            </w:rPr>
          </w:pPr>
          <w:del w:id="372" w:author="Qiming Gu" w:date="2017-02-23T00:13:00Z">
            <w:r w:rsidRPr="00B5495F">
              <w:rPr>
                <w:rPrChange w:id="373" w:author="Qiming Gu" w:date="2017-02-23T00:13:00Z">
                  <w:rPr>
                    <w:rStyle w:val="af"/>
                    <w:noProof/>
                  </w:rPr>
                </w:rPrChange>
              </w:rPr>
              <w:delText xml:space="preserve">3 </w:delText>
            </w:r>
            <w:r w:rsidRPr="00B5495F">
              <w:rPr>
                <w:rFonts w:hint="eastAsia"/>
                <w:rPrChange w:id="374" w:author="Qiming Gu" w:date="2017-02-23T00:13:00Z">
                  <w:rPr>
                    <w:rStyle w:val="af"/>
                    <w:rFonts w:hint="eastAsia"/>
                    <w:noProof/>
                  </w:rPr>
                </w:rPrChange>
              </w:rPr>
              <w:delText>详细功能要求</w:delText>
            </w:r>
            <w:r w:rsidR="00FC132B" w:rsidDel="00DC2586">
              <w:rPr>
                <w:noProof/>
                <w:webHidden/>
              </w:rPr>
              <w:tab/>
              <w:delText>11</w:delText>
            </w:r>
          </w:del>
        </w:p>
        <w:p w:rsidR="00FC132B" w:rsidDel="00DC2586" w:rsidRDefault="00B5495F">
          <w:pPr>
            <w:pStyle w:val="20"/>
            <w:tabs>
              <w:tab w:val="right" w:leader="dot" w:pos="8296"/>
            </w:tabs>
            <w:rPr>
              <w:del w:id="375" w:author="Qiming Gu" w:date="2017-02-23T00:13:00Z"/>
              <w:smallCaps w:val="0"/>
              <w:noProof/>
              <w:sz w:val="21"/>
              <w:szCs w:val="22"/>
            </w:rPr>
          </w:pPr>
          <w:del w:id="376" w:author="Qiming Gu" w:date="2017-02-23T00:13:00Z">
            <w:r w:rsidRPr="00B5495F">
              <w:rPr>
                <w:rPrChange w:id="377" w:author="Qiming Gu" w:date="2017-02-23T00:13:00Z">
                  <w:rPr>
                    <w:rStyle w:val="af"/>
                    <w:noProof/>
                  </w:rPr>
                </w:rPrChange>
              </w:rPr>
              <w:delText xml:space="preserve">3.1 </w:delText>
            </w:r>
            <w:r w:rsidRPr="00B5495F">
              <w:rPr>
                <w:rFonts w:hint="eastAsia"/>
                <w:rPrChange w:id="378" w:author="Qiming Gu" w:date="2017-02-23T00:13:00Z">
                  <w:rPr>
                    <w:rStyle w:val="af"/>
                    <w:rFonts w:hint="eastAsia"/>
                    <w:noProof/>
                  </w:rPr>
                </w:rPrChange>
              </w:rPr>
              <w:delText>商户自助功能</w:delText>
            </w:r>
            <w:r w:rsidR="00FC132B" w:rsidDel="00DC2586">
              <w:rPr>
                <w:noProof/>
                <w:webHidden/>
              </w:rPr>
              <w:tab/>
              <w:delText>11</w:delText>
            </w:r>
          </w:del>
        </w:p>
        <w:p w:rsidR="00FC132B" w:rsidDel="00DC2586" w:rsidRDefault="00B5495F">
          <w:pPr>
            <w:pStyle w:val="30"/>
            <w:tabs>
              <w:tab w:val="right" w:leader="dot" w:pos="8296"/>
            </w:tabs>
            <w:rPr>
              <w:del w:id="379" w:author="Qiming Gu" w:date="2017-02-23T00:13:00Z"/>
              <w:i w:val="0"/>
              <w:iCs w:val="0"/>
              <w:noProof/>
              <w:sz w:val="21"/>
              <w:szCs w:val="22"/>
            </w:rPr>
          </w:pPr>
          <w:del w:id="380" w:author="Qiming Gu" w:date="2017-02-23T00:13:00Z">
            <w:r w:rsidRPr="00B5495F">
              <w:rPr>
                <w:rPrChange w:id="381" w:author="Qiming Gu" w:date="2017-02-23T00:13:00Z">
                  <w:rPr>
                    <w:rStyle w:val="af"/>
                    <w:noProof/>
                  </w:rPr>
                </w:rPrChange>
              </w:rPr>
              <w:delText xml:space="preserve">3.1.1 </w:delText>
            </w:r>
            <w:r w:rsidRPr="00B5495F">
              <w:rPr>
                <w:rFonts w:hint="eastAsia"/>
                <w:rPrChange w:id="382" w:author="Qiming Gu" w:date="2017-02-23T00:13:00Z">
                  <w:rPr>
                    <w:rStyle w:val="af"/>
                    <w:rFonts w:hint="eastAsia"/>
                    <w:noProof/>
                  </w:rPr>
                </w:rPrChange>
              </w:rPr>
              <w:delText>商户关注公众号：</w:delText>
            </w:r>
            <w:r w:rsidR="00FC132B" w:rsidDel="00DC2586">
              <w:rPr>
                <w:noProof/>
                <w:webHidden/>
              </w:rPr>
              <w:tab/>
              <w:delText>11</w:delText>
            </w:r>
          </w:del>
        </w:p>
        <w:p w:rsidR="00FC132B" w:rsidDel="00DC2586" w:rsidRDefault="00B5495F">
          <w:pPr>
            <w:pStyle w:val="30"/>
            <w:tabs>
              <w:tab w:val="right" w:leader="dot" w:pos="8296"/>
            </w:tabs>
            <w:rPr>
              <w:del w:id="383" w:author="Qiming Gu" w:date="2017-02-23T00:13:00Z"/>
              <w:i w:val="0"/>
              <w:iCs w:val="0"/>
              <w:noProof/>
              <w:sz w:val="21"/>
              <w:szCs w:val="22"/>
            </w:rPr>
          </w:pPr>
          <w:del w:id="384" w:author="Qiming Gu" w:date="2017-02-23T00:13:00Z">
            <w:r w:rsidRPr="00B5495F">
              <w:rPr>
                <w:rPrChange w:id="385" w:author="Qiming Gu" w:date="2017-02-23T00:13:00Z">
                  <w:rPr>
                    <w:rStyle w:val="af"/>
                    <w:noProof/>
                  </w:rPr>
                </w:rPrChange>
              </w:rPr>
              <w:delText xml:space="preserve">3.1.2 </w:delText>
            </w:r>
            <w:r w:rsidRPr="00B5495F">
              <w:rPr>
                <w:rFonts w:hint="eastAsia"/>
                <w:rPrChange w:id="386" w:author="Qiming Gu" w:date="2017-02-23T00:13:00Z">
                  <w:rPr>
                    <w:rStyle w:val="af"/>
                    <w:rFonts w:hint="eastAsia"/>
                    <w:noProof/>
                  </w:rPr>
                </w:rPrChange>
              </w:rPr>
              <w:delText>商户注册</w:delText>
            </w:r>
            <w:r w:rsidR="00FC132B" w:rsidDel="00DC2586">
              <w:rPr>
                <w:noProof/>
                <w:webHidden/>
              </w:rPr>
              <w:tab/>
              <w:delText>12</w:delText>
            </w:r>
          </w:del>
        </w:p>
        <w:p w:rsidR="00FC132B" w:rsidDel="00DC2586" w:rsidRDefault="00B5495F">
          <w:pPr>
            <w:pStyle w:val="30"/>
            <w:tabs>
              <w:tab w:val="right" w:leader="dot" w:pos="8296"/>
            </w:tabs>
            <w:rPr>
              <w:del w:id="387" w:author="Qiming Gu" w:date="2017-02-23T00:13:00Z"/>
              <w:i w:val="0"/>
              <w:iCs w:val="0"/>
              <w:noProof/>
              <w:sz w:val="21"/>
              <w:szCs w:val="22"/>
            </w:rPr>
          </w:pPr>
          <w:del w:id="388" w:author="Qiming Gu" w:date="2017-02-23T00:13:00Z">
            <w:r w:rsidRPr="00B5495F">
              <w:rPr>
                <w:rPrChange w:id="389" w:author="Qiming Gu" w:date="2017-02-23T00:13:00Z">
                  <w:rPr>
                    <w:rStyle w:val="af"/>
                    <w:noProof/>
                  </w:rPr>
                </w:rPrChange>
              </w:rPr>
              <w:delText xml:space="preserve">3.1.3 </w:delText>
            </w:r>
            <w:r w:rsidRPr="00B5495F">
              <w:rPr>
                <w:rFonts w:hint="eastAsia"/>
                <w:rPrChange w:id="390" w:author="Qiming Gu" w:date="2017-02-23T00:13:00Z">
                  <w:rPr>
                    <w:rStyle w:val="af"/>
                    <w:rFonts w:hint="eastAsia"/>
                    <w:noProof/>
                  </w:rPr>
                </w:rPrChange>
              </w:rPr>
              <w:delText>收款</w:delText>
            </w:r>
            <w:r w:rsidR="00FC132B" w:rsidDel="00DC2586">
              <w:rPr>
                <w:noProof/>
                <w:webHidden/>
              </w:rPr>
              <w:tab/>
              <w:delText>13</w:delText>
            </w:r>
          </w:del>
        </w:p>
        <w:p w:rsidR="00FC132B" w:rsidDel="00DC2586" w:rsidRDefault="00B5495F">
          <w:pPr>
            <w:pStyle w:val="30"/>
            <w:tabs>
              <w:tab w:val="right" w:leader="dot" w:pos="8296"/>
            </w:tabs>
            <w:rPr>
              <w:del w:id="391" w:author="Qiming Gu" w:date="2017-02-23T00:13:00Z"/>
              <w:i w:val="0"/>
              <w:iCs w:val="0"/>
              <w:noProof/>
              <w:sz w:val="21"/>
              <w:szCs w:val="22"/>
            </w:rPr>
          </w:pPr>
          <w:del w:id="392" w:author="Qiming Gu" w:date="2017-02-23T00:13:00Z">
            <w:r w:rsidRPr="00B5495F">
              <w:rPr>
                <w:rPrChange w:id="393" w:author="Qiming Gu" w:date="2017-02-23T00:13:00Z">
                  <w:rPr>
                    <w:rStyle w:val="af"/>
                    <w:noProof/>
                  </w:rPr>
                </w:rPrChange>
              </w:rPr>
              <w:delText xml:space="preserve">3.1.4 </w:delText>
            </w:r>
            <w:r w:rsidRPr="00B5495F">
              <w:rPr>
                <w:rFonts w:hint="eastAsia"/>
                <w:rPrChange w:id="394" w:author="Qiming Gu" w:date="2017-02-23T00:13:00Z">
                  <w:rPr>
                    <w:rStyle w:val="af"/>
                    <w:rFonts w:hint="eastAsia"/>
                    <w:noProof/>
                  </w:rPr>
                </w:rPrChange>
              </w:rPr>
              <w:delText>上一笔交易记录查询</w:delText>
            </w:r>
            <w:r w:rsidRPr="00B5495F">
              <w:rPr>
                <w:rFonts w:hint="eastAsia"/>
                <w:rPrChange w:id="395" w:author="Qiming Gu" w:date="2017-02-23T00:13:00Z">
                  <w:rPr>
                    <w:rStyle w:val="af"/>
                    <w:rFonts w:hint="eastAsia"/>
                    <w:noProof/>
                  </w:rPr>
                </w:rPrChange>
              </w:rPr>
              <w:delText>（需增加入账情况字段）</w:delText>
            </w:r>
            <w:r w:rsidR="00FC132B" w:rsidDel="00DC2586">
              <w:rPr>
                <w:noProof/>
                <w:webHidden/>
              </w:rPr>
              <w:tab/>
              <w:delText>14</w:delText>
            </w:r>
          </w:del>
        </w:p>
        <w:p w:rsidR="00FC132B" w:rsidDel="00DC2586" w:rsidRDefault="00B5495F">
          <w:pPr>
            <w:pStyle w:val="30"/>
            <w:tabs>
              <w:tab w:val="right" w:leader="dot" w:pos="8296"/>
            </w:tabs>
            <w:rPr>
              <w:del w:id="396" w:author="Qiming Gu" w:date="2017-02-23T00:13:00Z"/>
              <w:i w:val="0"/>
              <w:iCs w:val="0"/>
              <w:noProof/>
              <w:sz w:val="21"/>
              <w:szCs w:val="22"/>
            </w:rPr>
          </w:pPr>
          <w:del w:id="397" w:author="Qiming Gu" w:date="2017-02-23T00:13:00Z">
            <w:r w:rsidRPr="00B5495F">
              <w:rPr>
                <w:rPrChange w:id="398" w:author="Qiming Gu" w:date="2017-02-23T00:13:00Z">
                  <w:rPr>
                    <w:rStyle w:val="af"/>
                    <w:noProof/>
                  </w:rPr>
                </w:rPrChange>
              </w:rPr>
              <w:delText xml:space="preserve">3.1.5 </w:delText>
            </w:r>
            <w:r w:rsidRPr="00B5495F">
              <w:rPr>
                <w:rFonts w:hint="eastAsia"/>
                <w:rPrChange w:id="399" w:author="Qiming Gu" w:date="2017-02-23T00:13:00Z">
                  <w:rPr>
                    <w:rStyle w:val="af"/>
                    <w:rFonts w:hint="eastAsia"/>
                    <w:noProof/>
                  </w:rPr>
                </w:rPrChange>
              </w:rPr>
              <w:delText>今天、前天交易查询</w:delText>
            </w:r>
            <w:r w:rsidRPr="00B5495F">
              <w:rPr>
                <w:rFonts w:hint="eastAsia"/>
                <w:rPrChange w:id="400" w:author="Qiming Gu" w:date="2017-02-23T00:13:00Z">
                  <w:rPr>
                    <w:rStyle w:val="af"/>
                    <w:rFonts w:hint="eastAsia"/>
                    <w:noProof/>
                  </w:rPr>
                </w:rPrChange>
              </w:rPr>
              <w:delText>（需增加入账情况字段）</w:delText>
            </w:r>
            <w:r w:rsidR="00FC132B" w:rsidDel="00DC2586">
              <w:rPr>
                <w:noProof/>
                <w:webHidden/>
              </w:rPr>
              <w:tab/>
              <w:delText>15</w:delText>
            </w:r>
          </w:del>
        </w:p>
        <w:p w:rsidR="00FC132B" w:rsidDel="00DC2586" w:rsidRDefault="00B5495F">
          <w:pPr>
            <w:pStyle w:val="30"/>
            <w:tabs>
              <w:tab w:val="right" w:leader="dot" w:pos="8296"/>
            </w:tabs>
            <w:rPr>
              <w:del w:id="401" w:author="Qiming Gu" w:date="2017-02-23T00:13:00Z"/>
              <w:i w:val="0"/>
              <w:iCs w:val="0"/>
              <w:noProof/>
              <w:sz w:val="21"/>
              <w:szCs w:val="22"/>
            </w:rPr>
          </w:pPr>
          <w:del w:id="402" w:author="Qiming Gu" w:date="2017-02-23T00:13:00Z">
            <w:r w:rsidRPr="00B5495F">
              <w:rPr>
                <w:rPrChange w:id="403" w:author="Qiming Gu" w:date="2017-02-23T00:13:00Z">
                  <w:rPr>
                    <w:rStyle w:val="af"/>
                    <w:noProof/>
                  </w:rPr>
                </w:rPrChange>
              </w:rPr>
              <w:delText xml:space="preserve">3.1.6 </w:delText>
            </w:r>
            <w:r w:rsidRPr="00B5495F">
              <w:rPr>
                <w:rFonts w:hint="eastAsia"/>
                <w:rPrChange w:id="404" w:author="Qiming Gu" w:date="2017-02-23T00:13:00Z">
                  <w:rPr>
                    <w:rStyle w:val="af"/>
                    <w:rFonts w:hint="eastAsia"/>
                    <w:noProof/>
                  </w:rPr>
                </w:rPrChange>
              </w:rPr>
              <w:delText>历史交易查询</w:delText>
            </w:r>
            <w:r w:rsidRPr="00B5495F">
              <w:rPr>
                <w:rFonts w:hint="eastAsia"/>
                <w:rPrChange w:id="405" w:author="Qiming Gu" w:date="2017-02-23T00:13:00Z">
                  <w:rPr>
                    <w:rStyle w:val="af"/>
                    <w:rFonts w:hint="eastAsia"/>
                    <w:noProof/>
                  </w:rPr>
                </w:rPrChange>
              </w:rPr>
              <w:delText>（需增加入账情况字段）</w:delText>
            </w:r>
            <w:r w:rsidR="00FC132B" w:rsidDel="00DC2586">
              <w:rPr>
                <w:noProof/>
                <w:webHidden/>
              </w:rPr>
              <w:tab/>
              <w:delText>15</w:delText>
            </w:r>
          </w:del>
        </w:p>
        <w:p w:rsidR="00FC132B" w:rsidDel="00DC2586" w:rsidRDefault="00B5495F">
          <w:pPr>
            <w:pStyle w:val="30"/>
            <w:tabs>
              <w:tab w:val="right" w:leader="dot" w:pos="8296"/>
            </w:tabs>
            <w:rPr>
              <w:del w:id="406" w:author="Qiming Gu" w:date="2017-02-23T00:13:00Z"/>
              <w:i w:val="0"/>
              <w:iCs w:val="0"/>
              <w:noProof/>
              <w:sz w:val="21"/>
              <w:szCs w:val="22"/>
            </w:rPr>
          </w:pPr>
          <w:del w:id="407" w:author="Qiming Gu" w:date="2017-02-23T00:13:00Z">
            <w:r w:rsidRPr="00B5495F">
              <w:rPr>
                <w:rPrChange w:id="408" w:author="Qiming Gu" w:date="2017-02-23T00:13:00Z">
                  <w:rPr>
                    <w:rStyle w:val="af"/>
                    <w:noProof/>
                  </w:rPr>
                </w:rPrChange>
              </w:rPr>
              <w:delText>3.1.7</w:delText>
            </w:r>
            <w:r w:rsidRPr="00B5495F">
              <w:rPr>
                <w:rFonts w:hint="eastAsia"/>
                <w:rPrChange w:id="409" w:author="Qiming Gu" w:date="2017-02-23T00:13:00Z">
                  <w:rPr>
                    <w:rStyle w:val="af"/>
                    <w:rFonts w:hint="eastAsia"/>
                    <w:noProof/>
                  </w:rPr>
                </w:rPrChange>
              </w:rPr>
              <w:delText>找客服</w:delText>
            </w:r>
            <w:r w:rsidRPr="00B5495F">
              <w:rPr>
                <w:rFonts w:hint="eastAsia"/>
                <w:rPrChange w:id="410" w:author="Qiming Gu" w:date="2017-02-23T00:13:00Z">
                  <w:rPr>
                    <w:rStyle w:val="af"/>
                    <w:rFonts w:hint="eastAsia"/>
                    <w:noProof/>
                  </w:rPr>
                </w:rPrChange>
              </w:rPr>
              <w:delText>（建议使用原有微信功能，减少客户培训指导工作）</w:delText>
            </w:r>
            <w:r w:rsidR="00FC132B" w:rsidDel="00DC2586">
              <w:rPr>
                <w:noProof/>
                <w:webHidden/>
              </w:rPr>
              <w:tab/>
              <w:delText>16</w:delText>
            </w:r>
          </w:del>
        </w:p>
        <w:p w:rsidR="00FC132B" w:rsidDel="00DC2586" w:rsidRDefault="00B5495F">
          <w:pPr>
            <w:pStyle w:val="20"/>
            <w:tabs>
              <w:tab w:val="right" w:leader="dot" w:pos="8296"/>
            </w:tabs>
            <w:rPr>
              <w:del w:id="411" w:author="Qiming Gu" w:date="2017-02-23T00:13:00Z"/>
              <w:smallCaps w:val="0"/>
              <w:noProof/>
              <w:sz w:val="21"/>
              <w:szCs w:val="22"/>
            </w:rPr>
          </w:pPr>
          <w:del w:id="412" w:author="Qiming Gu" w:date="2017-02-23T00:13:00Z">
            <w:r w:rsidRPr="00B5495F">
              <w:rPr>
                <w:rPrChange w:id="413" w:author="Qiming Gu" w:date="2017-02-23T00:13:00Z">
                  <w:rPr>
                    <w:rStyle w:val="af"/>
                    <w:noProof/>
                  </w:rPr>
                </w:rPrChange>
              </w:rPr>
              <w:delText xml:space="preserve">3.2 </w:delText>
            </w:r>
            <w:r w:rsidRPr="00B5495F">
              <w:rPr>
                <w:rFonts w:hint="eastAsia"/>
                <w:rPrChange w:id="414" w:author="Qiming Gu" w:date="2017-02-23T00:13:00Z">
                  <w:rPr>
                    <w:rStyle w:val="af"/>
                    <w:rFonts w:hint="eastAsia"/>
                    <w:noProof/>
                  </w:rPr>
                </w:rPrChange>
              </w:rPr>
              <w:delText>后台管理功能（</w:delText>
            </w:r>
            <w:r w:rsidRPr="00B5495F">
              <w:rPr>
                <w:rPrChange w:id="415" w:author="Qiming Gu" w:date="2017-02-23T00:13:00Z">
                  <w:rPr>
                    <w:rStyle w:val="af"/>
                    <w:noProof/>
                  </w:rPr>
                </w:rPrChange>
              </w:rPr>
              <w:delText>PC</w:delText>
            </w:r>
            <w:r w:rsidRPr="00B5495F">
              <w:rPr>
                <w:rFonts w:hint="eastAsia"/>
                <w:rPrChange w:id="416" w:author="Qiming Gu" w:date="2017-02-23T00:13:00Z">
                  <w:rPr>
                    <w:rStyle w:val="af"/>
                    <w:rFonts w:hint="eastAsia"/>
                    <w:noProof/>
                  </w:rPr>
                </w:rPrChange>
              </w:rPr>
              <w:delText>端）</w:delText>
            </w:r>
            <w:r w:rsidRPr="00B5495F">
              <w:rPr>
                <w:rFonts w:hint="eastAsia"/>
                <w:rPrChange w:id="417" w:author="Qiming Gu" w:date="2017-02-23T00:13:00Z">
                  <w:rPr>
                    <w:rStyle w:val="af"/>
                    <w:rFonts w:hint="eastAsia"/>
                    <w:noProof/>
                  </w:rPr>
                </w:rPrChange>
              </w:rPr>
              <w:delText>（请按照业务场景进行调整、补充）</w:delText>
            </w:r>
            <w:r w:rsidR="00FC132B" w:rsidDel="00DC2586">
              <w:rPr>
                <w:noProof/>
                <w:webHidden/>
              </w:rPr>
              <w:tab/>
              <w:delText>18</w:delText>
            </w:r>
          </w:del>
        </w:p>
        <w:p w:rsidR="00FC132B" w:rsidDel="00DC2586" w:rsidRDefault="00B5495F">
          <w:pPr>
            <w:pStyle w:val="30"/>
            <w:tabs>
              <w:tab w:val="right" w:leader="dot" w:pos="8296"/>
            </w:tabs>
            <w:rPr>
              <w:del w:id="418" w:author="Qiming Gu" w:date="2017-02-23T00:13:00Z"/>
              <w:i w:val="0"/>
              <w:iCs w:val="0"/>
              <w:noProof/>
              <w:sz w:val="21"/>
              <w:szCs w:val="22"/>
            </w:rPr>
          </w:pPr>
          <w:del w:id="419" w:author="Qiming Gu" w:date="2017-02-23T00:13:00Z">
            <w:r w:rsidRPr="00B5495F">
              <w:rPr>
                <w:rPrChange w:id="420" w:author="Qiming Gu" w:date="2017-02-23T00:13:00Z">
                  <w:rPr>
                    <w:rStyle w:val="af"/>
                    <w:noProof/>
                  </w:rPr>
                </w:rPrChange>
              </w:rPr>
              <w:delText xml:space="preserve">3.2.1 </w:delText>
            </w:r>
            <w:r w:rsidRPr="00B5495F">
              <w:rPr>
                <w:rFonts w:hint="eastAsia"/>
                <w:rPrChange w:id="421" w:author="Qiming Gu" w:date="2017-02-23T00:13:00Z">
                  <w:rPr>
                    <w:rStyle w:val="af"/>
                    <w:rFonts w:hint="eastAsia"/>
                    <w:noProof/>
                  </w:rPr>
                </w:rPrChange>
              </w:rPr>
              <w:delText>商户信息管理</w:delText>
            </w:r>
            <w:r w:rsidR="00FC132B" w:rsidDel="00DC2586">
              <w:rPr>
                <w:noProof/>
                <w:webHidden/>
              </w:rPr>
              <w:tab/>
              <w:delText>18</w:delText>
            </w:r>
          </w:del>
        </w:p>
        <w:p w:rsidR="00FC132B" w:rsidDel="00DC2586" w:rsidRDefault="00B5495F">
          <w:pPr>
            <w:pStyle w:val="30"/>
            <w:tabs>
              <w:tab w:val="right" w:leader="dot" w:pos="8296"/>
            </w:tabs>
            <w:rPr>
              <w:del w:id="422" w:author="Qiming Gu" w:date="2017-02-23T00:13:00Z"/>
              <w:i w:val="0"/>
              <w:iCs w:val="0"/>
              <w:noProof/>
              <w:sz w:val="21"/>
              <w:szCs w:val="22"/>
            </w:rPr>
          </w:pPr>
          <w:del w:id="423" w:author="Qiming Gu" w:date="2017-02-23T00:13:00Z">
            <w:r w:rsidRPr="00B5495F">
              <w:rPr>
                <w:rPrChange w:id="424" w:author="Qiming Gu" w:date="2017-02-23T00:13:00Z">
                  <w:rPr>
                    <w:rStyle w:val="af"/>
                    <w:noProof/>
                  </w:rPr>
                </w:rPrChange>
              </w:rPr>
              <w:delText xml:space="preserve">3.2.2 </w:delText>
            </w:r>
            <w:r w:rsidRPr="00B5495F">
              <w:rPr>
                <w:rFonts w:hint="eastAsia"/>
                <w:rPrChange w:id="425" w:author="Qiming Gu" w:date="2017-02-23T00:13:00Z">
                  <w:rPr>
                    <w:rStyle w:val="af"/>
                    <w:rFonts w:hint="eastAsia"/>
                    <w:noProof/>
                  </w:rPr>
                </w:rPrChange>
              </w:rPr>
              <w:delText>导出商户信息</w:delText>
            </w:r>
            <w:r w:rsidR="00FC132B" w:rsidDel="00DC2586">
              <w:rPr>
                <w:noProof/>
                <w:webHidden/>
              </w:rPr>
              <w:tab/>
              <w:delText>18</w:delText>
            </w:r>
          </w:del>
        </w:p>
        <w:p w:rsidR="00FC132B" w:rsidDel="00DC2586" w:rsidRDefault="00B5495F">
          <w:pPr>
            <w:pStyle w:val="30"/>
            <w:tabs>
              <w:tab w:val="right" w:leader="dot" w:pos="8296"/>
            </w:tabs>
            <w:rPr>
              <w:del w:id="426" w:author="Qiming Gu" w:date="2017-02-23T00:13:00Z"/>
              <w:i w:val="0"/>
              <w:iCs w:val="0"/>
              <w:noProof/>
              <w:sz w:val="21"/>
              <w:szCs w:val="22"/>
            </w:rPr>
          </w:pPr>
          <w:del w:id="427" w:author="Qiming Gu" w:date="2017-02-23T00:13:00Z">
            <w:r w:rsidRPr="00B5495F">
              <w:rPr>
                <w:rPrChange w:id="428" w:author="Qiming Gu" w:date="2017-02-23T00:13:00Z">
                  <w:rPr>
                    <w:rStyle w:val="af"/>
                    <w:noProof/>
                  </w:rPr>
                </w:rPrChange>
              </w:rPr>
              <w:delText xml:space="preserve">3.2.3 </w:delText>
            </w:r>
            <w:r w:rsidRPr="00B5495F">
              <w:rPr>
                <w:rFonts w:hint="eastAsia"/>
                <w:rPrChange w:id="429" w:author="Qiming Gu" w:date="2017-02-23T00:13:00Z">
                  <w:rPr>
                    <w:rStyle w:val="af"/>
                    <w:rFonts w:hint="eastAsia"/>
                    <w:noProof/>
                  </w:rPr>
                </w:rPrChange>
              </w:rPr>
              <w:delText>生成商户二维码码</w:delText>
            </w:r>
            <w:r w:rsidR="00FC132B" w:rsidDel="00DC2586">
              <w:rPr>
                <w:noProof/>
                <w:webHidden/>
              </w:rPr>
              <w:tab/>
              <w:delText>18</w:delText>
            </w:r>
          </w:del>
        </w:p>
        <w:p w:rsidR="00FC132B" w:rsidDel="00DC2586" w:rsidRDefault="00B5495F">
          <w:pPr>
            <w:pStyle w:val="30"/>
            <w:tabs>
              <w:tab w:val="right" w:leader="dot" w:pos="8296"/>
            </w:tabs>
            <w:rPr>
              <w:del w:id="430" w:author="Qiming Gu" w:date="2017-02-23T00:13:00Z"/>
              <w:i w:val="0"/>
              <w:iCs w:val="0"/>
              <w:noProof/>
              <w:sz w:val="21"/>
              <w:szCs w:val="22"/>
            </w:rPr>
          </w:pPr>
          <w:del w:id="431" w:author="Qiming Gu" w:date="2017-02-23T00:13:00Z">
            <w:r w:rsidRPr="00B5495F">
              <w:rPr>
                <w:rPrChange w:id="432" w:author="Qiming Gu" w:date="2017-02-23T00:13:00Z">
                  <w:rPr>
                    <w:rStyle w:val="af"/>
                    <w:noProof/>
                  </w:rPr>
                </w:rPrChange>
              </w:rPr>
              <w:delText xml:space="preserve">3.2.4 </w:delText>
            </w:r>
            <w:r w:rsidRPr="00B5495F">
              <w:rPr>
                <w:rFonts w:hint="eastAsia"/>
                <w:rPrChange w:id="433" w:author="Qiming Gu" w:date="2017-02-23T00:13:00Z">
                  <w:rPr>
                    <w:rStyle w:val="af"/>
                    <w:rFonts w:hint="eastAsia"/>
                    <w:noProof/>
                  </w:rPr>
                </w:rPrChange>
              </w:rPr>
              <w:delText>商户开通、停用</w:delText>
            </w:r>
            <w:r w:rsidR="00FC132B" w:rsidDel="00DC2586">
              <w:rPr>
                <w:noProof/>
                <w:webHidden/>
              </w:rPr>
              <w:tab/>
              <w:delText>18</w:delText>
            </w:r>
          </w:del>
        </w:p>
        <w:p w:rsidR="00FC132B" w:rsidDel="00DC2586" w:rsidRDefault="00B5495F">
          <w:pPr>
            <w:pStyle w:val="30"/>
            <w:tabs>
              <w:tab w:val="right" w:leader="dot" w:pos="8296"/>
            </w:tabs>
            <w:rPr>
              <w:del w:id="434" w:author="Qiming Gu" w:date="2017-02-23T00:13:00Z"/>
              <w:i w:val="0"/>
              <w:iCs w:val="0"/>
              <w:noProof/>
              <w:sz w:val="21"/>
              <w:szCs w:val="22"/>
            </w:rPr>
          </w:pPr>
          <w:del w:id="435" w:author="Qiming Gu" w:date="2017-02-23T00:13:00Z">
            <w:r w:rsidRPr="00B5495F">
              <w:rPr>
                <w:rPrChange w:id="436" w:author="Qiming Gu" w:date="2017-02-23T00:13:00Z">
                  <w:rPr>
                    <w:rStyle w:val="af"/>
                    <w:noProof/>
                  </w:rPr>
                </w:rPrChange>
              </w:rPr>
              <w:delText xml:space="preserve">3.2.5 </w:delText>
            </w:r>
            <w:r w:rsidRPr="00B5495F">
              <w:rPr>
                <w:rFonts w:hint="eastAsia"/>
                <w:rPrChange w:id="437" w:author="Qiming Gu" w:date="2017-02-23T00:13:00Z">
                  <w:rPr>
                    <w:rStyle w:val="af"/>
                    <w:rFonts w:hint="eastAsia"/>
                    <w:noProof/>
                  </w:rPr>
                </w:rPrChange>
              </w:rPr>
              <w:delText>渠道路由维护</w:delText>
            </w:r>
            <w:r w:rsidR="00FC132B" w:rsidDel="00DC2586">
              <w:rPr>
                <w:noProof/>
                <w:webHidden/>
              </w:rPr>
              <w:tab/>
              <w:delText>18</w:delText>
            </w:r>
          </w:del>
        </w:p>
        <w:p w:rsidR="00FC132B" w:rsidDel="00DC2586" w:rsidRDefault="00B5495F">
          <w:pPr>
            <w:pStyle w:val="30"/>
            <w:tabs>
              <w:tab w:val="right" w:leader="dot" w:pos="8296"/>
            </w:tabs>
            <w:rPr>
              <w:del w:id="438" w:author="Qiming Gu" w:date="2017-02-23T00:13:00Z"/>
              <w:i w:val="0"/>
              <w:iCs w:val="0"/>
              <w:noProof/>
              <w:sz w:val="21"/>
              <w:szCs w:val="22"/>
            </w:rPr>
          </w:pPr>
          <w:del w:id="439" w:author="Qiming Gu" w:date="2017-02-23T00:13:00Z">
            <w:r w:rsidRPr="00B5495F">
              <w:rPr>
                <w:rPrChange w:id="440" w:author="Qiming Gu" w:date="2017-02-23T00:13:00Z">
                  <w:rPr>
                    <w:rStyle w:val="af"/>
                    <w:noProof/>
                  </w:rPr>
                </w:rPrChange>
              </w:rPr>
              <w:delText xml:space="preserve">3.2.6 </w:delText>
            </w:r>
            <w:r w:rsidRPr="00B5495F">
              <w:rPr>
                <w:rFonts w:hint="eastAsia"/>
                <w:rPrChange w:id="441" w:author="Qiming Gu" w:date="2017-02-23T00:13:00Z">
                  <w:rPr>
                    <w:rStyle w:val="af"/>
                    <w:rFonts w:hint="eastAsia"/>
                    <w:noProof/>
                  </w:rPr>
                </w:rPrChange>
              </w:rPr>
              <w:delText>商户路由失败原因查询</w:delText>
            </w:r>
            <w:r w:rsidR="00FC132B" w:rsidDel="00DC2586">
              <w:rPr>
                <w:noProof/>
                <w:webHidden/>
              </w:rPr>
              <w:tab/>
              <w:delText>18</w:delText>
            </w:r>
          </w:del>
        </w:p>
        <w:p w:rsidR="00FC132B" w:rsidDel="00DC2586" w:rsidRDefault="00B5495F">
          <w:pPr>
            <w:pStyle w:val="30"/>
            <w:tabs>
              <w:tab w:val="right" w:leader="dot" w:pos="8296"/>
            </w:tabs>
            <w:rPr>
              <w:del w:id="442" w:author="Qiming Gu" w:date="2017-02-23T00:13:00Z"/>
              <w:i w:val="0"/>
              <w:iCs w:val="0"/>
              <w:noProof/>
              <w:sz w:val="21"/>
              <w:szCs w:val="22"/>
            </w:rPr>
          </w:pPr>
          <w:del w:id="443" w:author="Qiming Gu" w:date="2017-02-23T00:13:00Z">
            <w:r w:rsidRPr="00B5495F">
              <w:rPr>
                <w:rPrChange w:id="444" w:author="Qiming Gu" w:date="2017-02-23T00:13:00Z">
                  <w:rPr>
                    <w:rStyle w:val="af"/>
                    <w:noProof/>
                  </w:rPr>
                </w:rPrChange>
              </w:rPr>
              <w:delText xml:space="preserve">3.2.7 </w:delText>
            </w:r>
            <w:r w:rsidRPr="00B5495F">
              <w:rPr>
                <w:rFonts w:hint="eastAsia"/>
                <w:rPrChange w:id="445" w:author="Qiming Gu" w:date="2017-02-23T00:13:00Z">
                  <w:rPr>
                    <w:rStyle w:val="af"/>
                    <w:rFonts w:hint="eastAsia"/>
                    <w:noProof/>
                  </w:rPr>
                </w:rPrChange>
              </w:rPr>
              <w:delText>主动通知记录查询</w:delText>
            </w:r>
            <w:r w:rsidR="00FC132B" w:rsidDel="00DC2586">
              <w:rPr>
                <w:noProof/>
                <w:webHidden/>
              </w:rPr>
              <w:tab/>
              <w:delText>18</w:delText>
            </w:r>
          </w:del>
        </w:p>
        <w:p w:rsidR="00FC132B" w:rsidDel="00DC2586" w:rsidRDefault="00B5495F">
          <w:pPr>
            <w:pStyle w:val="30"/>
            <w:tabs>
              <w:tab w:val="right" w:leader="dot" w:pos="8296"/>
            </w:tabs>
            <w:rPr>
              <w:del w:id="446" w:author="Qiming Gu" w:date="2017-02-23T00:13:00Z"/>
              <w:i w:val="0"/>
              <w:iCs w:val="0"/>
              <w:noProof/>
              <w:sz w:val="21"/>
              <w:szCs w:val="22"/>
            </w:rPr>
          </w:pPr>
          <w:del w:id="447" w:author="Qiming Gu" w:date="2017-02-23T00:13:00Z">
            <w:r w:rsidRPr="00B5495F">
              <w:rPr>
                <w:rPrChange w:id="448" w:author="Qiming Gu" w:date="2017-02-23T00:13:00Z">
                  <w:rPr>
                    <w:rStyle w:val="af"/>
                    <w:noProof/>
                  </w:rPr>
                </w:rPrChange>
              </w:rPr>
              <w:delText xml:space="preserve">3.2.8 </w:delText>
            </w:r>
            <w:r w:rsidRPr="00B5495F">
              <w:rPr>
                <w:rFonts w:hint="eastAsia"/>
                <w:rPrChange w:id="449" w:author="Qiming Gu" w:date="2017-02-23T00:13:00Z">
                  <w:rPr>
                    <w:rStyle w:val="af"/>
                    <w:rFonts w:hint="eastAsia"/>
                    <w:noProof/>
                  </w:rPr>
                </w:rPrChange>
              </w:rPr>
              <w:delText>交易记录查询</w:delText>
            </w:r>
            <w:r w:rsidR="00FC132B" w:rsidDel="00DC2586">
              <w:rPr>
                <w:noProof/>
                <w:webHidden/>
              </w:rPr>
              <w:tab/>
              <w:delText>18</w:delText>
            </w:r>
          </w:del>
        </w:p>
        <w:p w:rsidR="00FC132B" w:rsidDel="00DC2586" w:rsidRDefault="00B5495F">
          <w:pPr>
            <w:pStyle w:val="30"/>
            <w:tabs>
              <w:tab w:val="right" w:leader="dot" w:pos="8296"/>
            </w:tabs>
            <w:rPr>
              <w:del w:id="450" w:author="Qiming Gu" w:date="2017-02-23T00:13:00Z"/>
              <w:i w:val="0"/>
              <w:iCs w:val="0"/>
              <w:noProof/>
              <w:sz w:val="21"/>
              <w:szCs w:val="22"/>
            </w:rPr>
          </w:pPr>
          <w:del w:id="451" w:author="Qiming Gu" w:date="2017-02-23T00:13:00Z">
            <w:r w:rsidRPr="00B5495F">
              <w:rPr>
                <w:rPrChange w:id="452" w:author="Qiming Gu" w:date="2017-02-23T00:13:00Z">
                  <w:rPr>
                    <w:rStyle w:val="af"/>
                    <w:noProof/>
                  </w:rPr>
                </w:rPrChange>
              </w:rPr>
              <w:delText xml:space="preserve">3.2.9 </w:delText>
            </w:r>
            <w:r w:rsidRPr="00B5495F">
              <w:rPr>
                <w:rFonts w:hint="eastAsia"/>
                <w:rPrChange w:id="453" w:author="Qiming Gu" w:date="2017-02-23T00:13:00Z">
                  <w:rPr>
                    <w:rStyle w:val="af"/>
                    <w:rFonts w:hint="eastAsia"/>
                    <w:noProof/>
                  </w:rPr>
                </w:rPrChange>
              </w:rPr>
              <w:delText>上游交易记录查询</w:delText>
            </w:r>
            <w:r w:rsidR="00FC132B" w:rsidDel="00DC2586">
              <w:rPr>
                <w:noProof/>
                <w:webHidden/>
              </w:rPr>
              <w:tab/>
              <w:delText>18</w:delText>
            </w:r>
          </w:del>
        </w:p>
        <w:p w:rsidR="00FC132B" w:rsidDel="00DC2586" w:rsidRDefault="00B5495F">
          <w:pPr>
            <w:pStyle w:val="30"/>
            <w:tabs>
              <w:tab w:val="right" w:leader="dot" w:pos="8296"/>
            </w:tabs>
            <w:rPr>
              <w:del w:id="454" w:author="Qiming Gu" w:date="2017-02-23T00:13:00Z"/>
              <w:i w:val="0"/>
              <w:iCs w:val="0"/>
              <w:noProof/>
              <w:sz w:val="21"/>
              <w:szCs w:val="22"/>
            </w:rPr>
          </w:pPr>
          <w:del w:id="455" w:author="Qiming Gu" w:date="2017-02-23T00:13:00Z">
            <w:r w:rsidRPr="00B5495F">
              <w:rPr>
                <w:rPrChange w:id="456" w:author="Qiming Gu" w:date="2017-02-23T00:13:00Z">
                  <w:rPr>
                    <w:rStyle w:val="af"/>
                    <w:noProof/>
                  </w:rPr>
                </w:rPrChange>
              </w:rPr>
              <w:delText xml:space="preserve">3.2.10 </w:delText>
            </w:r>
            <w:r w:rsidRPr="00B5495F">
              <w:rPr>
                <w:rFonts w:hint="eastAsia"/>
                <w:rPrChange w:id="457" w:author="Qiming Gu" w:date="2017-02-23T00:13:00Z">
                  <w:rPr>
                    <w:rStyle w:val="af"/>
                    <w:rFonts w:hint="eastAsia"/>
                    <w:noProof/>
                  </w:rPr>
                </w:rPrChange>
              </w:rPr>
              <w:delText>清算数据维护</w:delText>
            </w:r>
            <w:r w:rsidR="00FC132B" w:rsidDel="00DC2586">
              <w:rPr>
                <w:noProof/>
                <w:webHidden/>
              </w:rPr>
              <w:tab/>
              <w:delText>18</w:delText>
            </w:r>
          </w:del>
        </w:p>
        <w:p w:rsidR="00FC132B" w:rsidDel="00DC2586" w:rsidRDefault="00B5495F">
          <w:pPr>
            <w:pStyle w:val="10"/>
            <w:tabs>
              <w:tab w:val="right" w:leader="dot" w:pos="8296"/>
            </w:tabs>
            <w:rPr>
              <w:del w:id="458" w:author="Qiming Gu" w:date="2017-02-23T00:13:00Z"/>
              <w:b w:val="0"/>
              <w:bCs w:val="0"/>
              <w:caps w:val="0"/>
              <w:noProof/>
              <w:sz w:val="21"/>
              <w:szCs w:val="22"/>
            </w:rPr>
          </w:pPr>
          <w:del w:id="459" w:author="Qiming Gu" w:date="2017-02-23T00:13:00Z">
            <w:r w:rsidRPr="00B5495F">
              <w:rPr>
                <w:rPrChange w:id="460" w:author="Qiming Gu" w:date="2017-02-23T00:13:00Z">
                  <w:rPr>
                    <w:rStyle w:val="af"/>
                    <w:noProof/>
                  </w:rPr>
                </w:rPrChange>
              </w:rPr>
              <w:delText xml:space="preserve">4 </w:delText>
            </w:r>
            <w:r w:rsidRPr="00B5495F">
              <w:rPr>
                <w:rFonts w:hint="eastAsia"/>
                <w:rPrChange w:id="461" w:author="Qiming Gu" w:date="2017-02-23T00:13:00Z">
                  <w:rPr>
                    <w:rStyle w:val="af"/>
                    <w:rFonts w:hint="eastAsia"/>
                    <w:noProof/>
                  </w:rPr>
                </w:rPrChange>
              </w:rPr>
              <w:delText>系统设计</w:delText>
            </w:r>
            <w:r w:rsidR="00FC132B" w:rsidDel="00DC2586">
              <w:rPr>
                <w:noProof/>
                <w:webHidden/>
              </w:rPr>
              <w:tab/>
              <w:delText>19</w:delText>
            </w:r>
          </w:del>
        </w:p>
        <w:p w:rsidR="00FC132B" w:rsidDel="00DC2586" w:rsidRDefault="00B5495F">
          <w:pPr>
            <w:pStyle w:val="20"/>
            <w:tabs>
              <w:tab w:val="right" w:leader="dot" w:pos="8296"/>
            </w:tabs>
            <w:rPr>
              <w:del w:id="462" w:author="Qiming Gu" w:date="2017-02-23T00:13:00Z"/>
              <w:smallCaps w:val="0"/>
              <w:noProof/>
              <w:sz w:val="21"/>
              <w:szCs w:val="22"/>
            </w:rPr>
          </w:pPr>
          <w:del w:id="463" w:author="Qiming Gu" w:date="2017-02-23T00:13:00Z">
            <w:r w:rsidRPr="00B5495F">
              <w:rPr>
                <w:rPrChange w:id="464" w:author="Qiming Gu" w:date="2017-02-23T00:13:00Z">
                  <w:rPr>
                    <w:rStyle w:val="af"/>
                    <w:noProof/>
                  </w:rPr>
                </w:rPrChange>
              </w:rPr>
              <w:delText xml:space="preserve">4.1 </w:delText>
            </w:r>
            <w:r w:rsidRPr="00B5495F">
              <w:rPr>
                <w:rFonts w:hint="eastAsia"/>
                <w:rPrChange w:id="465" w:author="Qiming Gu" w:date="2017-02-23T00:13:00Z">
                  <w:rPr>
                    <w:rStyle w:val="af"/>
                    <w:rFonts w:hint="eastAsia"/>
                    <w:noProof/>
                  </w:rPr>
                </w:rPrChange>
              </w:rPr>
              <w:delText>相关规范</w:delText>
            </w:r>
            <w:r w:rsidR="00FC132B" w:rsidDel="00DC2586">
              <w:rPr>
                <w:noProof/>
                <w:webHidden/>
              </w:rPr>
              <w:tab/>
              <w:delText>19</w:delText>
            </w:r>
          </w:del>
        </w:p>
        <w:p w:rsidR="00FC132B" w:rsidDel="00DC2586" w:rsidRDefault="00B5495F">
          <w:pPr>
            <w:pStyle w:val="20"/>
            <w:tabs>
              <w:tab w:val="right" w:leader="dot" w:pos="8296"/>
            </w:tabs>
            <w:rPr>
              <w:del w:id="466" w:author="Qiming Gu" w:date="2017-02-23T00:13:00Z"/>
              <w:smallCaps w:val="0"/>
              <w:noProof/>
              <w:sz w:val="21"/>
              <w:szCs w:val="22"/>
            </w:rPr>
          </w:pPr>
          <w:del w:id="467" w:author="Qiming Gu" w:date="2017-02-23T00:13:00Z">
            <w:r w:rsidRPr="00B5495F">
              <w:rPr>
                <w:rPrChange w:id="468" w:author="Qiming Gu" w:date="2017-02-23T00:13:00Z">
                  <w:rPr>
                    <w:rStyle w:val="af"/>
                    <w:noProof/>
                  </w:rPr>
                </w:rPrChange>
              </w:rPr>
              <w:delText xml:space="preserve">4.2 </w:delText>
            </w:r>
            <w:r w:rsidRPr="00B5495F">
              <w:rPr>
                <w:rFonts w:hint="eastAsia"/>
                <w:rPrChange w:id="469" w:author="Qiming Gu" w:date="2017-02-23T00:13:00Z">
                  <w:rPr>
                    <w:rStyle w:val="af"/>
                    <w:rFonts w:hint="eastAsia"/>
                    <w:noProof/>
                  </w:rPr>
                </w:rPrChange>
              </w:rPr>
              <w:delText>数据库设计</w:delText>
            </w:r>
            <w:r w:rsidR="00FC132B" w:rsidDel="00DC2586">
              <w:rPr>
                <w:noProof/>
                <w:webHidden/>
              </w:rPr>
              <w:tab/>
              <w:delText>20</w:delText>
            </w:r>
          </w:del>
        </w:p>
        <w:p w:rsidR="00FC132B" w:rsidDel="00DC2586" w:rsidRDefault="00B5495F">
          <w:pPr>
            <w:pStyle w:val="30"/>
            <w:tabs>
              <w:tab w:val="right" w:leader="dot" w:pos="8296"/>
            </w:tabs>
            <w:rPr>
              <w:del w:id="470" w:author="Qiming Gu" w:date="2017-02-23T00:13:00Z"/>
              <w:i w:val="0"/>
              <w:iCs w:val="0"/>
              <w:noProof/>
              <w:sz w:val="21"/>
              <w:szCs w:val="22"/>
            </w:rPr>
          </w:pPr>
          <w:del w:id="471" w:author="Qiming Gu" w:date="2017-02-23T00:13:00Z">
            <w:r w:rsidRPr="00B5495F">
              <w:rPr>
                <w:rPrChange w:id="472" w:author="Qiming Gu" w:date="2017-02-23T00:13:00Z">
                  <w:rPr>
                    <w:rStyle w:val="af"/>
                    <w:noProof/>
                  </w:rPr>
                </w:rPrChange>
              </w:rPr>
              <w:delText xml:space="preserve">4.2.1 </w:delText>
            </w:r>
            <w:r w:rsidRPr="00B5495F">
              <w:rPr>
                <w:rFonts w:hint="eastAsia"/>
                <w:rPrChange w:id="473" w:author="Qiming Gu" w:date="2017-02-23T00:13:00Z">
                  <w:rPr>
                    <w:rStyle w:val="af"/>
                    <w:rFonts w:hint="eastAsia"/>
                    <w:noProof/>
                  </w:rPr>
                </w:rPrChange>
              </w:rPr>
              <w:delText>商户信息</w:delText>
            </w:r>
            <w:r w:rsidRPr="00B5495F">
              <w:rPr>
                <w:rPrChange w:id="474" w:author="Qiming Gu" w:date="2017-02-23T00:13:00Z">
                  <w:rPr>
                    <w:rStyle w:val="af"/>
                    <w:noProof/>
                  </w:rPr>
                </w:rPrChange>
              </w:rPr>
              <w:delText>(wozhi_merchant)</w:delText>
            </w:r>
            <w:r w:rsidR="00FC132B" w:rsidDel="00DC2586">
              <w:rPr>
                <w:noProof/>
                <w:webHidden/>
              </w:rPr>
              <w:tab/>
              <w:delText>20</w:delText>
            </w:r>
          </w:del>
        </w:p>
        <w:p w:rsidR="00FC132B" w:rsidDel="00DC2586" w:rsidRDefault="00B5495F">
          <w:pPr>
            <w:pStyle w:val="30"/>
            <w:tabs>
              <w:tab w:val="right" w:leader="dot" w:pos="8296"/>
            </w:tabs>
            <w:rPr>
              <w:del w:id="475" w:author="Qiming Gu" w:date="2017-02-23T00:13:00Z"/>
              <w:i w:val="0"/>
              <w:iCs w:val="0"/>
              <w:noProof/>
              <w:sz w:val="21"/>
              <w:szCs w:val="22"/>
            </w:rPr>
          </w:pPr>
          <w:del w:id="476" w:author="Qiming Gu" w:date="2017-02-23T00:13:00Z">
            <w:r w:rsidRPr="00B5495F">
              <w:rPr>
                <w:rPrChange w:id="477" w:author="Qiming Gu" w:date="2017-02-23T00:13:00Z">
                  <w:rPr>
                    <w:rStyle w:val="af"/>
                    <w:noProof/>
                  </w:rPr>
                </w:rPrChange>
              </w:rPr>
              <w:delText xml:space="preserve">4.2.2 </w:delText>
            </w:r>
            <w:r w:rsidRPr="00B5495F">
              <w:rPr>
                <w:rFonts w:hint="eastAsia"/>
                <w:rPrChange w:id="478" w:author="Qiming Gu" w:date="2017-02-23T00:13:00Z">
                  <w:rPr>
                    <w:rStyle w:val="af"/>
                    <w:rFonts w:hint="eastAsia"/>
                    <w:noProof/>
                  </w:rPr>
                </w:rPrChange>
              </w:rPr>
              <w:delText>上游渠道基本信息</w:delText>
            </w:r>
            <w:r w:rsidRPr="00B5495F">
              <w:rPr>
                <w:rPrChange w:id="479" w:author="Qiming Gu" w:date="2017-02-23T00:13:00Z">
                  <w:rPr>
                    <w:rStyle w:val="af"/>
                    <w:noProof/>
                  </w:rPr>
                </w:rPrChange>
              </w:rPr>
              <w:delText>(wozhi_upstream)</w:delText>
            </w:r>
            <w:r w:rsidR="00FC132B" w:rsidDel="00DC2586">
              <w:rPr>
                <w:noProof/>
                <w:webHidden/>
              </w:rPr>
              <w:tab/>
              <w:delText>21</w:delText>
            </w:r>
          </w:del>
        </w:p>
        <w:p w:rsidR="00FC132B" w:rsidDel="00DC2586" w:rsidRDefault="00B5495F">
          <w:pPr>
            <w:pStyle w:val="30"/>
            <w:tabs>
              <w:tab w:val="right" w:leader="dot" w:pos="8296"/>
            </w:tabs>
            <w:rPr>
              <w:del w:id="480" w:author="Qiming Gu" w:date="2017-02-23T00:13:00Z"/>
              <w:i w:val="0"/>
              <w:iCs w:val="0"/>
              <w:noProof/>
              <w:sz w:val="21"/>
              <w:szCs w:val="22"/>
            </w:rPr>
          </w:pPr>
          <w:del w:id="481" w:author="Qiming Gu" w:date="2017-02-23T00:13:00Z">
            <w:r w:rsidRPr="00B5495F">
              <w:rPr>
                <w:rPrChange w:id="482" w:author="Qiming Gu" w:date="2017-02-23T00:13:00Z">
                  <w:rPr>
                    <w:rStyle w:val="af"/>
                    <w:noProof/>
                  </w:rPr>
                </w:rPrChange>
              </w:rPr>
              <w:delText xml:space="preserve">4.2.3 </w:delText>
            </w:r>
            <w:r w:rsidRPr="00B5495F">
              <w:rPr>
                <w:rFonts w:hint="eastAsia"/>
                <w:rPrChange w:id="483" w:author="Qiming Gu" w:date="2017-02-23T00:13:00Z">
                  <w:rPr>
                    <w:rStyle w:val="af"/>
                    <w:rFonts w:hint="eastAsia"/>
                    <w:noProof/>
                  </w:rPr>
                </w:rPrChange>
              </w:rPr>
              <w:delText>路由关系配置</w:delText>
            </w:r>
            <w:r w:rsidRPr="00B5495F">
              <w:rPr>
                <w:rPrChange w:id="484" w:author="Qiming Gu" w:date="2017-02-23T00:13:00Z">
                  <w:rPr>
                    <w:rStyle w:val="af"/>
                    <w:noProof/>
                  </w:rPr>
                </w:rPrChange>
              </w:rPr>
              <w:delText>(wozhi_route)</w:delText>
            </w:r>
            <w:r w:rsidR="00FC132B" w:rsidDel="00DC2586">
              <w:rPr>
                <w:noProof/>
                <w:webHidden/>
              </w:rPr>
              <w:tab/>
              <w:delText>21</w:delText>
            </w:r>
          </w:del>
        </w:p>
        <w:p w:rsidR="00FC132B" w:rsidDel="00DC2586" w:rsidRDefault="00B5495F">
          <w:pPr>
            <w:pStyle w:val="30"/>
            <w:tabs>
              <w:tab w:val="right" w:leader="dot" w:pos="8296"/>
            </w:tabs>
            <w:rPr>
              <w:del w:id="485" w:author="Qiming Gu" w:date="2017-02-23T00:13:00Z"/>
              <w:i w:val="0"/>
              <w:iCs w:val="0"/>
              <w:noProof/>
              <w:sz w:val="21"/>
              <w:szCs w:val="22"/>
            </w:rPr>
          </w:pPr>
          <w:del w:id="486" w:author="Qiming Gu" w:date="2017-02-23T00:13:00Z">
            <w:r w:rsidRPr="00B5495F">
              <w:rPr>
                <w:rPrChange w:id="487" w:author="Qiming Gu" w:date="2017-02-23T00:13:00Z">
                  <w:rPr>
                    <w:rStyle w:val="af"/>
                    <w:noProof/>
                  </w:rPr>
                </w:rPrChange>
              </w:rPr>
              <w:delText xml:space="preserve">4.2.4 </w:delText>
            </w:r>
            <w:r w:rsidRPr="00B5495F">
              <w:rPr>
                <w:rFonts w:hint="eastAsia"/>
                <w:rPrChange w:id="488" w:author="Qiming Gu" w:date="2017-02-23T00:13:00Z">
                  <w:rPr>
                    <w:rStyle w:val="af"/>
                    <w:rFonts w:hint="eastAsia"/>
                    <w:noProof/>
                  </w:rPr>
                </w:rPrChange>
              </w:rPr>
              <w:delText>客户经理信息</w:delText>
            </w:r>
            <w:r w:rsidRPr="00B5495F">
              <w:rPr>
                <w:rPrChange w:id="489" w:author="Qiming Gu" w:date="2017-02-23T00:13:00Z">
                  <w:rPr>
                    <w:rStyle w:val="af"/>
                    <w:noProof/>
                  </w:rPr>
                </w:rPrChange>
              </w:rPr>
              <w:delText>(wozhi_saler)</w:delText>
            </w:r>
            <w:r w:rsidR="00FC132B" w:rsidDel="00DC2586">
              <w:rPr>
                <w:noProof/>
                <w:webHidden/>
              </w:rPr>
              <w:tab/>
              <w:delText>22</w:delText>
            </w:r>
          </w:del>
        </w:p>
        <w:p w:rsidR="00FC132B" w:rsidDel="00DC2586" w:rsidRDefault="00B5495F">
          <w:pPr>
            <w:pStyle w:val="30"/>
            <w:tabs>
              <w:tab w:val="right" w:leader="dot" w:pos="8296"/>
            </w:tabs>
            <w:rPr>
              <w:del w:id="490" w:author="Qiming Gu" w:date="2017-02-23T00:13:00Z"/>
              <w:i w:val="0"/>
              <w:iCs w:val="0"/>
              <w:noProof/>
              <w:sz w:val="21"/>
              <w:szCs w:val="22"/>
            </w:rPr>
          </w:pPr>
          <w:del w:id="491" w:author="Qiming Gu" w:date="2017-02-23T00:13:00Z">
            <w:r w:rsidRPr="00B5495F">
              <w:rPr>
                <w:rPrChange w:id="492" w:author="Qiming Gu" w:date="2017-02-23T00:13:00Z">
                  <w:rPr>
                    <w:rStyle w:val="af"/>
                    <w:noProof/>
                  </w:rPr>
                </w:rPrChange>
              </w:rPr>
              <w:delText xml:space="preserve">4.2.5 </w:delText>
            </w:r>
            <w:r w:rsidRPr="00B5495F">
              <w:rPr>
                <w:rFonts w:hint="eastAsia"/>
                <w:rPrChange w:id="493" w:author="Qiming Gu" w:date="2017-02-23T00:13:00Z">
                  <w:rPr>
                    <w:rStyle w:val="af"/>
                    <w:rFonts w:hint="eastAsia"/>
                    <w:noProof/>
                  </w:rPr>
                </w:rPrChange>
              </w:rPr>
              <w:delText>订单信息（</w:delText>
            </w:r>
            <w:r w:rsidRPr="00B5495F">
              <w:rPr>
                <w:rPrChange w:id="494" w:author="Qiming Gu" w:date="2017-02-23T00:13:00Z">
                  <w:rPr>
                    <w:rStyle w:val="af"/>
                    <w:noProof/>
                  </w:rPr>
                </w:rPrChange>
              </w:rPr>
              <w:delText>wozhi_order</w:delText>
            </w:r>
            <w:r w:rsidRPr="00B5495F">
              <w:rPr>
                <w:rFonts w:hint="eastAsia"/>
                <w:rPrChange w:id="495" w:author="Qiming Gu" w:date="2017-02-23T00:13:00Z">
                  <w:rPr>
                    <w:rStyle w:val="af"/>
                    <w:rFonts w:hint="eastAsia"/>
                    <w:noProof/>
                  </w:rPr>
                </w:rPrChange>
              </w:rPr>
              <w:delText>）</w:delText>
            </w:r>
            <w:r w:rsidR="00FC132B" w:rsidDel="00DC2586">
              <w:rPr>
                <w:noProof/>
                <w:webHidden/>
              </w:rPr>
              <w:tab/>
              <w:delText>23</w:delText>
            </w:r>
          </w:del>
        </w:p>
        <w:p w:rsidR="00FC132B" w:rsidDel="00DC2586" w:rsidRDefault="00B5495F">
          <w:pPr>
            <w:pStyle w:val="30"/>
            <w:tabs>
              <w:tab w:val="right" w:leader="dot" w:pos="8296"/>
            </w:tabs>
            <w:rPr>
              <w:del w:id="496" w:author="Qiming Gu" w:date="2017-02-23T00:13:00Z"/>
              <w:i w:val="0"/>
              <w:iCs w:val="0"/>
              <w:noProof/>
              <w:sz w:val="21"/>
              <w:szCs w:val="22"/>
            </w:rPr>
          </w:pPr>
          <w:del w:id="497" w:author="Qiming Gu" w:date="2017-02-23T00:13:00Z">
            <w:r w:rsidRPr="00B5495F">
              <w:rPr>
                <w:rPrChange w:id="498" w:author="Qiming Gu" w:date="2017-02-23T00:13:00Z">
                  <w:rPr>
                    <w:rStyle w:val="af"/>
                    <w:noProof/>
                  </w:rPr>
                </w:rPrChange>
              </w:rPr>
              <w:delText xml:space="preserve">4.2.6 </w:delText>
            </w:r>
            <w:r w:rsidRPr="00B5495F">
              <w:rPr>
                <w:rFonts w:hint="eastAsia"/>
                <w:rPrChange w:id="499" w:author="Qiming Gu" w:date="2017-02-23T00:13:00Z">
                  <w:rPr>
                    <w:rStyle w:val="af"/>
                    <w:rFonts w:hint="eastAsia"/>
                    <w:noProof/>
                  </w:rPr>
                </w:rPrChange>
              </w:rPr>
              <w:delText>通知信息（</w:delText>
            </w:r>
            <w:r w:rsidRPr="00B5495F">
              <w:rPr>
                <w:rPrChange w:id="500" w:author="Qiming Gu" w:date="2017-02-23T00:13:00Z">
                  <w:rPr>
                    <w:rStyle w:val="af"/>
                    <w:noProof/>
                  </w:rPr>
                </w:rPrChange>
              </w:rPr>
              <w:delText>wozhi_event_msg</w:delText>
            </w:r>
            <w:r w:rsidRPr="00B5495F">
              <w:rPr>
                <w:rFonts w:hint="eastAsia"/>
                <w:rPrChange w:id="501" w:author="Qiming Gu" w:date="2017-02-23T00:13:00Z">
                  <w:rPr>
                    <w:rStyle w:val="af"/>
                    <w:rFonts w:hint="eastAsia"/>
                    <w:noProof/>
                  </w:rPr>
                </w:rPrChange>
              </w:rPr>
              <w:delText>）</w:delText>
            </w:r>
            <w:r w:rsidR="00FC132B" w:rsidDel="00DC2586">
              <w:rPr>
                <w:noProof/>
                <w:webHidden/>
              </w:rPr>
              <w:tab/>
              <w:delText>24</w:delText>
            </w:r>
          </w:del>
        </w:p>
        <w:p w:rsidR="00FC132B" w:rsidDel="00DC2586" w:rsidRDefault="00B5495F">
          <w:pPr>
            <w:pStyle w:val="20"/>
            <w:tabs>
              <w:tab w:val="right" w:leader="dot" w:pos="8296"/>
            </w:tabs>
            <w:rPr>
              <w:del w:id="502" w:author="Qiming Gu" w:date="2017-02-23T00:13:00Z"/>
              <w:smallCaps w:val="0"/>
              <w:noProof/>
              <w:sz w:val="21"/>
              <w:szCs w:val="22"/>
            </w:rPr>
          </w:pPr>
          <w:del w:id="503" w:author="Qiming Gu" w:date="2017-02-23T00:13:00Z">
            <w:r w:rsidRPr="00B5495F">
              <w:rPr>
                <w:rPrChange w:id="504" w:author="Qiming Gu" w:date="2017-02-23T00:13:00Z">
                  <w:rPr>
                    <w:rStyle w:val="af"/>
                    <w:noProof/>
                  </w:rPr>
                </w:rPrChange>
              </w:rPr>
              <w:delText xml:space="preserve">4.3 </w:delText>
            </w:r>
            <w:r w:rsidRPr="00B5495F">
              <w:rPr>
                <w:rFonts w:hint="eastAsia"/>
                <w:rPrChange w:id="505" w:author="Qiming Gu" w:date="2017-02-23T00:13:00Z">
                  <w:rPr>
                    <w:rStyle w:val="af"/>
                    <w:rFonts w:hint="eastAsia"/>
                    <w:noProof/>
                  </w:rPr>
                </w:rPrChange>
              </w:rPr>
              <w:delText>通讯接口设计</w:delText>
            </w:r>
            <w:r w:rsidR="00FC132B" w:rsidDel="00DC2586">
              <w:rPr>
                <w:noProof/>
                <w:webHidden/>
              </w:rPr>
              <w:tab/>
              <w:delText>25</w:delText>
            </w:r>
          </w:del>
        </w:p>
        <w:p w:rsidR="00FC132B" w:rsidDel="00DC2586" w:rsidRDefault="00B5495F">
          <w:pPr>
            <w:pStyle w:val="30"/>
            <w:tabs>
              <w:tab w:val="right" w:leader="dot" w:pos="8296"/>
            </w:tabs>
            <w:rPr>
              <w:del w:id="506" w:author="Qiming Gu" w:date="2017-02-23T00:13:00Z"/>
              <w:i w:val="0"/>
              <w:iCs w:val="0"/>
              <w:noProof/>
              <w:sz w:val="21"/>
              <w:szCs w:val="22"/>
            </w:rPr>
          </w:pPr>
          <w:del w:id="507" w:author="Qiming Gu" w:date="2017-02-23T00:13:00Z">
            <w:r w:rsidRPr="00B5495F">
              <w:rPr>
                <w:rPrChange w:id="508" w:author="Qiming Gu" w:date="2017-02-23T00:13:00Z">
                  <w:rPr>
                    <w:rStyle w:val="af"/>
                    <w:noProof/>
                  </w:rPr>
                </w:rPrChange>
              </w:rPr>
              <w:delText xml:space="preserve">4.3.1 </w:delText>
            </w:r>
            <w:r w:rsidRPr="00B5495F">
              <w:rPr>
                <w:rFonts w:hint="eastAsia"/>
                <w:rPrChange w:id="509" w:author="Qiming Gu" w:date="2017-02-23T00:13:00Z">
                  <w:rPr>
                    <w:rStyle w:val="af"/>
                    <w:rFonts w:hint="eastAsia"/>
                    <w:noProof/>
                  </w:rPr>
                </w:rPrChange>
              </w:rPr>
              <w:delText>入口地址</w:delText>
            </w:r>
            <w:r w:rsidRPr="00B5495F">
              <w:rPr>
                <w:rPrChange w:id="510" w:author="Qiming Gu" w:date="2017-02-23T00:13:00Z">
                  <w:rPr>
                    <w:rStyle w:val="af"/>
                    <w:noProof/>
                  </w:rPr>
                </w:rPrChange>
              </w:rPr>
              <w:delText>(PATH)</w:delText>
            </w:r>
            <w:r w:rsidR="00FC132B" w:rsidDel="00DC2586">
              <w:rPr>
                <w:noProof/>
                <w:webHidden/>
              </w:rPr>
              <w:tab/>
              <w:delText>25</w:delText>
            </w:r>
          </w:del>
        </w:p>
        <w:p w:rsidR="00FC132B" w:rsidDel="00DC2586" w:rsidRDefault="00B5495F">
          <w:pPr>
            <w:pStyle w:val="30"/>
            <w:tabs>
              <w:tab w:val="right" w:leader="dot" w:pos="8296"/>
            </w:tabs>
            <w:rPr>
              <w:del w:id="511" w:author="Qiming Gu" w:date="2017-02-23T00:13:00Z"/>
              <w:i w:val="0"/>
              <w:iCs w:val="0"/>
              <w:noProof/>
              <w:sz w:val="21"/>
              <w:szCs w:val="22"/>
            </w:rPr>
          </w:pPr>
          <w:del w:id="512" w:author="Qiming Gu" w:date="2017-02-23T00:13:00Z">
            <w:r w:rsidRPr="00B5495F">
              <w:rPr>
                <w:rPrChange w:id="513" w:author="Qiming Gu" w:date="2017-02-23T00:13:00Z">
                  <w:rPr>
                    <w:rStyle w:val="af"/>
                    <w:noProof/>
                  </w:rPr>
                </w:rPrChange>
              </w:rPr>
              <w:delText xml:space="preserve">4.3.2 </w:delText>
            </w:r>
            <w:r w:rsidRPr="00B5495F">
              <w:rPr>
                <w:rFonts w:hint="eastAsia"/>
                <w:rPrChange w:id="514" w:author="Qiming Gu" w:date="2017-02-23T00:13:00Z">
                  <w:rPr>
                    <w:rStyle w:val="af"/>
                    <w:rFonts w:hint="eastAsia"/>
                    <w:noProof/>
                  </w:rPr>
                </w:rPrChange>
              </w:rPr>
              <w:delText>常用资源路径：</w:delText>
            </w:r>
            <w:r w:rsidR="00FC132B" w:rsidDel="00DC2586">
              <w:rPr>
                <w:noProof/>
                <w:webHidden/>
              </w:rPr>
              <w:tab/>
              <w:delText>25</w:delText>
            </w:r>
          </w:del>
        </w:p>
        <w:p w:rsidR="00FC132B" w:rsidDel="00DC2586" w:rsidRDefault="00B5495F">
          <w:pPr>
            <w:pStyle w:val="30"/>
            <w:tabs>
              <w:tab w:val="right" w:leader="dot" w:pos="8296"/>
            </w:tabs>
            <w:rPr>
              <w:del w:id="515" w:author="Qiming Gu" w:date="2017-02-23T00:13:00Z"/>
              <w:i w:val="0"/>
              <w:iCs w:val="0"/>
              <w:noProof/>
              <w:sz w:val="21"/>
              <w:szCs w:val="22"/>
            </w:rPr>
          </w:pPr>
          <w:del w:id="516" w:author="Qiming Gu" w:date="2017-02-23T00:13:00Z">
            <w:r w:rsidRPr="00B5495F">
              <w:rPr>
                <w:rPrChange w:id="517" w:author="Qiming Gu" w:date="2017-02-23T00:13:00Z">
                  <w:rPr>
                    <w:rStyle w:val="af"/>
                    <w:noProof/>
                  </w:rPr>
                </w:rPrChange>
              </w:rPr>
              <w:delText>4.3.3 HTTP</w:delText>
            </w:r>
            <w:r w:rsidRPr="00B5495F">
              <w:rPr>
                <w:rFonts w:hint="eastAsia"/>
                <w:rPrChange w:id="518" w:author="Qiming Gu" w:date="2017-02-23T00:13:00Z">
                  <w:rPr>
                    <w:rStyle w:val="af"/>
                    <w:rFonts w:hint="eastAsia"/>
                    <w:noProof/>
                  </w:rPr>
                </w:rPrChange>
              </w:rPr>
              <w:delText>动词解析</w:delText>
            </w:r>
            <w:r w:rsidR="00FC132B" w:rsidDel="00DC2586">
              <w:rPr>
                <w:noProof/>
                <w:webHidden/>
              </w:rPr>
              <w:tab/>
              <w:delText>25</w:delText>
            </w:r>
          </w:del>
        </w:p>
        <w:p w:rsidR="00FC132B" w:rsidDel="00DC2586" w:rsidRDefault="00B5495F">
          <w:pPr>
            <w:pStyle w:val="30"/>
            <w:tabs>
              <w:tab w:val="right" w:leader="dot" w:pos="8296"/>
            </w:tabs>
            <w:rPr>
              <w:del w:id="519" w:author="Qiming Gu" w:date="2017-02-23T00:13:00Z"/>
              <w:i w:val="0"/>
              <w:iCs w:val="0"/>
              <w:noProof/>
              <w:sz w:val="21"/>
              <w:szCs w:val="22"/>
            </w:rPr>
          </w:pPr>
          <w:del w:id="520" w:author="Qiming Gu" w:date="2017-02-23T00:13:00Z">
            <w:r w:rsidRPr="00B5495F">
              <w:rPr>
                <w:rPrChange w:id="521" w:author="Qiming Gu" w:date="2017-02-23T00:13:00Z">
                  <w:rPr>
                    <w:rStyle w:val="af"/>
                    <w:noProof/>
                  </w:rPr>
                </w:rPrChange>
              </w:rPr>
              <w:delText xml:space="preserve">4.3.4 </w:delText>
            </w:r>
            <w:r w:rsidRPr="00B5495F">
              <w:rPr>
                <w:rFonts w:hint="eastAsia"/>
                <w:rPrChange w:id="522" w:author="Qiming Gu" w:date="2017-02-23T00:13:00Z">
                  <w:rPr>
                    <w:rStyle w:val="af"/>
                    <w:rFonts w:hint="eastAsia"/>
                    <w:noProof/>
                  </w:rPr>
                </w:rPrChange>
              </w:rPr>
              <w:delText>状态码</w:delText>
            </w:r>
            <w:r w:rsidR="00FC132B" w:rsidDel="00DC2586">
              <w:rPr>
                <w:noProof/>
                <w:webHidden/>
              </w:rPr>
              <w:tab/>
              <w:delText>26</w:delText>
            </w:r>
          </w:del>
        </w:p>
        <w:p w:rsidR="00FC132B" w:rsidDel="00DC2586" w:rsidRDefault="00B5495F">
          <w:pPr>
            <w:pStyle w:val="30"/>
            <w:tabs>
              <w:tab w:val="right" w:leader="dot" w:pos="8296"/>
            </w:tabs>
            <w:rPr>
              <w:del w:id="523" w:author="Qiming Gu" w:date="2017-02-23T00:13:00Z"/>
              <w:i w:val="0"/>
              <w:iCs w:val="0"/>
              <w:noProof/>
              <w:sz w:val="21"/>
              <w:szCs w:val="22"/>
            </w:rPr>
          </w:pPr>
          <w:del w:id="524" w:author="Qiming Gu" w:date="2017-02-23T00:13:00Z">
            <w:r w:rsidRPr="00B5495F">
              <w:rPr>
                <w:rPrChange w:id="525" w:author="Qiming Gu" w:date="2017-02-23T00:13:00Z">
                  <w:rPr>
                    <w:rStyle w:val="af"/>
                    <w:noProof/>
                  </w:rPr>
                </w:rPrChange>
              </w:rPr>
              <w:delText xml:space="preserve">4.3.5 </w:delText>
            </w:r>
            <w:r w:rsidRPr="00B5495F">
              <w:rPr>
                <w:rFonts w:hint="eastAsia"/>
                <w:rPrChange w:id="526" w:author="Qiming Gu" w:date="2017-02-23T00:13:00Z">
                  <w:rPr>
                    <w:rStyle w:val="af"/>
                    <w:rFonts w:hint="eastAsia"/>
                    <w:noProof/>
                  </w:rPr>
                </w:rPrChange>
              </w:rPr>
              <w:delText>商户信息</w:delText>
            </w:r>
            <w:r w:rsidR="00FC132B" w:rsidDel="00DC2586">
              <w:rPr>
                <w:noProof/>
                <w:webHidden/>
              </w:rPr>
              <w:tab/>
              <w:delText>27</w:delText>
            </w:r>
          </w:del>
        </w:p>
        <w:p w:rsidR="00FC132B" w:rsidDel="00DC2586" w:rsidRDefault="00B5495F">
          <w:pPr>
            <w:pStyle w:val="30"/>
            <w:tabs>
              <w:tab w:val="right" w:leader="dot" w:pos="8296"/>
            </w:tabs>
            <w:rPr>
              <w:del w:id="527" w:author="Qiming Gu" w:date="2017-02-23T00:13:00Z"/>
              <w:i w:val="0"/>
              <w:iCs w:val="0"/>
              <w:noProof/>
              <w:sz w:val="21"/>
              <w:szCs w:val="22"/>
            </w:rPr>
          </w:pPr>
          <w:del w:id="528" w:author="Qiming Gu" w:date="2017-02-23T00:13:00Z">
            <w:r w:rsidRPr="00B5495F">
              <w:rPr>
                <w:rPrChange w:id="529" w:author="Qiming Gu" w:date="2017-02-23T00:13:00Z">
                  <w:rPr>
                    <w:rStyle w:val="af"/>
                    <w:noProof/>
                  </w:rPr>
                </w:rPrChange>
              </w:rPr>
              <w:delText xml:space="preserve">4.3.6 </w:delText>
            </w:r>
            <w:r w:rsidRPr="00B5495F">
              <w:rPr>
                <w:rFonts w:hint="eastAsia"/>
                <w:rPrChange w:id="530" w:author="Qiming Gu" w:date="2017-02-23T00:13:00Z">
                  <w:rPr>
                    <w:rStyle w:val="af"/>
                    <w:rFonts w:hint="eastAsia"/>
                    <w:noProof/>
                  </w:rPr>
                </w:rPrChange>
              </w:rPr>
              <w:delText>上游渠道基本信息</w:delText>
            </w:r>
            <w:r w:rsidRPr="00B5495F">
              <w:rPr>
                <w:rPrChange w:id="531" w:author="Qiming Gu" w:date="2017-02-23T00:13:00Z">
                  <w:rPr>
                    <w:rStyle w:val="af"/>
                    <w:noProof/>
                  </w:rPr>
                </w:rPrChange>
              </w:rPr>
              <w:delText>(wozhi_upstream)</w:delText>
            </w:r>
            <w:r w:rsidR="00FC132B" w:rsidDel="00DC2586">
              <w:rPr>
                <w:noProof/>
                <w:webHidden/>
              </w:rPr>
              <w:tab/>
              <w:delText>28</w:delText>
            </w:r>
          </w:del>
        </w:p>
        <w:p w:rsidR="00FC132B" w:rsidDel="00DC2586" w:rsidRDefault="00B5495F">
          <w:pPr>
            <w:pStyle w:val="30"/>
            <w:tabs>
              <w:tab w:val="right" w:leader="dot" w:pos="8296"/>
            </w:tabs>
            <w:rPr>
              <w:del w:id="532" w:author="Qiming Gu" w:date="2017-02-23T00:13:00Z"/>
              <w:i w:val="0"/>
              <w:iCs w:val="0"/>
              <w:noProof/>
              <w:sz w:val="21"/>
              <w:szCs w:val="22"/>
            </w:rPr>
          </w:pPr>
          <w:del w:id="533" w:author="Qiming Gu" w:date="2017-02-23T00:13:00Z">
            <w:r w:rsidRPr="00B5495F">
              <w:rPr>
                <w:rPrChange w:id="534" w:author="Qiming Gu" w:date="2017-02-23T00:13:00Z">
                  <w:rPr>
                    <w:rStyle w:val="af"/>
                    <w:noProof/>
                  </w:rPr>
                </w:rPrChange>
              </w:rPr>
              <w:delText xml:space="preserve">4.3.7 </w:delText>
            </w:r>
            <w:r w:rsidRPr="00B5495F">
              <w:rPr>
                <w:rFonts w:hint="eastAsia"/>
                <w:rPrChange w:id="535" w:author="Qiming Gu" w:date="2017-02-23T00:13:00Z">
                  <w:rPr>
                    <w:rStyle w:val="af"/>
                    <w:rFonts w:hint="eastAsia"/>
                    <w:noProof/>
                  </w:rPr>
                </w:rPrChange>
              </w:rPr>
              <w:delText>路由关系配置</w:delText>
            </w:r>
            <w:r w:rsidRPr="00B5495F">
              <w:rPr>
                <w:rPrChange w:id="536" w:author="Qiming Gu" w:date="2017-02-23T00:13:00Z">
                  <w:rPr>
                    <w:rStyle w:val="af"/>
                    <w:noProof/>
                  </w:rPr>
                </w:rPrChange>
              </w:rPr>
              <w:delText>(wozhi_route)</w:delText>
            </w:r>
            <w:r w:rsidR="00FC132B" w:rsidDel="00DC2586">
              <w:rPr>
                <w:noProof/>
                <w:webHidden/>
              </w:rPr>
              <w:tab/>
              <w:delText>28</w:delText>
            </w:r>
          </w:del>
        </w:p>
        <w:p w:rsidR="00FC132B" w:rsidDel="00DC2586" w:rsidRDefault="00B5495F">
          <w:pPr>
            <w:pStyle w:val="30"/>
            <w:tabs>
              <w:tab w:val="right" w:leader="dot" w:pos="8296"/>
            </w:tabs>
            <w:rPr>
              <w:del w:id="537" w:author="Qiming Gu" w:date="2017-02-23T00:13:00Z"/>
              <w:i w:val="0"/>
              <w:iCs w:val="0"/>
              <w:noProof/>
              <w:sz w:val="21"/>
              <w:szCs w:val="22"/>
            </w:rPr>
          </w:pPr>
          <w:del w:id="538" w:author="Qiming Gu" w:date="2017-02-23T00:13:00Z">
            <w:r w:rsidRPr="00B5495F">
              <w:rPr>
                <w:rPrChange w:id="539" w:author="Qiming Gu" w:date="2017-02-23T00:13:00Z">
                  <w:rPr>
                    <w:rStyle w:val="af"/>
                    <w:noProof/>
                  </w:rPr>
                </w:rPrChange>
              </w:rPr>
              <w:delText xml:space="preserve">4.3.8 </w:delText>
            </w:r>
            <w:r w:rsidRPr="00B5495F">
              <w:rPr>
                <w:rFonts w:hint="eastAsia"/>
                <w:rPrChange w:id="540" w:author="Qiming Gu" w:date="2017-02-23T00:13:00Z">
                  <w:rPr>
                    <w:rStyle w:val="af"/>
                    <w:rFonts w:hint="eastAsia"/>
                    <w:noProof/>
                  </w:rPr>
                </w:rPrChange>
              </w:rPr>
              <w:delText>客户经理信息</w:delText>
            </w:r>
            <w:r w:rsidRPr="00B5495F">
              <w:rPr>
                <w:rPrChange w:id="541" w:author="Qiming Gu" w:date="2017-02-23T00:13:00Z">
                  <w:rPr>
                    <w:rStyle w:val="af"/>
                    <w:noProof/>
                  </w:rPr>
                </w:rPrChange>
              </w:rPr>
              <w:delText>(wozhi_saler)</w:delText>
            </w:r>
            <w:r w:rsidR="00FC132B" w:rsidDel="00DC2586">
              <w:rPr>
                <w:noProof/>
                <w:webHidden/>
              </w:rPr>
              <w:tab/>
              <w:delText>28</w:delText>
            </w:r>
          </w:del>
        </w:p>
        <w:p w:rsidR="00FC132B" w:rsidDel="00DC2586" w:rsidRDefault="00B5495F">
          <w:pPr>
            <w:pStyle w:val="30"/>
            <w:tabs>
              <w:tab w:val="right" w:leader="dot" w:pos="8296"/>
            </w:tabs>
            <w:rPr>
              <w:del w:id="542" w:author="Qiming Gu" w:date="2017-02-23T00:13:00Z"/>
              <w:i w:val="0"/>
              <w:iCs w:val="0"/>
              <w:noProof/>
              <w:sz w:val="21"/>
              <w:szCs w:val="22"/>
            </w:rPr>
          </w:pPr>
          <w:del w:id="543" w:author="Qiming Gu" w:date="2017-02-23T00:13:00Z">
            <w:r w:rsidRPr="00B5495F">
              <w:rPr>
                <w:rPrChange w:id="544" w:author="Qiming Gu" w:date="2017-02-23T00:13:00Z">
                  <w:rPr>
                    <w:rStyle w:val="af"/>
                    <w:noProof/>
                  </w:rPr>
                </w:rPrChange>
              </w:rPr>
              <w:delText xml:space="preserve">4.3.9 </w:delText>
            </w:r>
            <w:r w:rsidRPr="00B5495F">
              <w:rPr>
                <w:rFonts w:hint="eastAsia"/>
                <w:rPrChange w:id="545" w:author="Qiming Gu" w:date="2017-02-23T00:13:00Z">
                  <w:rPr>
                    <w:rStyle w:val="af"/>
                    <w:rFonts w:hint="eastAsia"/>
                    <w:noProof/>
                  </w:rPr>
                </w:rPrChange>
              </w:rPr>
              <w:delText>订单信息</w:delText>
            </w:r>
            <w:r w:rsidR="00FC132B" w:rsidDel="00DC2586">
              <w:rPr>
                <w:noProof/>
                <w:webHidden/>
              </w:rPr>
              <w:tab/>
              <w:delText>29</w:delText>
            </w:r>
          </w:del>
        </w:p>
        <w:p w:rsidR="00FC132B" w:rsidDel="00DC2586" w:rsidRDefault="00B5495F">
          <w:pPr>
            <w:pStyle w:val="30"/>
            <w:tabs>
              <w:tab w:val="right" w:leader="dot" w:pos="8296"/>
            </w:tabs>
            <w:rPr>
              <w:del w:id="546" w:author="Qiming Gu" w:date="2017-02-23T00:13:00Z"/>
              <w:i w:val="0"/>
              <w:iCs w:val="0"/>
              <w:noProof/>
              <w:sz w:val="21"/>
              <w:szCs w:val="22"/>
            </w:rPr>
          </w:pPr>
          <w:del w:id="547" w:author="Qiming Gu" w:date="2017-02-23T00:13:00Z">
            <w:r w:rsidRPr="00B5495F">
              <w:rPr>
                <w:rPrChange w:id="548" w:author="Qiming Gu" w:date="2017-02-23T00:13:00Z">
                  <w:rPr>
                    <w:rStyle w:val="af"/>
                    <w:noProof/>
                  </w:rPr>
                </w:rPrChange>
              </w:rPr>
              <w:delText xml:space="preserve">4.3.10 </w:delText>
            </w:r>
            <w:r w:rsidRPr="00B5495F">
              <w:rPr>
                <w:rFonts w:hint="eastAsia"/>
                <w:rPrChange w:id="549" w:author="Qiming Gu" w:date="2017-02-23T00:13:00Z">
                  <w:rPr>
                    <w:rStyle w:val="af"/>
                    <w:rFonts w:hint="eastAsia"/>
                    <w:noProof/>
                  </w:rPr>
                </w:rPrChange>
              </w:rPr>
              <w:delText>通知信息</w:delText>
            </w:r>
            <w:r w:rsidR="00FC132B" w:rsidDel="00DC2586">
              <w:rPr>
                <w:noProof/>
                <w:webHidden/>
              </w:rPr>
              <w:tab/>
              <w:delText>29</w:delText>
            </w:r>
          </w:del>
        </w:p>
        <w:p w:rsidR="00FC132B" w:rsidDel="00DC2586" w:rsidRDefault="00B5495F">
          <w:pPr>
            <w:pStyle w:val="20"/>
            <w:tabs>
              <w:tab w:val="right" w:leader="dot" w:pos="8296"/>
            </w:tabs>
            <w:rPr>
              <w:del w:id="550" w:author="Qiming Gu" w:date="2017-02-23T00:13:00Z"/>
              <w:smallCaps w:val="0"/>
              <w:noProof/>
              <w:sz w:val="21"/>
              <w:szCs w:val="22"/>
            </w:rPr>
          </w:pPr>
          <w:del w:id="551" w:author="Qiming Gu" w:date="2017-02-23T00:13:00Z">
            <w:r w:rsidRPr="00B5495F">
              <w:rPr>
                <w:rPrChange w:id="552" w:author="Qiming Gu" w:date="2017-02-23T00:13:00Z">
                  <w:rPr>
                    <w:rStyle w:val="af"/>
                    <w:noProof/>
                  </w:rPr>
                </w:rPrChange>
              </w:rPr>
              <w:delText xml:space="preserve">4.4 </w:delText>
            </w:r>
            <w:r w:rsidRPr="00B5495F">
              <w:rPr>
                <w:rFonts w:hint="eastAsia"/>
                <w:rPrChange w:id="553" w:author="Qiming Gu" w:date="2017-02-23T00:13:00Z">
                  <w:rPr>
                    <w:rStyle w:val="af"/>
                    <w:rFonts w:hint="eastAsia"/>
                    <w:noProof/>
                  </w:rPr>
                </w:rPrChange>
              </w:rPr>
              <w:delText>角色划分</w:delText>
            </w:r>
            <w:r w:rsidR="00FC132B" w:rsidDel="00DC2586">
              <w:rPr>
                <w:noProof/>
                <w:webHidden/>
              </w:rPr>
              <w:tab/>
              <w:delText>29</w:delText>
            </w:r>
          </w:del>
        </w:p>
        <w:p w:rsidR="00764DED" w:rsidRDefault="00B5495F">
          <w:r>
            <w:rPr>
              <w:b/>
              <w:bCs/>
              <w:sz w:val="22"/>
              <w:lang w:val="zh-CN"/>
            </w:rPr>
            <w:fldChar w:fldCharType="end"/>
          </w:r>
        </w:p>
      </w:sdtContent>
    </w:sdt>
    <w:p w:rsidR="00764DED" w:rsidRDefault="00764DED">
      <w:pPr>
        <w:widowControl/>
        <w:jc w:val="left"/>
      </w:pPr>
      <w:r>
        <w:br w:type="page"/>
      </w:r>
    </w:p>
    <w:p w:rsidR="009866B1" w:rsidRPr="00764DED" w:rsidRDefault="009866B1" w:rsidP="00A10463">
      <w:pPr>
        <w:spacing w:line="560" w:lineRule="exact"/>
      </w:pPr>
    </w:p>
    <w:p w:rsidR="009866B1" w:rsidRDefault="009866B1" w:rsidP="00A10463">
      <w:pPr>
        <w:pStyle w:val="a4"/>
        <w:spacing w:line="560" w:lineRule="exact"/>
        <w:ind w:firstLine="640"/>
      </w:pPr>
      <w:r>
        <w:rPr>
          <w:rFonts w:hint="eastAsia"/>
        </w:rPr>
        <w:t>银码通二维码支付平台（以下简称“银码通”），主要提供商户</w:t>
      </w:r>
      <w:r w:rsidR="00AE5121">
        <w:rPr>
          <w:rFonts w:hint="eastAsia"/>
        </w:rPr>
        <w:t>二维码支付收款功能。</w:t>
      </w:r>
    </w:p>
    <w:p w:rsidR="00C04674" w:rsidRDefault="004272A5" w:rsidP="00470114">
      <w:pPr>
        <w:pStyle w:val="1"/>
        <w:spacing w:before="0" w:after="0" w:line="560" w:lineRule="exact"/>
      </w:pPr>
      <w:bookmarkStart w:id="554" w:name="_Toc475656354"/>
      <w:r>
        <w:t>系统</w:t>
      </w:r>
      <w:r w:rsidR="00C81A2D">
        <w:rPr>
          <w:rFonts w:hint="eastAsia"/>
        </w:rPr>
        <w:t>角色说明</w:t>
      </w:r>
      <w:bookmarkEnd w:id="554"/>
    </w:p>
    <w:p w:rsidR="00C81A2D" w:rsidRDefault="00C81A2D" w:rsidP="00470114">
      <w:pPr>
        <w:pStyle w:val="2"/>
        <w:spacing w:before="0" w:after="0" w:line="560" w:lineRule="exact"/>
      </w:pPr>
      <w:bookmarkStart w:id="555" w:name="_Toc475656355"/>
      <w:r>
        <w:rPr>
          <w:rFonts w:hint="eastAsia"/>
        </w:rPr>
        <w:t>顾客</w:t>
      </w:r>
      <w:bookmarkEnd w:id="555"/>
    </w:p>
    <w:p w:rsidR="00C81A2D" w:rsidRDefault="004839D2" w:rsidP="00470114">
      <w:pPr>
        <w:pStyle w:val="a4"/>
        <w:spacing w:line="560" w:lineRule="exact"/>
        <w:ind w:firstLine="640"/>
      </w:pPr>
      <w:r>
        <w:rPr>
          <w:rFonts w:hint="eastAsia"/>
        </w:rPr>
        <w:t>主动使用微信</w:t>
      </w:r>
      <w:r>
        <w:rPr>
          <w:rFonts w:hint="eastAsia"/>
        </w:rPr>
        <w:t>/</w:t>
      </w:r>
      <w:r>
        <w:rPr>
          <w:rFonts w:hint="eastAsia"/>
        </w:rPr>
        <w:t>支付宝等</w:t>
      </w:r>
      <w:r>
        <w:rPr>
          <w:rFonts w:hint="eastAsia"/>
        </w:rPr>
        <w:t>app</w:t>
      </w:r>
      <w:r>
        <w:rPr>
          <w:rFonts w:hint="eastAsia"/>
        </w:rPr>
        <w:t>对</w:t>
      </w:r>
      <w:r w:rsidR="00C81A2D">
        <w:rPr>
          <w:rFonts w:hint="eastAsia"/>
        </w:rPr>
        <w:t>银码通二维码</w:t>
      </w:r>
      <w:r>
        <w:rPr>
          <w:rFonts w:hint="eastAsia"/>
        </w:rPr>
        <w:t>进行扫码并支付的人员</w:t>
      </w:r>
      <w:r w:rsidR="00C81A2D">
        <w:rPr>
          <w:rFonts w:hint="eastAsia"/>
        </w:rPr>
        <w:t>。</w:t>
      </w:r>
    </w:p>
    <w:p w:rsidR="004839D2" w:rsidRDefault="004839D2" w:rsidP="00470114">
      <w:pPr>
        <w:pStyle w:val="2"/>
        <w:spacing w:before="0" w:after="0" w:line="560" w:lineRule="exact"/>
      </w:pPr>
      <w:bookmarkStart w:id="556" w:name="_Toc475656356"/>
      <w:r>
        <w:rPr>
          <w:rFonts w:hint="eastAsia"/>
        </w:rPr>
        <w:t>商户</w:t>
      </w:r>
      <w:bookmarkEnd w:id="556"/>
    </w:p>
    <w:p w:rsidR="004839D2" w:rsidRDefault="004839D2" w:rsidP="00470114">
      <w:pPr>
        <w:pStyle w:val="a4"/>
        <w:spacing w:line="560" w:lineRule="exact"/>
        <w:ind w:firstLine="640"/>
      </w:pPr>
      <w:r>
        <w:rPr>
          <w:rFonts w:hint="eastAsia"/>
        </w:rPr>
        <w:t>提供相关信息，完成银码通二维码申请，并通过在经营场所展示二维码进行收单的经营者。</w:t>
      </w:r>
    </w:p>
    <w:p w:rsidR="004839D2" w:rsidRDefault="004839D2" w:rsidP="00470114">
      <w:pPr>
        <w:pStyle w:val="2"/>
        <w:spacing w:before="0" w:after="0" w:line="560" w:lineRule="exact"/>
      </w:pPr>
      <w:bookmarkStart w:id="557" w:name="_Toc475656357"/>
      <w:r>
        <w:rPr>
          <w:rFonts w:hint="eastAsia"/>
        </w:rPr>
        <w:t>客户经理</w:t>
      </w:r>
      <w:bookmarkEnd w:id="557"/>
    </w:p>
    <w:p w:rsidR="004839D2" w:rsidRDefault="004839D2" w:rsidP="00470114">
      <w:pPr>
        <w:pStyle w:val="a4"/>
        <w:spacing w:line="560" w:lineRule="exact"/>
        <w:ind w:firstLine="640"/>
      </w:pPr>
      <w:r>
        <w:rPr>
          <w:rFonts w:hint="eastAsia"/>
        </w:rPr>
        <w:t>接收商户相关申请和面核，完成后台信息录入、反馈结果给商户的人员。</w:t>
      </w:r>
    </w:p>
    <w:p w:rsidR="004839D2" w:rsidRDefault="004839D2" w:rsidP="00470114">
      <w:pPr>
        <w:pStyle w:val="2"/>
        <w:spacing w:before="0" w:after="0" w:line="560" w:lineRule="exact"/>
      </w:pPr>
      <w:bookmarkStart w:id="558" w:name="_Toc475656358"/>
      <w:r>
        <w:rPr>
          <w:rFonts w:hint="eastAsia"/>
        </w:rPr>
        <w:t>管理人员</w:t>
      </w:r>
      <w:bookmarkEnd w:id="558"/>
    </w:p>
    <w:p w:rsidR="004839D2" w:rsidRDefault="00B5678B" w:rsidP="00470114">
      <w:pPr>
        <w:pStyle w:val="a4"/>
        <w:spacing w:line="560" w:lineRule="exact"/>
        <w:ind w:firstLine="640"/>
      </w:pPr>
      <w:r>
        <w:rPr>
          <w:rFonts w:hint="eastAsia"/>
        </w:rPr>
        <w:t>完成商户信息审核，具有系统后台管理权限的人员</w:t>
      </w:r>
      <w:r w:rsidR="004839D2">
        <w:rPr>
          <w:rFonts w:hint="eastAsia"/>
        </w:rPr>
        <w:t>。</w:t>
      </w:r>
    </w:p>
    <w:p w:rsidR="009A178D" w:rsidRDefault="009A178D" w:rsidP="009A178D">
      <w:pPr>
        <w:pStyle w:val="2"/>
        <w:spacing w:before="0" w:after="0" w:line="560" w:lineRule="exact"/>
      </w:pPr>
      <w:bookmarkStart w:id="559" w:name="_Toc475656359"/>
      <w:r>
        <w:rPr>
          <w:rFonts w:hint="eastAsia"/>
        </w:rPr>
        <w:t>财务人员</w:t>
      </w:r>
      <w:bookmarkEnd w:id="559"/>
    </w:p>
    <w:p w:rsidR="009A178D" w:rsidRDefault="009A178D" w:rsidP="009A178D">
      <w:pPr>
        <w:pStyle w:val="a4"/>
        <w:spacing w:line="560" w:lineRule="exact"/>
        <w:ind w:firstLine="640"/>
      </w:pPr>
      <w:r>
        <w:rPr>
          <w:rFonts w:hint="eastAsia"/>
        </w:rPr>
        <w:t>完成商户对账操作的人员。</w:t>
      </w:r>
    </w:p>
    <w:p w:rsidR="009A178D" w:rsidRDefault="009A178D" w:rsidP="009A178D">
      <w:pPr>
        <w:pStyle w:val="2"/>
        <w:spacing w:before="0" w:after="0" w:line="560" w:lineRule="exact"/>
      </w:pPr>
      <w:bookmarkStart w:id="560" w:name="_Toc475656360"/>
      <w:r>
        <w:rPr>
          <w:rFonts w:hint="eastAsia"/>
        </w:rPr>
        <w:t>客服</w:t>
      </w:r>
      <w:bookmarkEnd w:id="560"/>
    </w:p>
    <w:p w:rsidR="009A178D" w:rsidRDefault="009A178D" w:rsidP="009A178D">
      <w:pPr>
        <w:pStyle w:val="a4"/>
        <w:spacing w:line="560" w:lineRule="exact"/>
        <w:ind w:firstLine="640"/>
      </w:pPr>
      <w:r>
        <w:rPr>
          <w:rFonts w:hint="eastAsia"/>
        </w:rPr>
        <w:t>处理顾客、商户在公众号等平台反馈意见和指导日常操作的人员。</w:t>
      </w:r>
    </w:p>
    <w:p w:rsidR="00C81A2D" w:rsidRPr="00C81A2D" w:rsidRDefault="00B5678B" w:rsidP="00470114">
      <w:pPr>
        <w:pStyle w:val="1"/>
        <w:spacing w:before="0" w:after="0" w:line="560" w:lineRule="exact"/>
      </w:pPr>
      <w:bookmarkStart w:id="561" w:name="_Toc475656361"/>
      <w:r>
        <w:rPr>
          <w:rFonts w:hint="eastAsia"/>
        </w:rPr>
        <w:lastRenderedPageBreak/>
        <w:t>业务场景</w:t>
      </w:r>
      <w:bookmarkEnd w:id="561"/>
    </w:p>
    <w:p w:rsidR="00490400" w:rsidRDefault="00490400" w:rsidP="00637C42">
      <w:r>
        <w:rPr>
          <w:rFonts w:hint="eastAsia"/>
          <w:noProof/>
        </w:rPr>
        <w:drawing>
          <wp:inline distT="0" distB="0" distL="0" distR="0">
            <wp:extent cx="5274310" cy="3738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架图.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738245"/>
                    </a:xfrm>
                    <a:prstGeom prst="rect">
                      <a:avLst/>
                    </a:prstGeom>
                  </pic:spPr>
                </pic:pic>
              </a:graphicData>
            </a:graphic>
          </wp:inline>
        </w:drawing>
      </w:r>
    </w:p>
    <w:p w:rsidR="00490400" w:rsidRDefault="00490400" w:rsidP="00FA4596">
      <w:pPr>
        <w:spacing w:line="560" w:lineRule="exact"/>
      </w:pPr>
      <w:r>
        <w:rPr>
          <w:rFonts w:hint="eastAsia"/>
        </w:rPr>
        <w:t>系统的功能框架大致如上图：</w:t>
      </w:r>
    </w:p>
    <w:p w:rsidR="00B22436" w:rsidRDefault="00B22436" w:rsidP="00FA4596">
      <w:pPr>
        <w:pStyle w:val="2"/>
        <w:spacing w:before="0" w:after="0" w:line="560" w:lineRule="exact"/>
      </w:pPr>
      <w:bookmarkStart w:id="562" w:name="_Toc475656362"/>
      <w:r>
        <w:rPr>
          <w:rFonts w:hint="eastAsia"/>
        </w:rPr>
        <w:t>顾客消费交易</w:t>
      </w:r>
      <w:bookmarkEnd w:id="562"/>
    </w:p>
    <w:p w:rsidR="002C6FBE" w:rsidRDefault="00490400" w:rsidP="00FA4596">
      <w:pPr>
        <w:pStyle w:val="a4"/>
        <w:numPr>
          <w:ilvl w:val="0"/>
          <w:numId w:val="10"/>
        </w:numPr>
        <w:spacing w:line="560" w:lineRule="exact"/>
        <w:ind w:firstLineChars="0"/>
      </w:pPr>
      <w:r>
        <w:rPr>
          <w:rFonts w:hint="eastAsia"/>
        </w:rPr>
        <w:t>顾客</w:t>
      </w:r>
      <w:r w:rsidR="006E6064">
        <w:rPr>
          <w:rFonts w:hint="eastAsia"/>
        </w:rPr>
        <w:t>使用微信</w:t>
      </w:r>
      <w:r w:rsidR="006E6064">
        <w:rPr>
          <w:rFonts w:hint="eastAsia"/>
        </w:rPr>
        <w:t>/</w:t>
      </w:r>
      <w:r w:rsidR="006E6064">
        <w:rPr>
          <w:rFonts w:hint="eastAsia"/>
        </w:rPr>
        <w:t>支付宝等</w:t>
      </w:r>
      <w:r w:rsidR="006E6064">
        <w:rPr>
          <w:rFonts w:hint="eastAsia"/>
        </w:rPr>
        <w:t>app</w:t>
      </w:r>
      <w:r>
        <w:rPr>
          <w:rFonts w:hint="eastAsia"/>
        </w:rPr>
        <w:t>扫银码通二维码</w:t>
      </w:r>
    </w:p>
    <w:p w:rsidR="002C6FBE" w:rsidRDefault="00490400" w:rsidP="00FA4596">
      <w:pPr>
        <w:pStyle w:val="a4"/>
        <w:numPr>
          <w:ilvl w:val="0"/>
          <w:numId w:val="10"/>
        </w:numPr>
        <w:spacing w:line="560" w:lineRule="exact"/>
        <w:ind w:firstLineChars="0"/>
      </w:pPr>
      <w:r>
        <w:rPr>
          <w:rFonts w:hint="eastAsia"/>
        </w:rPr>
        <w:t>后台</w:t>
      </w:r>
      <w:r w:rsidR="002C6FBE">
        <w:rPr>
          <w:rFonts w:hint="eastAsia"/>
        </w:rPr>
        <w:t>通过路由选择</w:t>
      </w:r>
      <w:r w:rsidR="006E6064">
        <w:rPr>
          <w:rFonts w:hint="eastAsia"/>
        </w:rPr>
        <w:t>返回收银台</w:t>
      </w:r>
      <w:r>
        <w:rPr>
          <w:rFonts w:hint="eastAsia"/>
        </w:rPr>
        <w:t>支付交易页面</w:t>
      </w:r>
    </w:p>
    <w:p w:rsidR="009377B0" w:rsidRDefault="00490400" w:rsidP="00FA4596">
      <w:pPr>
        <w:pStyle w:val="a4"/>
        <w:numPr>
          <w:ilvl w:val="0"/>
          <w:numId w:val="10"/>
        </w:numPr>
        <w:spacing w:line="560" w:lineRule="exact"/>
        <w:ind w:firstLineChars="0"/>
      </w:pPr>
      <w:r>
        <w:rPr>
          <w:rFonts w:hint="eastAsia"/>
        </w:rPr>
        <w:t>顾客输入金额</w:t>
      </w:r>
      <w:r w:rsidR="002C6FBE">
        <w:rPr>
          <w:rFonts w:hint="eastAsia"/>
        </w:rPr>
        <w:t>、密码</w:t>
      </w:r>
      <w:r w:rsidR="009377B0">
        <w:rPr>
          <w:rFonts w:hint="eastAsia"/>
        </w:rPr>
        <w:t>完成支付</w:t>
      </w:r>
    </w:p>
    <w:p w:rsidR="00490400" w:rsidRDefault="00490400" w:rsidP="00FA4596">
      <w:pPr>
        <w:pStyle w:val="a4"/>
        <w:numPr>
          <w:ilvl w:val="0"/>
          <w:numId w:val="10"/>
        </w:numPr>
        <w:spacing w:line="560" w:lineRule="exact"/>
        <w:ind w:firstLineChars="0"/>
      </w:pPr>
      <w:r>
        <w:rPr>
          <w:rFonts w:hint="eastAsia"/>
        </w:rPr>
        <w:t>微信或支付宝自行</w:t>
      </w:r>
      <w:r w:rsidR="004D5B46">
        <w:rPr>
          <w:rFonts w:hint="eastAsia"/>
        </w:rPr>
        <w:t>返回</w:t>
      </w:r>
      <w:r>
        <w:rPr>
          <w:rFonts w:hint="eastAsia"/>
        </w:rPr>
        <w:t>顾客消费回执，银码通平台无需关注。</w:t>
      </w:r>
    </w:p>
    <w:p w:rsidR="00B22436" w:rsidRDefault="00B22436" w:rsidP="00FA4596">
      <w:pPr>
        <w:pStyle w:val="2"/>
        <w:spacing w:before="0" w:after="0" w:line="560" w:lineRule="exact"/>
      </w:pPr>
      <w:bookmarkStart w:id="563" w:name="_Toc475656363"/>
      <w:r>
        <w:rPr>
          <w:rFonts w:hint="eastAsia"/>
        </w:rPr>
        <w:t>商户</w:t>
      </w:r>
      <w:r w:rsidR="00BF1F9C">
        <w:rPr>
          <w:rFonts w:hint="eastAsia"/>
        </w:rPr>
        <w:t>交易结果</w:t>
      </w:r>
      <w:r>
        <w:rPr>
          <w:rFonts w:hint="eastAsia"/>
        </w:rPr>
        <w:t>反馈</w:t>
      </w:r>
      <w:bookmarkEnd w:id="563"/>
    </w:p>
    <w:p w:rsidR="00566E1C" w:rsidRPr="00637C42" w:rsidRDefault="00566E1C" w:rsidP="00FA4596">
      <w:pPr>
        <w:pStyle w:val="a4"/>
        <w:spacing w:line="560" w:lineRule="exact"/>
        <w:ind w:firstLine="640"/>
      </w:pPr>
      <w:r>
        <w:rPr>
          <w:rFonts w:hint="eastAsia"/>
        </w:rPr>
        <w:t>商户需先行关注银码通公众号。</w:t>
      </w:r>
    </w:p>
    <w:p w:rsidR="00BF1F9C" w:rsidRDefault="00BF1F9C" w:rsidP="00FA4596">
      <w:pPr>
        <w:pStyle w:val="a4"/>
        <w:numPr>
          <w:ilvl w:val="0"/>
          <w:numId w:val="10"/>
        </w:numPr>
        <w:spacing w:line="560" w:lineRule="exact"/>
        <w:ind w:firstLineChars="0"/>
      </w:pPr>
      <w:r>
        <w:rPr>
          <w:rFonts w:hint="eastAsia"/>
        </w:rPr>
        <w:t>上述顾客消费成功后，微信</w:t>
      </w:r>
      <w:r>
        <w:rPr>
          <w:rFonts w:hint="eastAsia"/>
        </w:rPr>
        <w:t>/</w:t>
      </w:r>
      <w:r>
        <w:rPr>
          <w:rFonts w:hint="eastAsia"/>
        </w:rPr>
        <w:t>支付宝发起异步通知上游商户</w:t>
      </w:r>
    </w:p>
    <w:p w:rsidR="00BF1F9C" w:rsidRDefault="00BF1F9C" w:rsidP="00FA4596">
      <w:pPr>
        <w:pStyle w:val="a4"/>
        <w:numPr>
          <w:ilvl w:val="0"/>
          <w:numId w:val="10"/>
        </w:numPr>
        <w:spacing w:line="560" w:lineRule="exact"/>
        <w:ind w:firstLineChars="0"/>
      </w:pPr>
      <w:r>
        <w:rPr>
          <w:rFonts w:hint="eastAsia"/>
        </w:rPr>
        <w:t>上游商户转发交易结果至我司服务器，中间有可能经过接口转换</w:t>
      </w:r>
    </w:p>
    <w:p w:rsidR="00490400" w:rsidRDefault="00BF1F9C" w:rsidP="00FA4596">
      <w:pPr>
        <w:pStyle w:val="a4"/>
        <w:numPr>
          <w:ilvl w:val="0"/>
          <w:numId w:val="10"/>
        </w:numPr>
        <w:spacing w:line="560" w:lineRule="exact"/>
        <w:ind w:firstLineChars="0"/>
      </w:pPr>
      <w:r>
        <w:rPr>
          <w:rFonts w:hint="eastAsia"/>
        </w:rPr>
        <w:lastRenderedPageBreak/>
        <w:t>我司服务器收到通知后，</w:t>
      </w:r>
      <w:r w:rsidR="00490400">
        <w:rPr>
          <w:rFonts w:hint="eastAsia"/>
        </w:rPr>
        <w:t>通过银码通</w:t>
      </w:r>
      <w:r>
        <w:rPr>
          <w:rFonts w:hint="eastAsia"/>
        </w:rPr>
        <w:t>公众号</w:t>
      </w:r>
      <w:r w:rsidR="00490400">
        <w:rPr>
          <w:rFonts w:hint="eastAsia"/>
        </w:rPr>
        <w:t>通知商户。</w:t>
      </w:r>
    </w:p>
    <w:p w:rsidR="00B22436" w:rsidRDefault="00B22436" w:rsidP="00FA4596">
      <w:pPr>
        <w:pStyle w:val="2"/>
        <w:spacing w:before="0" w:after="0" w:line="560" w:lineRule="exact"/>
      </w:pPr>
      <w:bookmarkStart w:id="564" w:name="_Toc475656364"/>
      <w:r>
        <w:rPr>
          <w:rFonts w:hint="eastAsia"/>
        </w:rPr>
        <w:t>商户自助服务</w:t>
      </w:r>
      <w:bookmarkEnd w:id="564"/>
    </w:p>
    <w:p w:rsidR="00566E1C" w:rsidRPr="00B8264D" w:rsidRDefault="00566E1C" w:rsidP="00566E1C">
      <w:pPr>
        <w:pStyle w:val="a4"/>
        <w:spacing w:line="560" w:lineRule="exact"/>
        <w:ind w:firstLine="640"/>
      </w:pPr>
      <w:r>
        <w:rPr>
          <w:rFonts w:hint="eastAsia"/>
        </w:rPr>
        <w:t>商户需先行关注银码通公众号。</w:t>
      </w:r>
    </w:p>
    <w:p w:rsidR="00AE5121" w:rsidRDefault="00AE5121" w:rsidP="00FA4596">
      <w:pPr>
        <w:pStyle w:val="a6"/>
        <w:numPr>
          <w:ilvl w:val="0"/>
          <w:numId w:val="3"/>
        </w:numPr>
        <w:spacing w:line="560" w:lineRule="exact"/>
        <w:ind w:firstLineChars="0"/>
      </w:pPr>
      <w:r>
        <w:rPr>
          <w:rFonts w:hint="eastAsia"/>
        </w:rPr>
        <w:t>商户</w:t>
      </w:r>
      <w:r w:rsidR="008D550D">
        <w:rPr>
          <w:rFonts w:hint="eastAsia"/>
        </w:rPr>
        <w:t>微信号绑定</w:t>
      </w:r>
      <w:r>
        <w:rPr>
          <w:rFonts w:hint="eastAsia"/>
        </w:rPr>
        <w:t>。</w:t>
      </w:r>
    </w:p>
    <w:p w:rsidR="00EB74AC" w:rsidRDefault="00104BA6" w:rsidP="00FA4596">
      <w:pPr>
        <w:pStyle w:val="a4"/>
        <w:numPr>
          <w:ilvl w:val="0"/>
          <w:numId w:val="10"/>
        </w:numPr>
        <w:spacing w:line="560" w:lineRule="exact"/>
        <w:ind w:firstLineChars="0"/>
      </w:pPr>
      <w:r>
        <w:rPr>
          <w:rFonts w:hint="eastAsia"/>
        </w:rPr>
        <w:t>商户点击</w:t>
      </w:r>
      <w:r w:rsidR="002509F5">
        <w:rPr>
          <w:rFonts w:hint="eastAsia"/>
        </w:rPr>
        <w:t>绑定</w:t>
      </w:r>
    </w:p>
    <w:p w:rsidR="002509F5" w:rsidRDefault="002509F5" w:rsidP="00FA4596">
      <w:pPr>
        <w:pStyle w:val="a4"/>
        <w:numPr>
          <w:ilvl w:val="0"/>
          <w:numId w:val="10"/>
        </w:numPr>
        <w:spacing w:line="560" w:lineRule="exact"/>
        <w:ind w:firstLineChars="0"/>
      </w:pPr>
      <w:r>
        <w:rPr>
          <w:rFonts w:hint="eastAsia"/>
        </w:rPr>
        <w:t>输入预留手机号</w:t>
      </w:r>
    </w:p>
    <w:p w:rsidR="002509F5" w:rsidRDefault="002509F5" w:rsidP="00FA4596">
      <w:pPr>
        <w:pStyle w:val="a4"/>
        <w:numPr>
          <w:ilvl w:val="0"/>
          <w:numId w:val="10"/>
        </w:numPr>
        <w:spacing w:line="560" w:lineRule="exact"/>
        <w:ind w:firstLineChars="0"/>
      </w:pPr>
      <w:r>
        <w:rPr>
          <w:rFonts w:hint="eastAsia"/>
        </w:rPr>
        <w:t>输入收到的手机验证码</w:t>
      </w:r>
    </w:p>
    <w:p w:rsidR="002509F5" w:rsidRPr="00637C42" w:rsidRDefault="002509F5" w:rsidP="00FA4596">
      <w:pPr>
        <w:pStyle w:val="a4"/>
        <w:numPr>
          <w:ilvl w:val="0"/>
          <w:numId w:val="10"/>
        </w:numPr>
        <w:spacing w:line="560" w:lineRule="exact"/>
        <w:ind w:firstLineChars="0"/>
      </w:pPr>
      <w:r>
        <w:rPr>
          <w:rFonts w:hint="eastAsia"/>
        </w:rPr>
        <w:t>后台完成绑定</w:t>
      </w:r>
    </w:p>
    <w:p w:rsidR="00AE5121" w:rsidRDefault="00AE5121" w:rsidP="00FA4596">
      <w:pPr>
        <w:pStyle w:val="a6"/>
        <w:numPr>
          <w:ilvl w:val="0"/>
          <w:numId w:val="3"/>
        </w:numPr>
        <w:spacing w:line="560" w:lineRule="exact"/>
        <w:ind w:firstLineChars="0"/>
      </w:pPr>
      <w:r>
        <w:rPr>
          <w:rFonts w:hint="eastAsia"/>
        </w:rPr>
        <w:t>展示收款二维码</w:t>
      </w:r>
      <w:r w:rsidR="00EF7F73">
        <w:rPr>
          <w:rFonts w:hint="eastAsia"/>
        </w:rPr>
        <w:t>（我司二维码，非上游二维码）</w:t>
      </w:r>
      <w:r w:rsidR="004C5F83">
        <w:rPr>
          <w:rFonts w:hint="eastAsia"/>
        </w:rPr>
        <w:t>。</w:t>
      </w:r>
    </w:p>
    <w:p w:rsidR="00C715A2" w:rsidRDefault="00C715A2" w:rsidP="00C715A2">
      <w:pPr>
        <w:pStyle w:val="a4"/>
        <w:numPr>
          <w:ilvl w:val="0"/>
          <w:numId w:val="10"/>
        </w:numPr>
        <w:spacing w:line="560" w:lineRule="exact"/>
        <w:ind w:firstLineChars="0"/>
      </w:pPr>
      <w:r>
        <w:rPr>
          <w:rFonts w:hint="eastAsia"/>
        </w:rPr>
        <w:t>点击</w:t>
      </w:r>
    </w:p>
    <w:p w:rsidR="00C715A2" w:rsidRPr="00B8264D" w:rsidRDefault="00C715A2" w:rsidP="00C715A2">
      <w:pPr>
        <w:pStyle w:val="a4"/>
        <w:numPr>
          <w:ilvl w:val="0"/>
          <w:numId w:val="10"/>
        </w:numPr>
        <w:spacing w:line="560" w:lineRule="exact"/>
        <w:ind w:firstLineChars="0"/>
      </w:pPr>
      <w:r>
        <w:rPr>
          <w:rFonts w:hint="eastAsia"/>
        </w:rPr>
        <w:t>展示收款二维码</w:t>
      </w:r>
    </w:p>
    <w:p w:rsidR="00AE5121" w:rsidRDefault="00155646" w:rsidP="00FA4596">
      <w:pPr>
        <w:pStyle w:val="a6"/>
        <w:numPr>
          <w:ilvl w:val="0"/>
          <w:numId w:val="3"/>
        </w:numPr>
        <w:spacing w:line="560" w:lineRule="exact"/>
        <w:ind w:firstLineChars="0"/>
      </w:pPr>
      <w:r>
        <w:rPr>
          <w:rFonts w:hint="eastAsia"/>
        </w:rPr>
        <w:t>交易记录查询，包括</w:t>
      </w:r>
      <w:r w:rsidR="004C5F83">
        <w:rPr>
          <w:rFonts w:hint="eastAsia"/>
        </w:rPr>
        <w:t>最近一笔交易记录、</w:t>
      </w:r>
      <w:r w:rsidR="00AE5121">
        <w:rPr>
          <w:rFonts w:hint="eastAsia"/>
        </w:rPr>
        <w:t>当日交易记录、上日交易记录</w:t>
      </w:r>
      <w:r w:rsidR="004C5F83">
        <w:rPr>
          <w:rFonts w:hint="eastAsia"/>
        </w:rPr>
        <w:t>、历史交易记录。下载交易汇总及明细（</w:t>
      </w:r>
      <w:r w:rsidR="004C5F83">
        <w:rPr>
          <w:rFonts w:hint="eastAsia"/>
        </w:rPr>
        <w:t>Excel</w:t>
      </w:r>
      <w:r w:rsidR="004C5F83">
        <w:rPr>
          <w:rFonts w:hint="eastAsia"/>
        </w:rPr>
        <w:t>格式）。</w:t>
      </w:r>
      <w:r w:rsidR="00461A6A" w:rsidRPr="00FA4596">
        <w:rPr>
          <w:rFonts w:hint="eastAsia"/>
          <w:color w:val="FF0000"/>
        </w:rPr>
        <w:t>其中，后台未进行入账操作前，在交易记录后会有明确未入账说明。</w:t>
      </w:r>
    </w:p>
    <w:p w:rsidR="00996ED2" w:rsidRDefault="00996ED2" w:rsidP="00996ED2">
      <w:pPr>
        <w:pStyle w:val="a4"/>
        <w:numPr>
          <w:ilvl w:val="0"/>
          <w:numId w:val="10"/>
        </w:numPr>
        <w:spacing w:line="560" w:lineRule="exact"/>
        <w:ind w:firstLineChars="0"/>
      </w:pPr>
      <w:r>
        <w:rPr>
          <w:rFonts w:hint="eastAsia"/>
        </w:rPr>
        <w:t>点击对应查询菜单</w:t>
      </w:r>
    </w:p>
    <w:p w:rsidR="00996ED2" w:rsidRDefault="00996ED2" w:rsidP="00996ED2">
      <w:pPr>
        <w:pStyle w:val="a4"/>
        <w:numPr>
          <w:ilvl w:val="0"/>
          <w:numId w:val="10"/>
        </w:numPr>
        <w:spacing w:line="560" w:lineRule="exact"/>
        <w:ind w:firstLineChars="0"/>
      </w:pPr>
      <w:r>
        <w:rPr>
          <w:rFonts w:hint="eastAsia"/>
        </w:rPr>
        <w:t>输入查询条件</w:t>
      </w:r>
    </w:p>
    <w:p w:rsidR="00996ED2" w:rsidRPr="00B8264D" w:rsidRDefault="00996ED2" w:rsidP="00996ED2">
      <w:pPr>
        <w:pStyle w:val="a4"/>
        <w:numPr>
          <w:ilvl w:val="0"/>
          <w:numId w:val="10"/>
        </w:numPr>
        <w:spacing w:line="560" w:lineRule="exact"/>
        <w:ind w:firstLineChars="0"/>
      </w:pPr>
      <w:r>
        <w:rPr>
          <w:rFonts w:hint="eastAsia"/>
        </w:rPr>
        <w:t>返回交易记录或下载</w:t>
      </w:r>
    </w:p>
    <w:p w:rsidR="004C5F83" w:rsidRDefault="004C5F83" w:rsidP="00FA4596">
      <w:pPr>
        <w:pStyle w:val="a6"/>
        <w:numPr>
          <w:ilvl w:val="0"/>
          <w:numId w:val="3"/>
        </w:numPr>
        <w:spacing w:line="560" w:lineRule="exact"/>
        <w:ind w:firstLineChars="0"/>
      </w:pPr>
      <w:r>
        <w:rPr>
          <w:rFonts w:hint="eastAsia"/>
        </w:rPr>
        <w:t>向客服反馈信息。</w:t>
      </w:r>
      <w:r w:rsidR="00996ED2">
        <w:rPr>
          <w:rFonts w:hint="eastAsia"/>
        </w:rPr>
        <w:t>（微信公众号自带功能）</w:t>
      </w:r>
    </w:p>
    <w:p w:rsidR="004467C8" w:rsidRDefault="004467C8" w:rsidP="004467C8">
      <w:pPr>
        <w:pStyle w:val="2"/>
        <w:spacing w:before="0" w:after="0" w:line="560" w:lineRule="exact"/>
      </w:pPr>
      <w:bookmarkStart w:id="565" w:name="_Toc475656365"/>
      <w:r>
        <w:rPr>
          <w:rFonts w:hint="eastAsia"/>
        </w:rPr>
        <w:t>客户经理自助查询</w:t>
      </w:r>
      <w:bookmarkEnd w:id="565"/>
    </w:p>
    <w:p w:rsidR="009B702A" w:rsidRPr="00B8264D" w:rsidRDefault="009B702A" w:rsidP="009B702A">
      <w:pPr>
        <w:pStyle w:val="a4"/>
        <w:spacing w:line="560" w:lineRule="exact"/>
        <w:ind w:firstLine="640"/>
      </w:pPr>
      <w:r>
        <w:rPr>
          <w:rFonts w:hint="eastAsia"/>
        </w:rPr>
        <w:t>客户经理需先行关注银码通公众号。</w:t>
      </w:r>
    </w:p>
    <w:p w:rsidR="004467C8" w:rsidRPr="00FA4596" w:rsidRDefault="004467C8" w:rsidP="004467C8">
      <w:pPr>
        <w:pStyle w:val="a4"/>
        <w:spacing w:line="560" w:lineRule="exact"/>
        <w:ind w:firstLine="640"/>
        <w:rPr>
          <w:strike/>
        </w:rPr>
      </w:pPr>
      <w:r w:rsidRPr="00FA4596">
        <w:rPr>
          <w:rFonts w:hint="eastAsia"/>
          <w:strike/>
        </w:rPr>
        <w:t>考虑使用企业号实现</w:t>
      </w:r>
      <w:r w:rsidR="00A12C72" w:rsidRPr="00FA4596">
        <w:rPr>
          <w:rFonts w:hint="eastAsia"/>
        </w:rPr>
        <w:t>（</w:t>
      </w:r>
      <w:r w:rsidR="00A12C72">
        <w:rPr>
          <w:rFonts w:hint="eastAsia"/>
        </w:rPr>
        <w:t>商户和客户经理通过不同类别显示</w:t>
      </w:r>
      <w:r w:rsidR="00A12C72" w:rsidRPr="00FA4596">
        <w:rPr>
          <w:rFonts w:hint="eastAsia"/>
        </w:rPr>
        <w:t>）</w:t>
      </w:r>
    </w:p>
    <w:p w:rsidR="00503AC3" w:rsidRDefault="00503AC3" w:rsidP="00503AC3">
      <w:pPr>
        <w:pStyle w:val="a6"/>
        <w:numPr>
          <w:ilvl w:val="0"/>
          <w:numId w:val="11"/>
        </w:numPr>
        <w:spacing w:line="560" w:lineRule="exact"/>
        <w:ind w:firstLineChars="0"/>
      </w:pPr>
      <w:r>
        <w:rPr>
          <w:rFonts w:hint="eastAsia"/>
        </w:rPr>
        <w:t>商户信息管理：商户基本信息增删改查。</w:t>
      </w:r>
      <w:r w:rsidR="00CE407E">
        <w:rPr>
          <w:rFonts w:hint="eastAsia"/>
        </w:rPr>
        <w:t>（方便客户</w:t>
      </w:r>
      <w:r w:rsidR="00CE407E">
        <w:rPr>
          <w:rFonts w:hint="eastAsia"/>
        </w:rPr>
        <w:lastRenderedPageBreak/>
        <w:t>经理在商户经营地方提交相关信息）</w:t>
      </w:r>
    </w:p>
    <w:p w:rsidR="00FD4F24" w:rsidRDefault="00FD4F24" w:rsidP="00FD4F24">
      <w:pPr>
        <w:pStyle w:val="a4"/>
        <w:numPr>
          <w:ilvl w:val="0"/>
          <w:numId w:val="10"/>
        </w:numPr>
        <w:spacing w:line="560" w:lineRule="exact"/>
        <w:ind w:firstLineChars="0"/>
      </w:pPr>
      <w:r>
        <w:rPr>
          <w:rFonts w:hint="eastAsia"/>
        </w:rPr>
        <w:t>选择菜单</w:t>
      </w:r>
    </w:p>
    <w:p w:rsidR="00FD4F24" w:rsidRDefault="00356436" w:rsidP="00FD4F24">
      <w:pPr>
        <w:pStyle w:val="a4"/>
        <w:numPr>
          <w:ilvl w:val="0"/>
          <w:numId w:val="10"/>
        </w:numPr>
        <w:spacing w:line="560" w:lineRule="exact"/>
        <w:ind w:firstLineChars="0"/>
      </w:pPr>
      <w:r>
        <w:rPr>
          <w:rFonts w:hint="eastAsia"/>
        </w:rPr>
        <w:t>提交相关信息</w:t>
      </w:r>
    </w:p>
    <w:p w:rsidR="00356436" w:rsidRDefault="00356436" w:rsidP="00FD4F24">
      <w:pPr>
        <w:pStyle w:val="a4"/>
        <w:numPr>
          <w:ilvl w:val="0"/>
          <w:numId w:val="10"/>
        </w:numPr>
        <w:spacing w:line="560" w:lineRule="exact"/>
        <w:ind w:firstLineChars="0"/>
      </w:pPr>
      <w:r>
        <w:rPr>
          <w:rFonts w:hint="eastAsia"/>
        </w:rPr>
        <w:t>返回结果</w:t>
      </w:r>
    </w:p>
    <w:p w:rsidR="004467C8" w:rsidRDefault="000A20BF" w:rsidP="00FA4596">
      <w:pPr>
        <w:pStyle w:val="a6"/>
        <w:numPr>
          <w:ilvl w:val="0"/>
          <w:numId w:val="11"/>
        </w:numPr>
        <w:spacing w:line="560" w:lineRule="exact"/>
        <w:ind w:firstLineChars="0"/>
      </w:pPr>
      <w:r>
        <w:rPr>
          <w:rFonts w:hint="eastAsia"/>
        </w:rPr>
        <w:t>业绩</w:t>
      </w:r>
      <w:r w:rsidR="004467C8">
        <w:rPr>
          <w:rFonts w:hint="eastAsia"/>
        </w:rPr>
        <w:t>查询</w:t>
      </w:r>
      <w:r>
        <w:rPr>
          <w:rFonts w:hint="eastAsia"/>
        </w:rPr>
        <w:t>，包括</w:t>
      </w:r>
      <w:r w:rsidR="004467C8">
        <w:rPr>
          <w:rFonts w:hint="eastAsia"/>
        </w:rPr>
        <w:t>名下商户</w:t>
      </w:r>
      <w:r>
        <w:rPr>
          <w:rFonts w:hint="eastAsia"/>
        </w:rPr>
        <w:t>清单</w:t>
      </w:r>
      <w:r w:rsidR="004467C8">
        <w:rPr>
          <w:rFonts w:hint="eastAsia"/>
        </w:rPr>
        <w:t>、</w:t>
      </w:r>
      <w:r w:rsidR="0074091B">
        <w:rPr>
          <w:rFonts w:hint="eastAsia"/>
        </w:rPr>
        <w:t>商户</w:t>
      </w:r>
      <w:r w:rsidR="004467C8">
        <w:rPr>
          <w:rFonts w:hint="eastAsia"/>
        </w:rPr>
        <w:t>交易量</w:t>
      </w:r>
      <w:r w:rsidR="0074091B">
        <w:rPr>
          <w:rFonts w:hint="eastAsia"/>
        </w:rPr>
        <w:t>汇总</w:t>
      </w:r>
      <w:r w:rsidR="004467C8">
        <w:rPr>
          <w:rFonts w:hint="eastAsia"/>
        </w:rPr>
        <w:t>、</w:t>
      </w:r>
      <w:r w:rsidR="0074091B">
        <w:rPr>
          <w:rFonts w:hint="eastAsia"/>
        </w:rPr>
        <w:t>商户</w:t>
      </w:r>
      <w:r w:rsidR="004467C8">
        <w:rPr>
          <w:rFonts w:hint="eastAsia"/>
        </w:rPr>
        <w:t>交易总额、</w:t>
      </w:r>
      <w:r w:rsidR="0074091B">
        <w:rPr>
          <w:rFonts w:hint="eastAsia"/>
        </w:rPr>
        <w:t>手续费</w:t>
      </w:r>
      <w:r w:rsidR="004467C8">
        <w:rPr>
          <w:rFonts w:hint="eastAsia"/>
        </w:rPr>
        <w:t>金额</w:t>
      </w:r>
      <w:r w:rsidR="00C73C90">
        <w:rPr>
          <w:rFonts w:hint="eastAsia"/>
        </w:rPr>
        <w:t>、</w:t>
      </w:r>
      <w:commentRangeStart w:id="566"/>
      <w:r w:rsidR="00C73C90">
        <w:rPr>
          <w:rFonts w:hint="eastAsia"/>
        </w:rPr>
        <w:t>奖励情况</w:t>
      </w:r>
      <w:commentRangeEnd w:id="566"/>
      <w:r w:rsidR="00637C42">
        <w:rPr>
          <w:rStyle w:val="a9"/>
        </w:rPr>
        <w:commentReference w:id="566"/>
      </w:r>
      <w:r w:rsidR="004467C8">
        <w:rPr>
          <w:rFonts w:hint="eastAsia"/>
        </w:rPr>
        <w:t>等。</w:t>
      </w:r>
      <w:r w:rsidR="00461A6A" w:rsidRPr="00FA4596">
        <w:rPr>
          <w:rFonts w:hint="eastAsia"/>
          <w:color w:val="FF0000"/>
        </w:rPr>
        <w:t>未入账交易将不在业绩查询中显示。</w:t>
      </w:r>
    </w:p>
    <w:p w:rsidR="00DF7ED2" w:rsidRDefault="00DF7ED2" w:rsidP="00DF7ED2">
      <w:pPr>
        <w:pStyle w:val="a4"/>
        <w:numPr>
          <w:ilvl w:val="0"/>
          <w:numId w:val="10"/>
        </w:numPr>
        <w:spacing w:line="560" w:lineRule="exact"/>
        <w:ind w:firstLineChars="0"/>
      </w:pPr>
      <w:r>
        <w:rPr>
          <w:rFonts w:hint="eastAsia"/>
        </w:rPr>
        <w:t>选择菜单</w:t>
      </w:r>
    </w:p>
    <w:p w:rsidR="00DF7ED2" w:rsidRPr="00B8264D" w:rsidRDefault="00DF7ED2" w:rsidP="00DF7ED2">
      <w:pPr>
        <w:pStyle w:val="a4"/>
        <w:numPr>
          <w:ilvl w:val="0"/>
          <w:numId w:val="10"/>
        </w:numPr>
        <w:spacing w:line="560" w:lineRule="exact"/>
        <w:ind w:firstLineChars="0"/>
      </w:pPr>
      <w:r>
        <w:rPr>
          <w:rFonts w:hint="eastAsia"/>
        </w:rPr>
        <w:t>返回查询结果</w:t>
      </w:r>
    </w:p>
    <w:p w:rsidR="00B22436" w:rsidRDefault="00B22436" w:rsidP="00FA4596">
      <w:pPr>
        <w:pStyle w:val="2"/>
        <w:spacing w:before="0" w:after="0" w:line="560" w:lineRule="exact"/>
      </w:pPr>
      <w:bookmarkStart w:id="567" w:name="_Toc474703195"/>
      <w:bookmarkStart w:id="568" w:name="_Toc474703294"/>
      <w:bookmarkStart w:id="569" w:name="_Toc475306667"/>
      <w:bookmarkStart w:id="570" w:name="_Toc475306729"/>
      <w:bookmarkStart w:id="571" w:name="_Toc475306803"/>
      <w:bookmarkStart w:id="572" w:name="_Toc475306989"/>
      <w:bookmarkStart w:id="573" w:name="_Toc475656366"/>
      <w:bookmarkEnd w:id="567"/>
      <w:bookmarkEnd w:id="568"/>
      <w:bookmarkEnd w:id="569"/>
      <w:bookmarkEnd w:id="570"/>
      <w:bookmarkEnd w:id="571"/>
      <w:bookmarkEnd w:id="572"/>
      <w:r>
        <w:rPr>
          <w:rFonts w:hint="eastAsia"/>
        </w:rPr>
        <w:t>后台管理</w:t>
      </w:r>
      <w:bookmarkEnd w:id="573"/>
    </w:p>
    <w:p w:rsidR="004C5F83" w:rsidRDefault="004C5F83" w:rsidP="00FA4596">
      <w:pPr>
        <w:pStyle w:val="a4"/>
        <w:spacing w:line="560" w:lineRule="exact"/>
        <w:ind w:firstLine="640"/>
      </w:pPr>
      <w:r>
        <w:rPr>
          <w:rFonts w:hint="eastAsia"/>
        </w:rPr>
        <w:t>银码通客服对平台相关信息的维护和管理查询等。</w:t>
      </w:r>
      <w:r w:rsidR="00F100EE">
        <w:rPr>
          <w:rFonts w:hint="eastAsia"/>
        </w:rPr>
        <w:t>（</w:t>
      </w:r>
      <w:r w:rsidR="00F100EE">
        <w:rPr>
          <w:rFonts w:hint="eastAsia"/>
        </w:rPr>
        <w:t>PC</w:t>
      </w:r>
      <w:r w:rsidR="00F100EE">
        <w:rPr>
          <w:rFonts w:hint="eastAsia"/>
        </w:rPr>
        <w:t>端）</w:t>
      </w:r>
    </w:p>
    <w:p w:rsidR="004C5F83" w:rsidRDefault="004C5F83" w:rsidP="00FA4596">
      <w:pPr>
        <w:pStyle w:val="a6"/>
        <w:numPr>
          <w:ilvl w:val="0"/>
          <w:numId w:val="4"/>
        </w:numPr>
        <w:spacing w:line="560" w:lineRule="exact"/>
        <w:ind w:firstLineChars="0"/>
      </w:pPr>
      <w:r>
        <w:rPr>
          <w:rFonts w:hint="eastAsia"/>
        </w:rPr>
        <w:t>商户</w:t>
      </w:r>
      <w:r w:rsidR="008F30C1">
        <w:rPr>
          <w:rFonts w:hint="eastAsia"/>
        </w:rPr>
        <w:t>信息</w:t>
      </w:r>
      <w:r>
        <w:rPr>
          <w:rFonts w:hint="eastAsia"/>
        </w:rPr>
        <w:t>管理：商户基本信息增删改查。</w:t>
      </w:r>
      <w:r w:rsidR="002C40A8">
        <w:rPr>
          <w:rFonts w:hint="eastAsia"/>
        </w:rPr>
        <w:t>（</w:t>
      </w:r>
      <w:r w:rsidR="00F52D36">
        <w:rPr>
          <w:rFonts w:hint="eastAsia"/>
        </w:rPr>
        <w:t>客户经理</w:t>
      </w:r>
      <w:r w:rsidR="002C40A8">
        <w:rPr>
          <w:rFonts w:hint="eastAsia"/>
        </w:rPr>
        <w:t>、管理人员）</w:t>
      </w:r>
    </w:p>
    <w:p w:rsidR="00103964" w:rsidRDefault="00103964" w:rsidP="00103964">
      <w:pPr>
        <w:pStyle w:val="a4"/>
        <w:numPr>
          <w:ilvl w:val="0"/>
          <w:numId w:val="10"/>
        </w:numPr>
        <w:spacing w:line="560" w:lineRule="exact"/>
        <w:ind w:firstLineChars="0"/>
      </w:pPr>
      <w:r>
        <w:rPr>
          <w:rFonts w:hint="eastAsia"/>
        </w:rPr>
        <w:t>选择菜单</w:t>
      </w:r>
    </w:p>
    <w:p w:rsidR="00103964" w:rsidRDefault="00103964" w:rsidP="00103964">
      <w:pPr>
        <w:pStyle w:val="a4"/>
        <w:numPr>
          <w:ilvl w:val="0"/>
          <w:numId w:val="10"/>
        </w:numPr>
        <w:spacing w:line="560" w:lineRule="exact"/>
        <w:ind w:firstLineChars="0"/>
      </w:pPr>
      <w:r>
        <w:rPr>
          <w:rFonts w:hint="eastAsia"/>
        </w:rPr>
        <w:t>提交相关信息</w:t>
      </w:r>
    </w:p>
    <w:p w:rsidR="00103964" w:rsidRDefault="00103964" w:rsidP="00103964">
      <w:pPr>
        <w:pStyle w:val="a4"/>
        <w:numPr>
          <w:ilvl w:val="0"/>
          <w:numId w:val="10"/>
        </w:numPr>
        <w:spacing w:line="560" w:lineRule="exact"/>
        <w:ind w:firstLineChars="0"/>
      </w:pPr>
      <w:r>
        <w:rPr>
          <w:rFonts w:hint="eastAsia"/>
        </w:rPr>
        <w:t>返回结果</w:t>
      </w:r>
    </w:p>
    <w:p w:rsidR="004C5F83" w:rsidRDefault="004C5F83" w:rsidP="00FA4596">
      <w:pPr>
        <w:pStyle w:val="a6"/>
        <w:numPr>
          <w:ilvl w:val="0"/>
          <w:numId w:val="4"/>
        </w:numPr>
        <w:spacing w:line="560" w:lineRule="exact"/>
        <w:ind w:firstLineChars="0"/>
      </w:pPr>
      <w:r>
        <w:rPr>
          <w:rFonts w:hint="eastAsia"/>
        </w:rPr>
        <w:t>导出商户信息：可单个或批量导出商户信息，用于向</w:t>
      </w:r>
      <w:r w:rsidR="00CD7987">
        <w:rPr>
          <w:rFonts w:hint="eastAsia"/>
        </w:rPr>
        <w:t>上游</w:t>
      </w:r>
      <w:r>
        <w:rPr>
          <w:rFonts w:hint="eastAsia"/>
        </w:rPr>
        <w:t>渠道申请二维码。</w:t>
      </w:r>
      <w:r w:rsidR="002C40A8">
        <w:rPr>
          <w:rFonts w:hint="eastAsia"/>
        </w:rPr>
        <w:t>（</w:t>
      </w:r>
      <w:r w:rsidR="00F52D36">
        <w:rPr>
          <w:rFonts w:hint="eastAsia"/>
        </w:rPr>
        <w:t>客户经理</w:t>
      </w:r>
      <w:r w:rsidR="002C40A8">
        <w:rPr>
          <w:rFonts w:hint="eastAsia"/>
        </w:rPr>
        <w:t>、管理人员）</w:t>
      </w:r>
    </w:p>
    <w:p w:rsidR="00103964" w:rsidRDefault="00103964" w:rsidP="00103964">
      <w:pPr>
        <w:pStyle w:val="a4"/>
        <w:numPr>
          <w:ilvl w:val="0"/>
          <w:numId w:val="10"/>
        </w:numPr>
        <w:spacing w:line="560" w:lineRule="exact"/>
        <w:ind w:firstLineChars="0"/>
      </w:pPr>
      <w:r>
        <w:rPr>
          <w:rFonts w:hint="eastAsia"/>
        </w:rPr>
        <w:t>选择菜单</w:t>
      </w:r>
    </w:p>
    <w:p w:rsidR="00103964" w:rsidRDefault="00103964" w:rsidP="00103964">
      <w:pPr>
        <w:pStyle w:val="a4"/>
        <w:numPr>
          <w:ilvl w:val="0"/>
          <w:numId w:val="10"/>
        </w:numPr>
        <w:spacing w:line="560" w:lineRule="exact"/>
        <w:ind w:firstLineChars="0"/>
      </w:pPr>
      <w:r>
        <w:rPr>
          <w:rFonts w:hint="eastAsia"/>
        </w:rPr>
        <w:t>输入商户</w:t>
      </w:r>
      <w:r w:rsidR="00F04033">
        <w:rPr>
          <w:rFonts w:hint="eastAsia"/>
        </w:rPr>
        <w:t>查询条件</w:t>
      </w:r>
    </w:p>
    <w:p w:rsidR="00103964" w:rsidRDefault="00103964" w:rsidP="00103964">
      <w:pPr>
        <w:pStyle w:val="a4"/>
        <w:numPr>
          <w:ilvl w:val="0"/>
          <w:numId w:val="10"/>
        </w:numPr>
        <w:spacing w:line="560" w:lineRule="exact"/>
        <w:ind w:firstLineChars="0"/>
      </w:pPr>
      <w:r>
        <w:rPr>
          <w:rFonts w:hint="eastAsia"/>
        </w:rPr>
        <w:t>下载</w:t>
      </w:r>
      <w:r w:rsidR="001B6D8C">
        <w:rPr>
          <w:rFonts w:hint="eastAsia"/>
        </w:rPr>
        <w:t>商户信息</w:t>
      </w:r>
    </w:p>
    <w:p w:rsidR="004C5F83" w:rsidRDefault="004C5F83" w:rsidP="00FA4596">
      <w:pPr>
        <w:pStyle w:val="a6"/>
        <w:numPr>
          <w:ilvl w:val="0"/>
          <w:numId w:val="4"/>
        </w:numPr>
        <w:spacing w:line="560" w:lineRule="exact"/>
        <w:ind w:firstLineChars="0"/>
      </w:pPr>
      <w:r>
        <w:rPr>
          <w:rFonts w:hint="eastAsia"/>
        </w:rPr>
        <w:t>生成商户二维码，</w:t>
      </w:r>
      <w:r w:rsidR="008F30C1">
        <w:rPr>
          <w:rFonts w:hint="eastAsia"/>
        </w:rPr>
        <w:t>包括打印和</w:t>
      </w:r>
      <w:r>
        <w:rPr>
          <w:rFonts w:hint="eastAsia"/>
        </w:rPr>
        <w:t>导出图片。</w:t>
      </w:r>
      <w:r w:rsidR="002C40A8">
        <w:rPr>
          <w:rFonts w:hint="eastAsia"/>
        </w:rPr>
        <w:t>（</w:t>
      </w:r>
      <w:r w:rsidR="00F52D36">
        <w:rPr>
          <w:rFonts w:hint="eastAsia"/>
        </w:rPr>
        <w:t>客户经理</w:t>
      </w:r>
      <w:r w:rsidR="002C40A8">
        <w:rPr>
          <w:rFonts w:hint="eastAsia"/>
        </w:rPr>
        <w:t>）</w:t>
      </w:r>
    </w:p>
    <w:p w:rsidR="00CF5B56" w:rsidRDefault="00CF5B56" w:rsidP="00CF5B56">
      <w:pPr>
        <w:pStyle w:val="a4"/>
        <w:numPr>
          <w:ilvl w:val="0"/>
          <w:numId w:val="10"/>
        </w:numPr>
        <w:spacing w:line="560" w:lineRule="exact"/>
        <w:ind w:firstLineChars="0"/>
      </w:pPr>
      <w:r>
        <w:rPr>
          <w:rFonts w:hint="eastAsia"/>
        </w:rPr>
        <w:t>选择菜单</w:t>
      </w:r>
    </w:p>
    <w:p w:rsidR="00CF5B56" w:rsidRDefault="00CF5B56" w:rsidP="00CF5B56">
      <w:pPr>
        <w:pStyle w:val="a4"/>
        <w:numPr>
          <w:ilvl w:val="0"/>
          <w:numId w:val="10"/>
        </w:numPr>
        <w:spacing w:line="560" w:lineRule="exact"/>
        <w:ind w:firstLineChars="0"/>
      </w:pPr>
      <w:r>
        <w:rPr>
          <w:rFonts w:hint="eastAsia"/>
        </w:rPr>
        <w:lastRenderedPageBreak/>
        <w:t>输入商户查询条件</w:t>
      </w:r>
    </w:p>
    <w:p w:rsidR="00CF5B56" w:rsidRDefault="00CF5B56" w:rsidP="00CF5B56">
      <w:pPr>
        <w:pStyle w:val="a4"/>
        <w:numPr>
          <w:ilvl w:val="0"/>
          <w:numId w:val="10"/>
        </w:numPr>
        <w:spacing w:line="560" w:lineRule="exact"/>
        <w:ind w:firstLineChars="0"/>
      </w:pPr>
      <w:r>
        <w:rPr>
          <w:rFonts w:hint="eastAsia"/>
        </w:rPr>
        <w:t>下载</w:t>
      </w:r>
      <w:r w:rsidR="00710FE5">
        <w:rPr>
          <w:rFonts w:hint="eastAsia"/>
        </w:rPr>
        <w:t>二维码图片</w:t>
      </w:r>
    </w:p>
    <w:p w:rsidR="008F30C1" w:rsidRDefault="008F30C1" w:rsidP="00FA4596">
      <w:pPr>
        <w:pStyle w:val="a6"/>
        <w:numPr>
          <w:ilvl w:val="0"/>
          <w:numId w:val="4"/>
        </w:numPr>
        <w:spacing w:line="560" w:lineRule="exact"/>
        <w:ind w:firstLineChars="0"/>
      </w:pPr>
      <w:r>
        <w:rPr>
          <w:rFonts w:hint="eastAsia"/>
        </w:rPr>
        <w:t>商户开通、停用。</w:t>
      </w:r>
      <w:r w:rsidR="002C40A8">
        <w:rPr>
          <w:rFonts w:hint="eastAsia"/>
        </w:rPr>
        <w:t>（管理人员）</w:t>
      </w:r>
    </w:p>
    <w:p w:rsidR="005C21F2" w:rsidRDefault="005C21F2" w:rsidP="005C21F2">
      <w:pPr>
        <w:pStyle w:val="a4"/>
        <w:numPr>
          <w:ilvl w:val="0"/>
          <w:numId w:val="10"/>
        </w:numPr>
        <w:spacing w:line="560" w:lineRule="exact"/>
        <w:ind w:firstLineChars="0"/>
      </w:pPr>
      <w:r>
        <w:rPr>
          <w:rFonts w:hint="eastAsia"/>
        </w:rPr>
        <w:t>选择菜单</w:t>
      </w:r>
    </w:p>
    <w:p w:rsidR="005C21F2" w:rsidRDefault="005C21F2" w:rsidP="005C21F2">
      <w:pPr>
        <w:pStyle w:val="a4"/>
        <w:numPr>
          <w:ilvl w:val="0"/>
          <w:numId w:val="10"/>
        </w:numPr>
        <w:spacing w:line="560" w:lineRule="exact"/>
        <w:ind w:firstLineChars="0"/>
      </w:pPr>
      <w:r>
        <w:rPr>
          <w:rFonts w:hint="eastAsia"/>
        </w:rPr>
        <w:t>查询商户清单</w:t>
      </w:r>
    </w:p>
    <w:p w:rsidR="005C21F2" w:rsidRDefault="005C21F2" w:rsidP="005C21F2">
      <w:pPr>
        <w:pStyle w:val="a4"/>
        <w:numPr>
          <w:ilvl w:val="0"/>
          <w:numId w:val="10"/>
        </w:numPr>
        <w:spacing w:line="560" w:lineRule="exact"/>
        <w:ind w:firstLineChars="0"/>
      </w:pPr>
      <w:r>
        <w:rPr>
          <w:rFonts w:hint="eastAsia"/>
        </w:rPr>
        <w:t>选取指定商户</w:t>
      </w:r>
    </w:p>
    <w:p w:rsidR="005C21F2" w:rsidRDefault="005C21F2" w:rsidP="005C21F2">
      <w:pPr>
        <w:pStyle w:val="a4"/>
        <w:numPr>
          <w:ilvl w:val="0"/>
          <w:numId w:val="10"/>
        </w:numPr>
        <w:spacing w:line="560" w:lineRule="exact"/>
        <w:ind w:firstLineChars="0"/>
      </w:pPr>
      <w:r>
        <w:rPr>
          <w:rFonts w:hint="eastAsia"/>
        </w:rPr>
        <w:t>开通或停用商户</w:t>
      </w:r>
    </w:p>
    <w:p w:rsidR="008F30C1" w:rsidRDefault="008F30C1" w:rsidP="00FA4596">
      <w:pPr>
        <w:pStyle w:val="a6"/>
        <w:numPr>
          <w:ilvl w:val="0"/>
          <w:numId w:val="4"/>
        </w:numPr>
        <w:spacing w:line="560" w:lineRule="exact"/>
        <w:ind w:firstLineChars="0"/>
      </w:pPr>
      <w:r>
        <w:rPr>
          <w:rFonts w:hint="eastAsia"/>
        </w:rPr>
        <w:t>渠道路由维护，包括新增、修改、删除</w:t>
      </w:r>
      <w:r w:rsidR="00D954C9">
        <w:rPr>
          <w:rFonts w:hint="eastAsia"/>
        </w:rPr>
        <w:t>。设置</w:t>
      </w:r>
      <w:r w:rsidR="005C619C">
        <w:rPr>
          <w:rFonts w:hint="eastAsia"/>
        </w:rPr>
        <w:t>商户</w:t>
      </w:r>
      <w:r w:rsidR="00D954C9">
        <w:rPr>
          <w:rFonts w:hint="eastAsia"/>
        </w:rPr>
        <w:t>默认路由。</w:t>
      </w:r>
      <w:r w:rsidR="002C40A8">
        <w:rPr>
          <w:rFonts w:hint="eastAsia"/>
        </w:rPr>
        <w:t>（管理人员）</w:t>
      </w:r>
    </w:p>
    <w:p w:rsidR="00C03A9C" w:rsidRDefault="00C03A9C" w:rsidP="00C03A9C">
      <w:pPr>
        <w:pStyle w:val="a4"/>
        <w:numPr>
          <w:ilvl w:val="0"/>
          <w:numId w:val="10"/>
        </w:numPr>
        <w:spacing w:line="560" w:lineRule="exact"/>
        <w:ind w:firstLineChars="0"/>
      </w:pPr>
      <w:r>
        <w:rPr>
          <w:rFonts w:hint="eastAsia"/>
        </w:rPr>
        <w:t>选择菜单</w:t>
      </w:r>
    </w:p>
    <w:p w:rsidR="00C03A9C" w:rsidRDefault="00C03A9C" w:rsidP="00C03A9C">
      <w:pPr>
        <w:pStyle w:val="a4"/>
        <w:numPr>
          <w:ilvl w:val="0"/>
          <w:numId w:val="10"/>
        </w:numPr>
        <w:spacing w:line="560" w:lineRule="exact"/>
        <w:ind w:firstLineChars="0"/>
      </w:pPr>
      <w:r>
        <w:rPr>
          <w:rFonts w:hint="eastAsia"/>
        </w:rPr>
        <w:t>查询商户清单</w:t>
      </w:r>
    </w:p>
    <w:p w:rsidR="00C03A9C" w:rsidRDefault="00C03A9C" w:rsidP="00C03A9C">
      <w:pPr>
        <w:pStyle w:val="a4"/>
        <w:numPr>
          <w:ilvl w:val="0"/>
          <w:numId w:val="10"/>
        </w:numPr>
        <w:spacing w:line="560" w:lineRule="exact"/>
        <w:ind w:firstLineChars="0"/>
      </w:pPr>
      <w:r>
        <w:rPr>
          <w:rFonts w:hint="eastAsia"/>
        </w:rPr>
        <w:t>选取指定商户</w:t>
      </w:r>
    </w:p>
    <w:p w:rsidR="00C03A9C" w:rsidRDefault="009A0CCD" w:rsidP="00C03A9C">
      <w:pPr>
        <w:pStyle w:val="a4"/>
        <w:numPr>
          <w:ilvl w:val="0"/>
          <w:numId w:val="10"/>
        </w:numPr>
        <w:spacing w:line="560" w:lineRule="exact"/>
        <w:ind w:firstLineChars="0"/>
      </w:pPr>
      <w:r>
        <w:rPr>
          <w:rFonts w:hint="eastAsia"/>
        </w:rPr>
        <w:t>维护路由记录</w:t>
      </w:r>
    </w:p>
    <w:p w:rsidR="00D954C9" w:rsidRPr="00FA4596" w:rsidRDefault="00D954C9" w:rsidP="00FA4596">
      <w:pPr>
        <w:pStyle w:val="a6"/>
        <w:numPr>
          <w:ilvl w:val="0"/>
          <w:numId w:val="4"/>
        </w:numPr>
        <w:spacing w:line="560" w:lineRule="exact"/>
        <w:ind w:firstLineChars="0"/>
        <w:rPr>
          <w:strike/>
        </w:rPr>
      </w:pPr>
      <w:r w:rsidRPr="00FA4596">
        <w:rPr>
          <w:rFonts w:hint="eastAsia"/>
          <w:strike/>
        </w:rPr>
        <w:t>商户路由失败原因查询。</w:t>
      </w:r>
      <w:r w:rsidR="002C40A8" w:rsidRPr="00FA4596">
        <w:rPr>
          <w:rFonts w:hint="eastAsia"/>
        </w:rPr>
        <w:t>（路由并不记</w:t>
      </w:r>
      <w:r w:rsidR="002C40A8" w:rsidRPr="00FA4596">
        <w:t>log</w:t>
      </w:r>
      <w:r w:rsidR="002C40A8">
        <w:rPr>
          <w:rFonts w:hint="eastAsia"/>
        </w:rPr>
        <w:t>，如有商户反映路由失败应该首先自行扫码确认跳转上游路径是否正确</w:t>
      </w:r>
      <w:r w:rsidR="002C40A8" w:rsidRPr="00FA4596">
        <w:rPr>
          <w:rFonts w:hint="eastAsia"/>
        </w:rPr>
        <w:t>）</w:t>
      </w:r>
    </w:p>
    <w:p w:rsidR="00573BE4" w:rsidRPr="00FA4596" w:rsidRDefault="000167F7" w:rsidP="000167F7">
      <w:pPr>
        <w:pStyle w:val="a6"/>
        <w:numPr>
          <w:ilvl w:val="0"/>
          <w:numId w:val="4"/>
        </w:numPr>
        <w:spacing w:line="560" w:lineRule="exact"/>
        <w:ind w:firstLineChars="0"/>
        <w:rPr>
          <w:u w:val="single"/>
        </w:rPr>
      </w:pPr>
      <w:r>
        <w:rPr>
          <w:rFonts w:hint="eastAsia"/>
        </w:rPr>
        <w:t>交易记录</w:t>
      </w:r>
      <w:r w:rsidR="00DD5B38">
        <w:rPr>
          <w:rFonts w:hint="eastAsia"/>
        </w:rPr>
        <w:t>对账</w:t>
      </w:r>
      <w:r w:rsidR="0008435D">
        <w:rPr>
          <w:rFonts w:hint="eastAsia"/>
        </w:rPr>
        <w:t>，</w:t>
      </w:r>
      <w:r w:rsidR="0008435D" w:rsidRPr="00FA4596">
        <w:rPr>
          <w:rFonts w:hint="eastAsia"/>
          <w:color w:val="FF0000"/>
        </w:rPr>
        <w:t>后台</w:t>
      </w:r>
      <w:r w:rsidR="00573BE4" w:rsidRPr="00FA4596">
        <w:rPr>
          <w:rFonts w:hint="eastAsia"/>
          <w:color w:val="FF0000"/>
        </w:rPr>
        <w:t>应按周期对每个商户资金金额进行对账</w:t>
      </w:r>
      <w:r w:rsidR="00847450" w:rsidRPr="00FA4596">
        <w:rPr>
          <w:rFonts w:hint="eastAsia"/>
          <w:color w:val="FF0000"/>
        </w:rPr>
        <w:t>（建议每天</w:t>
      </w:r>
      <w:r w:rsidR="00461A6A" w:rsidRPr="00FA4596">
        <w:rPr>
          <w:rFonts w:hint="eastAsia"/>
          <w:color w:val="FF0000"/>
        </w:rPr>
        <w:t>给商户进行清算前进行对账</w:t>
      </w:r>
      <w:r w:rsidR="00847450" w:rsidRPr="00FA4596">
        <w:rPr>
          <w:rFonts w:hint="eastAsia"/>
          <w:color w:val="FF0000"/>
        </w:rPr>
        <w:t>）</w:t>
      </w:r>
      <w:r w:rsidR="00461A6A" w:rsidRPr="00FA4596">
        <w:rPr>
          <w:rFonts w:hint="eastAsia"/>
          <w:color w:val="FF0000"/>
        </w:rPr>
        <w:t>，未经对账交易将影响商户和客户经理交易记录查询</w:t>
      </w:r>
      <w:r w:rsidR="00847450" w:rsidRPr="00FA4596">
        <w:rPr>
          <w:rFonts w:hint="eastAsia"/>
          <w:color w:val="FF0000"/>
        </w:rPr>
        <w:t>。</w:t>
      </w:r>
      <w:r w:rsidR="005A5300" w:rsidRPr="00FA4596">
        <w:rPr>
          <w:rFonts w:hint="eastAsia"/>
          <w:color w:val="FF0000"/>
          <w:u w:val="single"/>
        </w:rPr>
        <w:t>交易记录入账后无法进行更改</w:t>
      </w:r>
      <w:r w:rsidR="00B11750">
        <w:rPr>
          <w:rFonts w:hint="eastAsia"/>
          <w:color w:val="FF0000"/>
          <w:u w:val="single"/>
        </w:rPr>
        <w:t>，且只展示标记为正常交易的记录</w:t>
      </w:r>
      <w:r w:rsidR="005A5300" w:rsidRPr="00FA4596">
        <w:rPr>
          <w:rFonts w:hint="eastAsia"/>
          <w:color w:val="FF0000"/>
          <w:u w:val="single"/>
        </w:rPr>
        <w:t>。</w:t>
      </w:r>
      <w:r w:rsidR="005B0C11" w:rsidRPr="00FA4596">
        <w:rPr>
          <w:rFonts w:hint="eastAsia"/>
          <w:color w:val="FF0000"/>
        </w:rPr>
        <w:t>（管理人员）</w:t>
      </w:r>
    </w:p>
    <w:p w:rsidR="00B45702" w:rsidRDefault="00367A80" w:rsidP="00FA4596">
      <w:pPr>
        <w:pStyle w:val="a4"/>
        <w:numPr>
          <w:ilvl w:val="0"/>
          <w:numId w:val="10"/>
        </w:numPr>
        <w:spacing w:line="560" w:lineRule="exact"/>
        <w:ind w:firstLineChars="0"/>
      </w:pPr>
      <w:r>
        <w:rPr>
          <w:rFonts w:hint="eastAsia"/>
        </w:rPr>
        <w:t>按日期</w:t>
      </w:r>
      <w:r w:rsidR="00B02185">
        <w:rPr>
          <w:rFonts w:hint="eastAsia"/>
        </w:rPr>
        <w:t>查询商户清单</w:t>
      </w:r>
    </w:p>
    <w:p w:rsidR="00B02185" w:rsidRDefault="000E064A" w:rsidP="00FA4596">
      <w:pPr>
        <w:pStyle w:val="a4"/>
        <w:numPr>
          <w:ilvl w:val="0"/>
          <w:numId w:val="10"/>
        </w:numPr>
        <w:spacing w:line="560" w:lineRule="exact"/>
        <w:ind w:firstLineChars="0"/>
      </w:pPr>
      <w:r>
        <w:rPr>
          <w:rFonts w:hint="eastAsia"/>
        </w:rPr>
        <w:t>核对</w:t>
      </w:r>
      <w:r w:rsidR="00367A80">
        <w:rPr>
          <w:rFonts w:hint="eastAsia"/>
        </w:rPr>
        <w:t>商户</w:t>
      </w:r>
      <w:r w:rsidR="00E6347C">
        <w:rPr>
          <w:rFonts w:hint="eastAsia"/>
        </w:rPr>
        <w:t>当天交易金额及笔数，两个要素均与各个上游加总金额和笔数一直，则</w:t>
      </w:r>
      <w:r w:rsidR="00A5744F">
        <w:rPr>
          <w:rFonts w:hint="eastAsia"/>
        </w:rPr>
        <w:t>将所有交易记录标记为正</w:t>
      </w:r>
      <w:r w:rsidR="00A5744F">
        <w:rPr>
          <w:rFonts w:hint="eastAsia"/>
        </w:rPr>
        <w:lastRenderedPageBreak/>
        <w:t>常交易</w:t>
      </w:r>
      <w:r w:rsidR="00E6347C">
        <w:rPr>
          <w:rFonts w:hint="eastAsia"/>
        </w:rPr>
        <w:t>。</w:t>
      </w:r>
    </w:p>
    <w:p w:rsidR="00E6347C" w:rsidRDefault="00E6347C" w:rsidP="00FA4596">
      <w:pPr>
        <w:pStyle w:val="a4"/>
        <w:numPr>
          <w:ilvl w:val="0"/>
          <w:numId w:val="10"/>
        </w:numPr>
        <w:spacing w:line="560" w:lineRule="exact"/>
        <w:ind w:firstLineChars="0"/>
      </w:pPr>
      <w:r>
        <w:rPr>
          <w:rFonts w:hint="eastAsia"/>
        </w:rPr>
        <w:t>如上述不一致，点选商户交易记录清单，与各个上游</w:t>
      </w:r>
      <w:r w:rsidR="005A5300">
        <w:rPr>
          <w:rFonts w:hint="eastAsia"/>
        </w:rPr>
        <w:t>渠道</w:t>
      </w:r>
      <w:r>
        <w:rPr>
          <w:rFonts w:hint="eastAsia"/>
        </w:rPr>
        <w:t>交易记录进行逐笔勾对（通过上游订单编号）</w:t>
      </w:r>
      <w:r w:rsidR="00760941">
        <w:rPr>
          <w:rFonts w:hint="eastAsia"/>
        </w:rPr>
        <w:t>，规则如下：</w:t>
      </w:r>
    </w:p>
    <w:p w:rsidR="00760941" w:rsidRDefault="00760941" w:rsidP="00760941">
      <w:pPr>
        <w:pStyle w:val="a4"/>
        <w:numPr>
          <w:ilvl w:val="1"/>
          <w:numId w:val="10"/>
        </w:numPr>
        <w:spacing w:line="560" w:lineRule="exact"/>
        <w:ind w:firstLineChars="0"/>
      </w:pPr>
      <w:r>
        <w:rPr>
          <w:rFonts w:hint="eastAsia"/>
        </w:rPr>
        <w:t>上游渠道记录存在（状态正常），后台系统存在（状态正常），标记为正常交易。</w:t>
      </w:r>
    </w:p>
    <w:p w:rsidR="001B7396" w:rsidRDefault="001B7396" w:rsidP="001B7396">
      <w:pPr>
        <w:pStyle w:val="a4"/>
        <w:numPr>
          <w:ilvl w:val="1"/>
          <w:numId w:val="10"/>
        </w:numPr>
        <w:spacing w:line="560" w:lineRule="exact"/>
        <w:ind w:firstLineChars="0"/>
      </w:pPr>
      <w:r>
        <w:rPr>
          <w:rFonts w:hint="eastAsia"/>
        </w:rPr>
        <w:t>上游渠道记录存在（状态正常），后台系统不存在，由管理人员添加相关记录后标记为正常</w:t>
      </w:r>
      <w:r w:rsidR="00D56767">
        <w:rPr>
          <w:rFonts w:hint="eastAsia"/>
        </w:rPr>
        <w:t>交易</w:t>
      </w:r>
      <w:r>
        <w:rPr>
          <w:rFonts w:hint="eastAsia"/>
        </w:rPr>
        <w:t>。</w:t>
      </w:r>
    </w:p>
    <w:p w:rsidR="001767EC" w:rsidRDefault="005A5300" w:rsidP="00FA4596">
      <w:pPr>
        <w:pStyle w:val="a4"/>
        <w:numPr>
          <w:ilvl w:val="1"/>
          <w:numId w:val="10"/>
        </w:numPr>
        <w:spacing w:line="560" w:lineRule="exact"/>
        <w:ind w:firstLineChars="0"/>
      </w:pPr>
      <w:r>
        <w:rPr>
          <w:rFonts w:hint="eastAsia"/>
        </w:rPr>
        <w:t>上游渠道记录</w:t>
      </w:r>
      <w:r w:rsidR="00A5744F">
        <w:rPr>
          <w:rFonts w:hint="eastAsia"/>
        </w:rPr>
        <w:t>不</w:t>
      </w:r>
      <w:r>
        <w:rPr>
          <w:rFonts w:hint="eastAsia"/>
        </w:rPr>
        <w:t>存在（</w:t>
      </w:r>
      <w:r w:rsidR="00A5744F">
        <w:rPr>
          <w:rFonts w:hint="eastAsia"/>
        </w:rPr>
        <w:t>或</w:t>
      </w:r>
      <w:r>
        <w:rPr>
          <w:rFonts w:hint="eastAsia"/>
        </w:rPr>
        <w:t>状态</w:t>
      </w:r>
      <w:r w:rsidR="005E1588">
        <w:rPr>
          <w:rFonts w:hint="eastAsia"/>
        </w:rPr>
        <w:t>不</w:t>
      </w:r>
      <w:r>
        <w:rPr>
          <w:rFonts w:hint="eastAsia"/>
        </w:rPr>
        <w:t>正常），后台系统存在</w:t>
      </w:r>
      <w:r w:rsidR="005E1588">
        <w:rPr>
          <w:rFonts w:hint="eastAsia"/>
        </w:rPr>
        <w:t>（状态正常）</w:t>
      </w:r>
      <w:r>
        <w:rPr>
          <w:rFonts w:hint="eastAsia"/>
        </w:rPr>
        <w:t>，由</w:t>
      </w:r>
      <w:r w:rsidR="00760941">
        <w:rPr>
          <w:rFonts w:hint="eastAsia"/>
        </w:rPr>
        <w:t>管理人员</w:t>
      </w:r>
      <w:r w:rsidR="005E1588">
        <w:rPr>
          <w:rFonts w:hint="eastAsia"/>
        </w:rPr>
        <w:t>与上游渠道核实后</w:t>
      </w:r>
      <w:r w:rsidR="001D243F">
        <w:rPr>
          <w:rFonts w:hint="eastAsia"/>
        </w:rPr>
        <w:t>标记为正常</w:t>
      </w:r>
      <w:r w:rsidR="005E1588">
        <w:rPr>
          <w:rFonts w:hint="eastAsia"/>
        </w:rPr>
        <w:t>交易</w:t>
      </w:r>
      <w:r w:rsidR="005E1588">
        <w:rPr>
          <w:rFonts w:hint="eastAsia"/>
        </w:rPr>
        <w:t>/</w:t>
      </w:r>
      <w:r w:rsidR="005E1588">
        <w:rPr>
          <w:rFonts w:hint="eastAsia"/>
        </w:rPr>
        <w:t>失败交易</w:t>
      </w:r>
      <w:r w:rsidR="001D243F">
        <w:rPr>
          <w:rFonts w:hint="eastAsia"/>
        </w:rPr>
        <w:t>。</w:t>
      </w:r>
    </w:p>
    <w:p w:rsidR="00A5744F" w:rsidRDefault="00597E60" w:rsidP="00A5744F">
      <w:pPr>
        <w:pStyle w:val="a4"/>
        <w:numPr>
          <w:ilvl w:val="0"/>
          <w:numId w:val="10"/>
        </w:numPr>
        <w:spacing w:line="560" w:lineRule="exact"/>
        <w:ind w:firstLineChars="0"/>
      </w:pPr>
      <w:r>
        <w:rPr>
          <w:rFonts w:hint="eastAsia"/>
        </w:rPr>
        <w:t>提交交易状态，完成入账操作</w:t>
      </w:r>
    </w:p>
    <w:p w:rsidR="00902574" w:rsidRDefault="00902574" w:rsidP="00FA4596">
      <w:pPr>
        <w:pStyle w:val="a6"/>
        <w:numPr>
          <w:ilvl w:val="0"/>
          <w:numId w:val="4"/>
        </w:numPr>
        <w:spacing w:line="560" w:lineRule="exact"/>
        <w:ind w:firstLineChars="0"/>
      </w:pPr>
      <w:r>
        <w:rPr>
          <w:rFonts w:hint="eastAsia"/>
        </w:rPr>
        <w:t>交易记录查询：按时段、渠道</w:t>
      </w:r>
      <w:r w:rsidR="00694209">
        <w:rPr>
          <w:rFonts w:hint="eastAsia"/>
        </w:rPr>
        <w:t>（微信、支付宝等）</w:t>
      </w:r>
      <w:r w:rsidR="003646AE">
        <w:rPr>
          <w:rFonts w:hint="eastAsia"/>
        </w:rPr>
        <w:t>、客户经理</w:t>
      </w:r>
      <w:r>
        <w:rPr>
          <w:rFonts w:hint="eastAsia"/>
        </w:rPr>
        <w:t>、商户信息项为条件查询交易记录，汇总统计交易总额、利润总额、手续费总额、奖励总额等。</w:t>
      </w:r>
      <w:r w:rsidR="00694209">
        <w:rPr>
          <w:rFonts w:hint="eastAsia"/>
        </w:rPr>
        <w:t>（</w:t>
      </w:r>
      <w:r w:rsidR="00F52D36">
        <w:rPr>
          <w:rFonts w:hint="eastAsia"/>
        </w:rPr>
        <w:t>客户经理</w:t>
      </w:r>
      <w:r w:rsidR="00694209">
        <w:rPr>
          <w:rFonts w:hint="eastAsia"/>
        </w:rPr>
        <w:t>、管理人员）</w:t>
      </w:r>
    </w:p>
    <w:p w:rsidR="00F22076" w:rsidRDefault="00E22EDA" w:rsidP="00F22076">
      <w:pPr>
        <w:pStyle w:val="a4"/>
        <w:numPr>
          <w:ilvl w:val="0"/>
          <w:numId w:val="10"/>
        </w:numPr>
        <w:spacing w:line="560" w:lineRule="exact"/>
        <w:ind w:firstLineChars="0"/>
      </w:pPr>
      <w:r>
        <w:rPr>
          <w:rFonts w:hint="eastAsia"/>
        </w:rPr>
        <w:t>输入查询条件</w:t>
      </w:r>
    </w:p>
    <w:p w:rsidR="00E22EDA" w:rsidRDefault="00E22EDA" w:rsidP="00F22076">
      <w:pPr>
        <w:pStyle w:val="a4"/>
        <w:numPr>
          <w:ilvl w:val="0"/>
          <w:numId w:val="10"/>
        </w:numPr>
        <w:spacing w:line="560" w:lineRule="exact"/>
        <w:ind w:firstLineChars="0"/>
      </w:pPr>
      <w:r>
        <w:rPr>
          <w:rFonts w:hint="eastAsia"/>
        </w:rPr>
        <w:t>返回查询结果</w:t>
      </w:r>
    </w:p>
    <w:p w:rsidR="007A3E6B" w:rsidRDefault="007A3E6B" w:rsidP="007A3E6B">
      <w:pPr>
        <w:pStyle w:val="a6"/>
        <w:numPr>
          <w:ilvl w:val="0"/>
          <w:numId w:val="4"/>
        </w:numPr>
        <w:spacing w:line="560" w:lineRule="exact"/>
        <w:ind w:firstLineChars="0"/>
      </w:pPr>
      <w:r>
        <w:rPr>
          <w:rFonts w:hint="eastAsia"/>
        </w:rPr>
        <w:t>主动通知记录查询</w:t>
      </w:r>
      <w:r w:rsidR="00E82005">
        <w:rPr>
          <w:rFonts w:hint="eastAsia"/>
        </w:rPr>
        <w:t>，返回通知送达结果等。</w:t>
      </w:r>
      <w:r>
        <w:rPr>
          <w:rFonts w:hint="eastAsia"/>
        </w:rPr>
        <w:t>（客户经理、管理人员）</w:t>
      </w:r>
    </w:p>
    <w:p w:rsidR="007A3E6B" w:rsidRDefault="007A3E6B" w:rsidP="007A3E6B">
      <w:pPr>
        <w:pStyle w:val="a4"/>
        <w:numPr>
          <w:ilvl w:val="0"/>
          <w:numId w:val="10"/>
        </w:numPr>
        <w:spacing w:line="560" w:lineRule="exact"/>
        <w:ind w:firstLineChars="0"/>
      </w:pPr>
      <w:r>
        <w:rPr>
          <w:rFonts w:hint="eastAsia"/>
        </w:rPr>
        <w:t>查询商户清单</w:t>
      </w:r>
    </w:p>
    <w:p w:rsidR="007A3E6B" w:rsidRDefault="007A3E6B" w:rsidP="007A3E6B">
      <w:pPr>
        <w:pStyle w:val="a4"/>
        <w:numPr>
          <w:ilvl w:val="0"/>
          <w:numId w:val="10"/>
        </w:numPr>
        <w:spacing w:line="560" w:lineRule="exact"/>
        <w:ind w:firstLineChars="0"/>
      </w:pPr>
      <w:r>
        <w:rPr>
          <w:rFonts w:hint="eastAsia"/>
        </w:rPr>
        <w:t>选取指定商户</w:t>
      </w:r>
    </w:p>
    <w:p w:rsidR="007A3E6B" w:rsidRDefault="007A3E6B" w:rsidP="007A3E6B">
      <w:pPr>
        <w:pStyle w:val="a4"/>
        <w:numPr>
          <w:ilvl w:val="0"/>
          <w:numId w:val="10"/>
        </w:numPr>
        <w:spacing w:line="560" w:lineRule="exact"/>
        <w:ind w:firstLineChars="0"/>
      </w:pPr>
      <w:r>
        <w:rPr>
          <w:rFonts w:hint="eastAsia"/>
        </w:rPr>
        <w:t>返回主动通知记录</w:t>
      </w:r>
    </w:p>
    <w:p w:rsidR="00490400" w:rsidRDefault="003D0387" w:rsidP="00FA4596">
      <w:pPr>
        <w:pStyle w:val="a6"/>
        <w:numPr>
          <w:ilvl w:val="0"/>
          <w:numId w:val="4"/>
        </w:numPr>
        <w:spacing w:line="560" w:lineRule="exact"/>
        <w:ind w:firstLineChars="0"/>
      </w:pPr>
      <w:r w:rsidRPr="00FA4596">
        <w:rPr>
          <w:rFonts w:hint="eastAsia"/>
          <w:strike/>
        </w:rPr>
        <w:t>上游交易记录查询</w:t>
      </w:r>
      <w:r w:rsidR="009E670C" w:rsidRPr="00FA4596">
        <w:rPr>
          <w:rFonts w:hint="eastAsia"/>
          <w:strike/>
        </w:rPr>
        <w:t>，在上游系统自行查询</w:t>
      </w:r>
      <w:r w:rsidR="009E670C">
        <w:rPr>
          <w:rFonts w:hint="eastAsia"/>
        </w:rPr>
        <w:t>（管理人</w:t>
      </w:r>
      <w:r w:rsidR="009E670C">
        <w:rPr>
          <w:rFonts w:hint="eastAsia"/>
        </w:rPr>
        <w:lastRenderedPageBreak/>
        <w:t>员）</w:t>
      </w:r>
    </w:p>
    <w:p w:rsidR="005545A1" w:rsidRDefault="005545A1" w:rsidP="00FA4596">
      <w:pPr>
        <w:pStyle w:val="1"/>
        <w:spacing w:before="0" w:after="0" w:line="560" w:lineRule="exact"/>
      </w:pPr>
      <w:bookmarkStart w:id="574" w:name="_Toc474703197"/>
      <w:bookmarkStart w:id="575" w:name="_Toc474703296"/>
      <w:bookmarkStart w:id="576" w:name="_Toc475306669"/>
      <w:bookmarkStart w:id="577" w:name="_Toc475306731"/>
      <w:bookmarkStart w:id="578" w:name="_Toc475306805"/>
      <w:bookmarkStart w:id="579" w:name="_Toc475306991"/>
      <w:bookmarkStart w:id="580" w:name="_Toc475656367"/>
      <w:bookmarkEnd w:id="574"/>
      <w:bookmarkEnd w:id="575"/>
      <w:bookmarkEnd w:id="576"/>
      <w:bookmarkEnd w:id="577"/>
      <w:bookmarkEnd w:id="578"/>
      <w:bookmarkEnd w:id="579"/>
      <w:r>
        <w:rPr>
          <w:rFonts w:hint="eastAsia"/>
        </w:rPr>
        <w:t>详细功能要求</w:t>
      </w:r>
      <w:bookmarkEnd w:id="580"/>
    </w:p>
    <w:p w:rsidR="005545A1" w:rsidRDefault="005545A1" w:rsidP="00FA4596">
      <w:pPr>
        <w:pStyle w:val="2"/>
        <w:spacing w:before="0" w:after="0" w:line="560" w:lineRule="exact"/>
      </w:pPr>
      <w:bookmarkStart w:id="581" w:name="_Toc475656368"/>
      <w:r>
        <w:rPr>
          <w:rFonts w:hint="eastAsia"/>
        </w:rPr>
        <w:t>商户自助功能</w:t>
      </w:r>
      <w:bookmarkEnd w:id="581"/>
    </w:p>
    <w:p w:rsidR="00B22436" w:rsidRDefault="005545A1">
      <w:pPr>
        <w:pStyle w:val="3"/>
      </w:pPr>
      <w:bookmarkStart w:id="582" w:name="_Toc475656369"/>
      <w:r>
        <w:rPr>
          <w:rFonts w:hint="eastAsia"/>
        </w:rPr>
        <w:t>商户关注公众号</w:t>
      </w:r>
      <w:r w:rsidR="00EC41FD">
        <w:rPr>
          <w:rFonts w:hint="eastAsia"/>
        </w:rPr>
        <w:t>：</w:t>
      </w:r>
      <w:bookmarkEnd w:id="582"/>
    </w:p>
    <w:p w:rsidR="005545A1" w:rsidRDefault="00EC41FD" w:rsidP="00FA4596">
      <w:pPr>
        <w:pStyle w:val="a4"/>
        <w:spacing w:line="560" w:lineRule="exact"/>
        <w:ind w:firstLine="640"/>
      </w:pPr>
      <w:r>
        <w:rPr>
          <w:rFonts w:hint="eastAsia"/>
        </w:rPr>
        <w:t>菜单设计如下图。</w:t>
      </w:r>
    </w:p>
    <w:p w:rsidR="00EC41FD" w:rsidRDefault="009D2BA6" w:rsidP="006E33D2">
      <w:pPr>
        <w:jc w:val="center"/>
      </w:pPr>
      <w:r>
        <w:rPr>
          <w:noProof/>
        </w:rPr>
        <w:drawing>
          <wp:inline distT="0" distB="0" distL="0" distR="0">
            <wp:extent cx="2429214" cy="43344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1.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29214" cy="4334480"/>
                    </a:xfrm>
                    <a:prstGeom prst="rect">
                      <a:avLst/>
                    </a:prstGeom>
                  </pic:spPr>
                </pic:pic>
              </a:graphicData>
            </a:graphic>
          </wp:inline>
        </w:drawing>
      </w:r>
    </w:p>
    <w:p w:rsidR="00EC41FD" w:rsidRDefault="002453FF" w:rsidP="00FA4596">
      <w:pPr>
        <w:pStyle w:val="3"/>
        <w:spacing w:before="0" w:after="0" w:line="560" w:lineRule="exact"/>
        <w:rPr>
          <w:ins w:id="583" w:author="Carvel" w:date="2017-03-06T17:00:00Z"/>
        </w:rPr>
      </w:pPr>
      <w:bookmarkStart w:id="584" w:name="_Toc475656370"/>
      <w:r>
        <w:rPr>
          <w:rFonts w:hint="eastAsia"/>
        </w:rPr>
        <w:t>商户</w:t>
      </w:r>
      <w:ins w:id="585" w:author="Carvel" w:date="2017-03-06T17:00:00Z">
        <w:r w:rsidR="00343CF2">
          <w:rPr>
            <w:rFonts w:hint="eastAsia"/>
          </w:rPr>
          <w:t>收银员录入与</w:t>
        </w:r>
      </w:ins>
      <w:r>
        <w:rPr>
          <w:rFonts w:hint="eastAsia"/>
        </w:rPr>
        <w:t>注册</w:t>
      </w:r>
      <w:bookmarkEnd w:id="584"/>
    </w:p>
    <w:p w:rsidR="00000000" w:rsidRDefault="00343CF2">
      <w:pPr>
        <w:pPrChange w:id="586" w:author="Carvel" w:date="2017-03-06T17:00:00Z">
          <w:pPr>
            <w:pStyle w:val="3"/>
            <w:spacing w:before="0" w:after="0" w:line="560" w:lineRule="exact"/>
          </w:pPr>
        </w:pPrChange>
      </w:pPr>
      <w:ins w:id="587" w:author="Carvel" w:date="2017-03-06T17:01:00Z">
        <w:r w:rsidRPr="00343CF2">
          <w:rPr>
            <w:rFonts w:hint="eastAsia"/>
          </w:rPr>
          <w:t>商户信息录入时把收银员的手机号</w:t>
        </w:r>
        <w:r>
          <w:rPr>
            <w:rFonts w:hint="eastAsia"/>
          </w:rPr>
          <w:t>（允许多个）</w:t>
        </w:r>
        <w:r w:rsidRPr="00343CF2">
          <w:rPr>
            <w:rFonts w:hint="eastAsia"/>
          </w:rPr>
          <w:t>录入</w:t>
        </w:r>
        <w:r>
          <w:rPr>
            <w:rFonts w:hint="eastAsia"/>
          </w:rPr>
          <w:t>完整。</w:t>
        </w:r>
      </w:ins>
      <w:ins w:id="588" w:author="Carvel" w:date="2017-03-06T17:02:00Z">
        <w:r w:rsidRPr="00343CF2">
          <w:rPr>
            <w:rFonts w:hint="eastAsia"/>
          </w:rPr>
          <w:t>商户</w:t>
        </w:r>
      </w:ins>
      <w:ins w:id="589" w:author="Carvel" w:date="2017-03-06T17:01:00Z">
        <w:r w:rsidRPr="00343CF2">
          <w:rPr>
            <w:rFonts w:hint="eastAsia"/>
          </w:rPr>
          <w:t>收银员用自己手机上微信注册，验证手机号通过</w:t>
        </w:r>
      </w:ins>
      <w:ins w:id="590" w:author="Carvel" w:date="2017-03-06T17:02:00Z">
        <w:r>
          <w:rPr>
            <w:rFonts w:hint="eastAsia"/>
          </w:rPr>
          <w:t>后</w:t>
        </w:r>
      </w:ins>
      <w:ins w:id="591" w:author="Carvel" w:date="2017-03-06T17:01:00Z">
        <w:r w:rsidRPr="00343CF2">
          <w:rPr>
            <w:rFonts w:hint="eastAsia"/>
          </w:rPr>
          <w:t>绑定</w:t>
        </w:r>
        <w:r w:rsidRPr="00343CF2">
          <w:rPr>
            <w:rFonts w:hint="eastAsia"/>
          </w:rPr>
          <w:t>openid</w:t>
        </w:r>
      </w:ins>
      <w:ins w:id="592" w:author="Carvel" w:date="2017-03-06T17:02:00Z">
        <w:r>
          <w:rPr>
            <w:rFonts w:hint="eastAsia"/>
          </w:rPr>
          <w:t>。</w:t>
        </w:r>
      </w:ins>
    </w:p>
    <w:p w:rsidR="005010A8" w:rsidRDefault="005010A8" w:rsidP="00FA4596">
      <w:pPr>
        <w:pStyle w:val="a4"/>
        <w:spacing w:line="240" w:lineRule="auto"/>
        <w:ind w:firstLineChars="0" w:firstLine="0"/>
        <w:jc w:val="center"/>
      </w:pPr>
      <w:r>
        <w:rPr>
          <w:rFonts w:hint="eastAsia"/>
          <w:noProof/>
        </w:rPr>
        <w:lastRenderedPageBreak/>
        <w:drawing>
          <wp:inline distT="0" distB="0" distL="0" distR="0">
            <wp:extent cx="2429884" cy="4320000"/>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注册.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29884" cy="4320000"/>
                    </a:xfrm>
                    <a:prstGeom prst="rect">
                      <a:avLst/>
                    </a:prstGeom>
                  </pic:spPr>
                </pic:pic>
              </a:graphicData>
            </a:graphic>
          </wp:inline>
        </w:drawing>
      </w:r>
    </w:p>
    <w:p w:rsidR="005545A1" w:rsidRDefault="005010A8" w:rsidP="00FA4596">
      <w:pPr>
        <w:pStyle w:val="a4"/>
        <w:spacing w:line="560" w:lineRule="exact"/>
        <w:ind w:firstLine="640"/>
        <w:rPr>
          <w:ins w:id="593" w:author="Carvel" w:date="2017-03-06T17:02:00Z"/>
          <w:color w:val="FF0000"/>
        </w:rPr>
      </w:pPr>
      <w:r>
        <w:rPr>
          <w:rFonts w:hint="eastAsia"/>
        </w:rPr>
        <w:t>商户正确填写商户编号及预留手机号及短信验证码通过注册。</w:t>
      </w:r>
      <w:ins w:id="594" w:author="Carvel" w:date="2017-03-06T17:02:00Z">
        <w:r w:rsidR="00343CF2">
          <w:rPr>
            <w:rFonts w:hint="eastAsia"/>
          </w:rPr>
          <w:t>注：</w:t>
        </w:r>
      </w:ins>
      <w:r w:rsidR="00122014" w:rsidRPr="00122014">
        <w:rPr>
          <w:rFonts w:hint="eastAsia"/>
          <w:color w:val="FF0000"/>
        </w:rPr>
        <w:t>同一商户可以有多个收银员注册。</w:t>
      </w:r>
    </w:p>
    <w:p w:rsidR="00343CF2" w:rsidRDefault="00343CF2" w:rsidP="00FA4596">
      <w:pPr>
        <w:pStyle w:val="a4"/>
        <w:spacing w:line="560" w:lineRule="exact"/>
        <w:ind w:firstLine="640"/>
        <w:rPr>
          <w:ins w:id="595" w:author="Carvel" w:date="2017-03-06T17:02:00Z"/>
          <w:color w:val="FF0000"/>
        </w:rPr>
      </w:pPr>
      <w:ins w:id="596" w:author="Carvel" w:date="2017-03-06T17:02:00Z">
        <w:r>
          <w:rPr>
            <w:rFonts w:hint="eastAsia"/>
            <w:color w:val="FF0000"/>
          </w:rPr>
          <w:t>短信验证信息模板如下：</w:t>
        </w:r>
      </w:ins>
    </w:p>
    <w:p w:rsidR="00000000" w:rsidRDefault="00B5495F">
      <w:pPr>
        <w:pStyle w:val="a4"/>
        <w:spacing w:line="560" w:lineRule="exact"/>
        <w:ind w:firstLine="640"/>
        <w:rPr>
          <w:ins w:id="597" w:author="Carvel" w:date="2017-03-06T17:05:00Z"/>
        </w:rPr>
        <w:pPrChange w:id="598" w:author="Carvel" w:date="2017-03-06T17:05:00Z">
          <w:pPr>
            <w:pStyle w:val="a4"/>
            <w:spacing w:line="560" w:lineRule="exact"/>
            <w:ind w:firstLine="360"/>
          </w:pPr>
        </w:pPrChange>
      </w:pPr>
      <w:ins w:id="599" w:author="Carvel" w:date="2017-03-06T17:05:00Z">
        <w:r w:rsidRPr="00B5495F">
          <w:rPr>
            <w:rFonts w:hint="eastAsia"/>
            <w:rPrChange w:id="600" w:author="Carvel" w:date="2017-03-06T17:05:00Z">
              <w:rPr>
                <w:rFonts w:ascii="Arial" w:hAnsi="Arial" w:cs="Arial" w:hint="eastAsia"/>
                <w:color w:val="666666"/>
                <w:sz w:val="18"/>
                <w:szCs w:val="18"/>
                <w:u w:val="single"/>
                <w:shd w:val="clear" w:color="auto" w:fill="FFFFFF"/>
              </w:rPr>
            </w:rPrChange>
          </w:rPr>
          <w:t>尊敬的</w:t>
        </w:r>
        <w:r w:rsidRPr="00B5495F">
          <w:rPr>
            <w:rPrChange w:id="601" w:author="Carvel" w:date="2017-03-06T17:05:00Z">
              <w:rPr>
                <w:rFonts w:ascii="Arial" w:hAnsi="Arial" w:cs="Arial"/>
                <w:color w:val="666666"/>
                <w:sz w:val="18"/>
                <w:szCs w:val="18"/>
                <w:u w:val="single"/>
                <w:shd w:val="clear" w:color="auto" w:fill="FFFFFF"/>
              </w:rPr>
            </w:rPrChange>
          </w:rPr>
          <w:t>${name}</w:t>
        </w:r>
        <w:r w:rsidRPr="00B5495F">
          <w:rPr>
            <w:rFonts w:hint="eastAsia"/>
            <w:rPrChange w:id="602" w:author="Carvel" w:date="2017-03-06T17:05:00Z">
              <w:rPr>
                <w:rFonts w:ascii="Arial" w:hAnsi="Arial" w:cs="Arial" w:hint="eastAsia"/>
                <w:color w:val="666666"/>
                <w:sz w:val="18"/>
                <w:szCs w:val="18"/>
                <w:u w:val="single"/>
                <w:shd w:val="clear" w:color="auto" w:fill="FFFFFF"/>
              </w:rPr>
            </w:rPrChange>
          </w:rPr>
          <w:t>，欢迎注册银码通，您的注册验证码是：</w:t>
        </w:r>
        <w:r w:rsidRPr="00B5495F">
          <w:rPr>
            <w:rPrChange w:id="603" w:author="Carvel" w:date="2017-03-06T17:05:00Z">
              <w:rPr>
                <w:rFonts w:ascii="Arial" w:hAnsi="Arial" w:cs="Arial"/>
                <w:color w:val="666666"/>
                <w:sz w:val="18"/>
                <w:szCs w:val="18"/>
                <w:u w:val="single"/>
                <w:shd w:val="clear" w:color="auto" w:fill="FFFFFF"/>
              </w:rPr>
            </w:rPrChange>
          </w:rPr>
          <w:t>${v_code}</w:t>
        </w:r>
        <w:r w:rsidRPr="00B5495F">
          <w:rPr>
            <w:rFonts w:hint="eastAsia"/>
            <w:rPrChange w:id="604" w:author="Carvel" w:date="2017-03-06T17:05:00Z">
              <w:rPr>
                <w:rFonts w:ascii="Arial" w:hAnsi="Arial" w:cs="Arial" w:hint="eastAsia"/>
                <w:color w:val="666666"/>
                <w:sz w:val="18"/>
                <w:szCs w:val="18"/>
                <w:u w:val="single"/>
                <w:shd w:val="clear" w:color="auto" w:fill="FFFFFF"/>
              </w:rPr>
            </w:rPrChange>
          </w:rPr>
          <w:t>，</w:t>
        </w:r>
        <w:r w:rsidRPr="00B5495F">
          <w:rPr>
            <w:rPrChange w:id="605" w:author="Carvel" w:date="2017-03-06T17:05:00Z">
              <w:rPr>
                <w:rFonts w:ascii="Arial" w:hAnsi="Arial" w:cs="Arial"/>
                <w:color w:val="666666"/>
                <w:sz w:val="18"/>
                <w:szCs w:val="18"/>
                <w:u w:val="single"/>
                <w:shd w:val="clear" w:color="auto" w:fill="FFFFFF"/>
              </w:rPr>
            </w:rPrChange>
          </w:rPr>
          <w:t>${e_time}</w:t>
        </w:r>
        <w:r w:rsidRPr="00B5495F">
          <w:rPr>
            <w:rFonts w:hint="eastAsia"/>
            <w:rPrChange w:id="606" w:author="Carvel" w:date="2017-03-06T17:05:00Z">
              <w:rPr>
                <w:rFonts w:ascii="Arial" w:hAnsi="Arial" w:cs="Arial" w:hint="eastAsia"/>
                <w:color w:val="666666"/>
                <w:sz w:val="18"/>
                <w:szCs w:val="18"/>
                <w:u w:val="single"/>
                <w:shd w:val="clear" w:color="auto" w:fill="FFFFFF"/>
              </w:rPr>
            </w:rPrChange>
          </w:rPr>
          <w:t>分钟内输入有效。严防诈骗！请不要提供给其他人员。</w:t>
        </w:r>
      </w:ins>
    </w:p>
    <w:p w:rsidR="00343CF2" w:rsidRDefault="00343CF2" w:rsidP="00343CF2">
      <w:pPr>
        <w:pStyle w:val="a4"/>
        <w:spacing w:line="560" w:lineRule="exact"/>
        <w:ind w:firstLine="640"/>
        <w:rPr>
          <w:ins w:id="607" w:author="Carvel" w:date="2017-03-06T17:06:00Z"/>
        </w:rPr>
      </w:pPr>
      <w:ins w:id="608" w:author="Carvel" w:date="2017-03-06T17:05:00Z">
        <w:r>
          <w:t>N</w:t>
        </w:r>
        <w:r>
          <w:rPr>
            <w:rFonts w:hint="eastAsia"/>
          </w:rPr>
          <w:t xml:space="preserve">ame : </w:t>
        </w:r>
      </w:ins>
      <w:ins w:id="609" w:author="Carvel" w:date="2017-03-06T17:06:00Z">
        <w:r>
          <w:rPr>
            <w:rFonts w:hint="eastAsia"/>
          </w:rPr>
          <w:t>通过商户正确填写商户编号从后台获取。</w:t>
        </w:r>
      </w:ins>
    </w:p>
    <w:p w:rsidR="00343CF2" w:rsidRDefault="00343CF2" w:rsidP="00343CF2">
      <w:pPr>
        <w:pStyle w:val="a4"/>
        <w:spacing w:line="560" w:lineRule="exact"/>
        <w:ind w:firstLine="640"/>
        <w:rPr>
          <w:ins w:id="610" w:author="Carvel" w:date="2017-03-06T17:09:00Z"/>
        </w:rPr>
      </w:pPr>
      <w:ins w:id="611" w:author="Carvel" w:date="2017-03-06T17:09:00Z">
        <w:r>
          <w:t>v_code</w:t>
        </w:r>
        <w:r>
          <w:rPr>
            <w:rFonts w:hint="eastAsia"/>
          </w:rPr>
          <w:t>:</w:t>
        </w:r>
      </w:ins>
    </w:p>
    <w:p w:rsidR="00343CF2" w:rsidRPr="00343CF2" w:rsidRDefault="00343CF2" w:rsidP="00343CF2">
      <w:pPr>
        <w:pStyle w:val="a4"/>
        <w:spacing w:line="560" w:lineRule="exact"/>
        <w:ind w:firstLine="640"/>
        <w:rPr>
          <w:rPrChange w:id="612" w:author="Carvel" w:date="2017-03-06T17:05:00Z">
            <w:rPr>
              <w:color w:val="FF0000"/>
            </w:rPr>
          </w:rPrChange>
        </w:rPr>
      </w:pPr>
      <w:ins w:id="613" w:author="Carvel" w:date="2017-03-06T17:09:00Z">
        <w:r w:rsidRPr="00BD1F4A">
          <w:t>e_time</w:t>
        </w:r>
        <w:r>
          <w:rPr>
            <w:rFonts w:hint="eastAsia"/>
          </w:rPr>
          <w:t>:</w:t>
        </w:r>
      </w:ins>
    </w:p>
    <w:p w:rsidR="009D2BA6" w:rsidRDefault="009D2BA6" w:rsidP="009D2BA6">
      <w:pPr>
        <w:pStyle w:val="3"/>
      </w:pPr>
      <w:bookmarkStart w:id="614" w:name="_Toc475656371"/>
      <w:r>
        <w:rPr>
          <w:rFonts w:hint="eastAsia"/>
        </w:rPr>
        <w:t>签到或签退</w:t>
      </w:r>
      <w:bookmarkEnd w:id="614"/>
    </w:p>
    <w:p w:rsidR="009D2BA6" w:rsidRPr="009D2BA6" w:rsidRDefault="00516626" w:rsidP="00BB6846">
      <w:pPr>
        <w:pStyle w:val="a4"/>
        <w:ind w:firstLine="640"/>
      </w:pPr>
      <w:r w:rsidRPr="00516626">
        <w:rPr>
          <w:rFonts w:hint="eastAsia"/>
        </w:rPr>
        <w:t>商户收银员点击</w:t>
      </w:r>
      <w:r>
        <w:rPr>
          <w:rFonts w:hint="eastAsia"/>
        </w:rPr>
        <w:t>签到</w:t>
      </w:r>
      <w:r w:rsidRPr="00516626">
        <w:rPr>
          <w:rFonts w:hint="eastAsia"/>
        </w:rPr>
        <w:t>菜单，</w:t>
      </w:r>
      <w:r>
        <w:rPr>
          <w:rFonts w:hint="eastAsia"/>
        </w:rPr>
        <w:t>后台记录当前签到的商户</w:t>
      </w:r>
      <w:r>
        <w:rPr>
          <w:rFonts w:hint="eastAsia"/>
        </w:rPr>
        <w:lastRenderedPageBreak/>
        <w:t>Open</w:t>
      </w:r>
      <w:r w:rsidR="00BB6846">
        <w:rPr>
          <w:rFonts w:hint="eastAsia"/>
        </w:rPr>
        <w:t>ID</w:t>
      </w:r>
      <w:r w:rsidR="00BB6846">
        <w:rPr>
          <w:rFonts w:hint="eastAsia"/>
        </w:rPr>
        <w:t>，该商户其他已签到收银员强制签退。</w:t>
      </w:r>
      <w:r w:rsidRPr="00516626">
        <w:rPr>
          <w:rFonts w:hint="eastAsia"/>
        </w:rPr>
        <w:t>然后</w:t>
      </w:r>
      <w:r w:rsidR="00BB6846">
        <w:rPr>
          <w:rFonts w:hint="eastAsia"/>
        </w:rPr>
        <w:t>分别反馈签到或签退信息</w:t>
      </w:r>
      <w:r w:rsidRPr="00516626">
        <w:rPr>
          <w:rFonts w:hint="eastAsia"/>
        </w:rPr>
        <w:t>。</w:t>
      </w:r>
    </w:p>
    <w:p w:rsidR="009D2BA6" w:rsidRPr="009D2BA6" w:rsidRDefault="009D2BA6" w:rsidP="009D2BA6">
      <w:pPr>
        <w:ind w:left="420"/>
      </w:pPr>
    </w:p>
    <w:p w:rsidR="005010A8" w:rsidRDefault="005010A8" w:rsidP="00FA4596">
      <w:pPr>
        <w:pStyle w:val="3"/>
        <w:spacing w:before="0" w:after="0" w:line="560" w:lineRule="exact"/>
      </w:pPr>
      <w:bookmarkStart w:id="615" w:name="_Toc475656372"/>
      <w:r>
        <w:rPr>
          <w:rFonts w:hint="eastAsia"/>
        </w:rPr>
        <w:t>收款</w:t>
      </w:r>
      <w:bookmarkEnd w:id="615"/>
    </w:p>
    <w:p w:rsidR="005010A8" w:rsidRDefault="005010A8" w:rsidP="003C5C4F">
      <w:pPr>
        <w:jc w:val="center"/>
      </w:pPr>
      <w:r>
        <w:rPr>
          <w:rFonts w:hint="eastAsia"/>
          <w:noProof/>
        </w:rPr>
        <w:drawing>
          <wp:inline distT="0" distB="0" distL="0" distR="0">
            <wp:extent cx="2438859" cy="43200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收款.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38859" cy="4320000"/>
                    </a:xfrm>
                    <a:prstGeom prst="rect">
                      <a:avLst/>
                    </a:prstGeom>
                  </pic:spPr>
                </pic:pic>
              </a:graphicData>
            </a:graphic>
          </wp:inline>
        </w:drawing>
      </w:r>
    </w:p>
    <w:p w:rsidR="005010A8" w:rsidRDefault="006E1F2B" w:rsidP="00FA4596">
      <w:pPr>
        <w:pStyle w:val="3"/>
        <w:spacing w:before="0" w:after="0" w:line="560" w:lineRule="exact"/>
      </w:pPr>
      <w:bookmarkStart w:id="616" w:name="_Toc475656373"/>
      <w:r>
        <w:rPr>
          <w:rFonts w:hint="eastAsia"/>
        </w:rPr>
        <w:lastRenderedPageBreak/>
        <w:t>上一笔交易记录查询</w:t>
      </w:r>
      <w:r w:rsidR="003C5C4F" w:rsidRPr="00FA4596">
        <w:rPr>
          <w:rFonts w:hint="eastAsia"/>
          <w:highlight w:val="yellow"/>
        </w:rPr>
        <w:t>（需增加入账情况字段）</w:t>
      </w:r>
      <w:bookmarkEnd w:id="616"/>
    </w:p>
    <w:p w:rsidR="006E1F2B" w:rsidRDefault="009D2BA6" w:rsidP="003C5C4F">
      <w:pPr>
        <w:jc w:val="center"/>
      </w:pPr>
      <w:r>
        <w:rPr>
          <w:noProof/>
        </w:rPr>
        <w:drawing>
          <wp:inline distT="0" distB="0" distL="0" distR="0">
            <wp:extent cx="2430000" cy="4320000"/>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上一笔.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30000" cy="4320000"/>
                    </a:xfrm>
                    <a:prstGeom prst="rect">
                      <a:avLst/>
                    </a:prstGeom>
                  </pic:spPr>
                </pic:pic>
              </a:graphicData>
            </a:graphic>
          </wp:inline>
        </w:drawing>
      </w:r>
    </w:p>
    <w:p w:rsidR="006E1F2B" w:rsidRDefault="00B4127F" w:rsidP="00FA4596">
      <w:pPr>
        <w:pStyle w:val="3"/>
        <w:spacing w:before="0" w:after="0" w:line="560" w:lineRule="exact"/>
      </w:pPr>
      <w:bookmarkStart w:id="617" w:name="_Toc475656374"/>
      <w:r>
        <w:rPr>
          <w:rFonts w:hint="eastAsia"/>
        </w:rPr>
        <w:lastRenderedPageBreak/>
        <w:t>今天、前天交易查询</w:t>
      </w:r>
      <w:bookmarkEnd w:id="617"/>
    </w:p>
    <w:p w:rsidR="00B4127F" w:rsidRDefault="005C338B" w:rsidP="003C5C4F">
      <w:pPr>
        <w:jc w:val="center"/>
      </w:pPr>
      <w:r>
        <w:rPr>
          <w:rFonts w:hint="eastAsia"/>
          <w:noProof/>
        </w:rPr>
        <w:drawing>
          <wp:inline distT="0" distB="0" distL="0" distR="0">
            <wp:extent cx="2430000" cy="4320000"/>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今天前天.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30000" cy="4320000"/>
                    </a:xfrm>
                    <a:prstGeom prst="rect">
                      <a:avLst/>
                    </a:prstGeom>
                  </pic:spPr>
                </pic:pic>
              </a:graphicData>
            </a:graphic>
          </wp:inline>
        </w:drawing>
      </w:r>
      <w:r w:rsidR="009D2BA6">
        <w:rPr>
          <w:noProof/>
        </w:rPr>
        <w:drawing>
          <wp:inline distT="0" distB="0" distL="0" distR="0">
            <wp:extent cx="2429884" cy="4320000"/>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交易明细.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29884" cy="4320000"/>
                    </a:xfrm>
                    <a:prstGeom prst="rect">
                      <a:avLst/>
                    </a:prstGeom>
                  </pic:spPr>
                </pic:pic>
              </a:graphicData>
            </a:graphic>
          </wp:inline>
        </w:drawing>
      </w:r>
    </w:p>
    <w:p w:rsidR="00B4127F" w:rsidRDefault="00803806" w:rsidP="00FA4596">
      <w:pPr>
        <w:pStyle w:val="3"/>
        <w:spacing w:before="0" w:after="0" w:line="560" w:lineRule="exact"/>
      </w:pPr>
      <w:bookmarkStart w:id="618" w:name="_Toc475656375"/>
      <w:r>
        <w:rPr>
          <w:rFonts w:hint="eastAsia"/>
        </w:rPr>
        <w:t>历史交易查询</w:t>
      </w:r>
      <w:r w:rsidR="003C5C4F" w:rsidRPr="00B8264D">
        <w:rPr>
          <w:rFonts w:hint="eastAsia"/>
          <w:highlight w:val="yellow"/>
        </w:rPr>
        <w:t>（需增加入账情况字段）</w:t>
      </w:r>
      <w:bookmarkEnd w:id="618"/>
    </w:p>
    <w:p w:rsidR="00394659" w:rsidRDefault="00394659" w:rsidP="00FA4596">
      <w:pPr>
        <w:pStyle w:val="a4"/>
        <w:spacing w:line="560" w:lineRule="exact"/>
        <w:ind w:firstLine="640"/>
      </w:pPr>
      <w:r>
        <w:rPr>
          <w:rFonts w:hint="eastAsia"/>
        </w:rPr>
        <w:t>提供多个时间段的查询方式，反馈结果与今天、前天查询类似。</w:t>
      </w:r>
    </w:p>
    <w:p w:rsidR="00803806" w:rsidRDefault="009D2BA6" w:rsidP="003C5C4F">
      <w:pPr>
        <w:jc w:val="center"/>
      </w:pPr>
      <w:r>
        <w:rPr>
          <w:noProof/>
        </w:rPr>
        <w:lastRenderedPageBreak/>
        <w:drawing>
          <wp:inline distT="0" distB="0" distL="0" distR="0">
            <wp:extent cx="4985385" cy="886333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历史.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5385" cy="8863330"/>
                    </a:xfrm>
                    <a:prstGeom prst="rect">
                      <a:avLst/>
                    </a:prstGeom>
                  </pic:spPr>
                </pic:pic>
              </a:graphicData>
            </a:graphic>
          </wp:inline>
        </w:drawing>
      </w:r>
    </w:p>
    <w:p w:rsidR="00803806" w:rsidRPr="00FA4596" w:rsidRDefault="00394659" w:rsidP="00FA4596">
      <w:pPr>
        <w:pStyle w:val="3"/>
        <w:spacing w:before="0" w:after="0" w:line="560" w:lineRule="exact"/>
        <w:rPr>
          <w:highlight w:val="yellow"/>
        </w:rPr>
      </w:pPr>
      <w:bookmarkStart w:id="619" w:name="_Toc475656376"/>
      <w:r>
        <w:rPr>
          <w:rFonts w:hint="eastAsia"/>
        </w:rPr>
        <w:lastRenderedPageBreak/>
        <w:t>找客服</w:t>
      </w:r>
      <w:r w:rsidR="003C5C4F" w:rsidRPr="00FA4596">
        <w:rPr>
          <w:rFonts w:hint="eastAsia"/>
          <w:highlight w:val="yellow"/>
        </w:rPr>
        <w:t>（建议使用原有微信功能，减少客户培训指导工作）</w:t>
      </w:r>
      <w:bookmarkEnd w:id="619"/>
    </w:p>
    <w:p w:rsidR="00394659" w:rsidRDefault="00394659" w:rsidP="00FA4596">
      <w:pPr>
        <w:pStyle w:val="a4"/>
        <w:spacing w:line="560" w:lineRule="exact"/>
        <w:ind w:firstLine="640"/>
      </w:pPr>
      <w:r>
        <w:rPr>
          <w:rFonts w:hint="eastAsia"/>
        </w:rPr>
        <w:t>目的是给商户与银码通的一个沟通渠道。</w:t>
      </w:r>
    </w:p>
    <w:p w:rsidR="00394659" w:rsidRDefault="00394659" w:rsidP="00FA4596">
      <w:pPr>
        <w:pStyle w:val="a4"/>
        <w:spacing w:line="240" w:lineRule="auto"/>
        <w:ind w:firstLine="640"/>
        <w:jc w:val="center"/>
      </w:pPr>
      <w:r>
        <w:rPr>
          <w:rFonts w:hint="eastAsia"/>
          <w:noProof/>
        </w:rPr>
        <w:drawing>
          <wp:inline distT="0" distB="0" distL="0" distR="0">
            <wp:extent cx="2430000" cy="4320000"/>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找客服.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30000" cy="4320000"/>
                    </a:xfrm>
                    <a:prstGeom prst="rect">
                      <a:avLst/>
                    </a:prstGeom>
                  </pic:spPr>
                </pic:pic>
              </a:graphicData>
            </a:graphic>
          </wp:inline>
        </w:drawing>
      </w:r>
    </w:p>
    <w:p w:rsidR="00B22436" w:rsidRDefault="00B22436" w:rsidP="00FA4596">
      <w:pPr>
        <w:pStyle w:val="2"/>
        <w:spacing w:before="0" w:after="0" w:line="560" w:lineRule="exact"/>
      </w:pPr>
      <w:bookmarkStart w:id="620" w:name="_Toc475656377"/>
      <w:r>
        <w:rPr>
          <w:rFonts w:hint="eastAsia"/>
        </w:rPr>
        <w:lastRenderedPageBreak/>
        <w:t>后台管理功能（</w:t>
      </w:r>
      <w:r>
        <w:rPr>
          <w:rFonts w:hint="eastAsia"/>
        </w:rPr>
        <w:t>PC</w:t>
      </w:r>
      <w:r>
        <w:rPr>
          <w:rFonts w:hint="eastAsia"/>
        </w:rPr>
        <w:t>端）</w:t>
      </w:r>
      <w:bookmarkEnd w:id="620"/>
    </w:p>
    <w:p w:rsidR="000D4054" w:rsidRDefault="000D4054" w:rsidP="000D4054">
      <w:pPr>
        <w:pStyle w:val="3"/>
        <w:spacing w:before="0" w:after="0" w:line="560" w:lineRule="exact"/>
      </w:pPr>
      <w:bookmarkStart w:id="621" w:name="_Toc474703310"/>
      <w:bookmarkStart w:id="622" w:name="_Toc475656378"/>
      <w:r>
        <w:rPr>
          <w:rFonts w:hint="eastAsia"/>
        </w:rPr>
        <w:t>商户信息管理</w:t>
      </w:r>
      <w:bookmarkEnd w:id="621"/>
      <w:bookmarkEnd w:id="622"/>
    </w:p>
    <w:p w:rsidR="000D4054" w:rsidRDefault="000D4054" w:rsidP="000D4054">
      <w:r>
        <w:rPr>
          <w:noProof/>
        </w:rPr>
        <w:drawing>
          <wp:inline distT="0" distB="0" distL="0" distR="0">
            <wp:extent cx="5274310" cy="330071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300717"/>
                    </a:xfrm>
                    <a:prstGeom prst="rect">
                      <a:avLst/>
                    </a:prstGeom>
                  </pic:spPr>
                </pic:pic>
              </a:graphicData>
            </a:graphic>
          </wp:inline>
        </w:drawing>
      </w:r>
    </w:p>
    <w:p w:rsidR="000D4054" w:rsidRPr="0062168C" w:rsidRDefault="000D4054" w:rsidP="000D4054">
      <w:r>
        <w:rPr>
          <w:noProof/>
        </w:rPr>
        <w:drawing>
          <wp:inline distT="0" distB="0" distL="0" distR="0">
            <wp:extent cx="5274310" cy="4153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53519"/>
                    </a:xfrm>
                    <a:prstGeom prst="rect">
                      <a:avLst/>
                    </a:prstGeom>
                  </pic:spPr>
                </pic:pic>
              </a:graphicData>
            </a:graphic>
          </wp:inline>
        </w:drawing>
      </w:r>
    </w:p>
    <w:p w:rsidR="000D4054" w:rsidRDefault="000D4054" w:rsidP="000D4054">
      <w:pPr>
        <w:pStyle w:val="3"/>
        <w:spacing w:before="0" w:after="0" w:line="560" w:lineRule="exact"/>
      </w:pPr>
      <w:bookmarkStart w:id="623" w:name="_Toc474703311"/>
      <w:bookmarkStart w:id="624" w:name="_Toc475656379"/>
      <w:r>
        <w:rPr>
          <w:rFonts w:hint="eastAsia"/>
        </w:rPr>
        <w:lastRenderedPageBreak/>
        <w:t>查询导出商户信息</w:t>
      </w:r>
      <w:bookmarkEnd w:id="623"/>
      <w:bookmarkEnd w:id="624"/>
    </w:p>
    <w:p w:rsidR="000D4054" w:rsidRDefault="000D4054" w:rsidP="000D4054">
      <w:r>
        <w:rPr>
          <w:noProof/>
        </w:rPr>
        <w:drawing>
          <wp:inline distT="0" distB="0" distL="0" distR="0">
            <wp:extent cx="5274310" cy="3992360"/>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92360"/>
                    </a:xfrm>
                    <a:prstGeom prst="rect">
                      <a:avLst/>
                    </a:prstGeom>
                  </pic:spPr>
                </pic:pic>
              </a:graphicData>
            </a:graphic>
          </wp:inline>
        </w:drawing>
      </w:r>
    </w:p>
    <w:p w:rsidR="000D4054" w:rsidRDefault="000D4054" w:rsidP="000D4054"/>
    <w:p w:rsidR="000D4054" w:rsidRDefault="000D4054" w:rsidP="000D4054">
      <w:r>
        <w:rPr>
          <w:rFonts w:hint="eastAsia"/>
        </w:rPr>
        <w:t>导出样式：</w:t>
      </w:r>
    </w:p>
    <w:p w:rsidR="000D4054" w:rsidRPr="00047F24" w:rsidRDefault="000D4054" w:rsidP="000D4054">
      <w:r>
        <w:object w:dxaOrig="1543"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21" o:title=""/>
          </v:shape>
          <o:OLEObject Type="Embed" ProgID="Excel.Sheet.12" ShapeID="_x0000_i1025" DrawAspect="Icon" ObjectID="_1555147865" r:id="rId22"/>
        </w:object>
      </w:r>
    </w:p>
    <w:p w:rsidR="000D4054" w:rsidRDefault="000D4054" w:rsidP="000D4054">
      <w:pPr>
        <w:pStyle w:val="3"/>
        <w:spacing w:before="0" w:after="0" w:line="560" w:lineRule="exact"/>
      </w:pPr>
      <w:bookmarkStart w:id="625" w:name="_Toc474703312"/>
      <w:bookmarkStart w:id="626" w:name="_Toc475656380"/>
      <w:r>
        <w:rPr>
          <w:rFonts w:hint="eastAsia"/>
        </w:rPr>
        <w:lastRenderedPageBreak/>
        <w:t>生成下载商户二维码</w:t>
      </w:r>
      <w:bookmarkEnd w:id="625"/>
      <w:bookmarkEnd w:id="626"/>
    </w:p>
    <w:p w:rsidR="000D4054" w:rsidRPr="005241CF" w:rsidRDefault="000D4054" w:rsidP="000D4054">
      <w:r>
        <w:rPr>
          <w:noProof/>
        </w:rPr>
        <w:drawing>
          <wp:inline distT="0" distB="0" distL="0" distR="0">
            <wp:extent cx="5274310" cy="41242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24217"/>
                    </a:xfrm>
                    <a:prstGeom prst="rect">
                      <a:avLst/>
                    </a:prstGeom>
                  </pic:spPr>
                </pic:pic>
              </a:graphicData>
            </a:graphic>
          </wp:inline>
        </w:drawing>
      </w:r>
    </w:p>
    <w:p w:rsidR="000D4054" w:rsidRDefault="000D4054" w:rsidP="000D4054">
      <w:pPr>
        <w:pStyle w:val="3"/>
        <w:spacing w:before="0" w:after="0" w:line="560" w:lineRule="exact"/>
      </w:pPr>
      <w:bookmarkStart w:id="627" w:name="_Toc474703313"/>
      <w:bookmarkStart w:id="628" w:name="_Toc475656381"/>
      <w:r>
        <w:rPr>
          <w:rFonts w:hint="eastAsia"/>
        </w:rPr>
        <w:t>商户开通、停用</w:t>
      </w:r>
      <w:bookmarkEnd w:id="627"/>
      <w:bookmarkEnd w:id="628"/>
    </w:p>
    <w:p w:rsidR="000D4054" w:rsidRPr="005241CF" w:rsidRDefault="000D4054" w:rsidP="000D4054">
      <w:r>
        <w:rPr>
          <w:noProof/>
        </w:rPr>
        <w:drawing>
          <wp:inline distT="0" distB="0" distL="0" distR="0">
            <wp:extent cx="5274310" cy="2243413"/>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43413"/>
                    </a:xfrm>
                    <a:prstGeom prst="rect">
                      <a:avLst/>
                    </a:prstGeom>
                  </pic:spPr>
                </pic:pic>
              </a:graphicData>
            </a:graphic>
          </wp:inline>
        </w:drawing>
      </w:r>
    </w:p>
    <w:p w:rsidR="000D4054" w:rsidRDefault="000D4054" w:rsidP="000D4054">
      <w:pPr>
        <w:pStyle w:val="3"/>
        <w:spacing w:before="0" w:after="0" w:line="560" w:lineRule="exact"/>
      </w:pPr>
      <w:bookmarkStart w:id="629" w:name="_Toc474703314"/>
      <w:bookmarkStart w:id="630" w:name="_Toc475656382"/>
      <w:r>
        <w:rPr>
          <w:rFonts w:hint="eastAsia"/>
        </w:rPr>
        <w:lastRenderedPageBreak/>
        <w:t>渠道路由维护</w:t>
      </w:r>
      <w:bookmarkEnd w:id="629"/>
      <w:bookmarkEnd w:id="630"/>
    </w:p>
    <w:p w:rsidR="000D4054" w:rsidRDefault="000D4054" w:rsidP="000D4054">
      <w:r>
        <w:rPr>
          <w:noProof/>
        </w:rPr>
        <w:drawing>
          <wp:inline distT="0" distB="0" distL="0" distR="0">
            <wp:extent cx="5274310" cy="23050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05069"/>
                    </a:xfrm>
                    <a:prstGeom prst="rect">
                      <a:avLst/>
                    </a:prstGeom>
                  </pic:spPr>
                </pic:pic>
              </a:graphicData>
            </a:graphic>
          </wp:inline>
        </w:drawing>
      </w:r>
    </w:p>
    <w:p w:rsidR="000D4054" w:rsidRDefault="000D4054" w:rsidP="000D4054">
      <w:r>
        <w:rPr>
          <w:noProof/>
        </w:rPr>
        <w:drawing>
          <wp:inline distT="0" distB="0" distL="0" distR="0">
            <wp:extent cx="5274310" cy="2093852"/>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093852"/>
                    </a:xfrm>
                    <a:prstGeom prst="rect">
                      <a:avLst/>
                    </a:prstGeom>
                  </pic:spPr>
                </pic:pic>
              </a:graphicData>
            </a:graphic>
          </wp:inline>
        </w:drawing>
      </w:r>
    </w:p>
    <w:p w:rsidR="000D4054" w:rsidRDefault="000D4054" w:rsidP="000D4054">
      <w:pPr>
        <w:pStyle w:val="3"/>
      </w:pPr>
      <w:bookmarkStart w:id="631" w:name="_Toc475656383"/>
      <w:r>
        <w:rPr>
          <w:rFonts w:hint="eastAsia"/>
        </w:rPr>
        <w:t>配置路由关系</w:t>
      </w:r>
      <w:bookmarkEnd w:id="631"/>
    </w:p>
    <w:p w:rsidR="000D4054" w:rsidRDefault="000D4054" w:rsidP="000D4054">
      <w:r>
        <w:rPr>
          <w:noProof/>
        </w:rPr>
        <w:drawing>
          <wp:inline distT="0" distB="0" distL="0" distR="0">
            <wp:extent cx="5274310" cy="230751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07511"/>
                    </a:xfrm>
                    <a:prstGeom prst="rect">
                      <a:avLst/>
                    </a:prstGeom>
                  </pic:spPr>
                </pic:pic>
              </a:graphicData>
            </a:graphic>
          </wp:inline>
        </w:drawing>
      </w:r>
    </w:p>
    <w:p w:rsidR="000D4054" w:rsidRPr="005241CF" w:rsidRDefault="000D4054" w:rsidP="000D4054">
      <w:r>
        <w:rPr>
          <w:noProof/>
        </w:rPr>
        <w:lastRenderedPageBreak/>
        <w:drawing>
          <wp:inline distT="0" distB="0" distL="0" distR="0">
            <wp:extent cx="5274310" cy="206882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68824"/>
                    </a:xfrm>
                    <a:prstGeom prst="rect">
                      <a:avLst/>
                    </a:prstGeom>
                  </pic:spPr>
                </pic:pic>
              </a:graphicData>
            </a:graphic>
          </wp:inline>
        </w:drawing>
      </w:r>
    </w:p>
    <w:p w:rsidR="000D4054" w:rsidRPr="00B22436" w:rsidRDefault="000D4054" w:rsidP="000D4054">
      <w:pPr>
        <w:pStyle w:val="3"/>
        <w:spacing w:before="0" w:after="0" w:line="560" w:lineRule="exact"/>
      </w:pPr>
      <w:bookmarkStart w:id="632" w:name="_Toc474703315"/>
      <w:bookmarkStart w:id="633" w:name="_Toc475656384"/>
      <w:r>
        <w:rPr>
          <w:rFonts w:hint="eastAsia"/>
        </w:rPr>
        <w:t>商户路由失败原因查询</w:t>
      </w:r>
      <w:bookmarkEnd w:id="632"/>
      <w:bookmarkEnd w:id="633"/>
    </w:p>
    <w:p w:rsidR="000D4054" w:rsidRDefault="000D4054" w:rsidP="000D4054">
      <w:pPr>
        <w:pStyle w:val="3"/>
        <w:spacing w:before="0" w:after="0" w:line="560" w:lineRule="exact"/>
      </w:pPr>
      <w:bookmarkStart w:id="634" w:name="_Toc474703316"/>
      <w:bookmarkStart w:id="635" w:name="_Toc475656385"/>
      <w:r>
        <w:rPr>
          <w:rFonts w:hint="eastAsia"/>
        </w:rPr>
        <w:t>主动通知记录查询</w:t>
      </w:r>
      <w:bookmarkEnd w:id="634"/>
      <w:bookmarkEnd w:id="635"/>
    </w:p>
    <w:p w:rsidR="000D4054" w:rsidRPr="00E31477" w:rsidRDefault="00C8640F" w:rsidP="000D4054">
      <w:r>
        <w:rPr>
          <w:noProof/>
        </w:rPr>
        <w:drawing>
          <wp:inline distT="0" distB="0" distL="0" distR="0">
            <wp:extent cx="5274310" cy="2395416"/>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395416"/>
                    </a:xfrm>
                    <a:prstGeom prst="rect">
                      <a:avLst/>
                    </a:prstGeom>
                  </pic:spPr>
                </pic:pic>
              </a:graphicData>
            </a:graphic>
          </wp:inline>
        </w:drawing>
      </w:r>
    </w:p>
    <w:p w:rsidR="000D4054" w:rsidRDefault="000D4054" w:rsidP="000D4054">
      <w:pPr>
        <w:pStyle w:val="3"/>
        <w:spacing w:before="0" w:after="0" w:line="560" w:lineRule="exact"/>
      </w:pPr>
      <w:bookmarkStart w:id="636" w:name="_Toc474703317"/>
      <w:bookmarkStart w:id="637" w:name="_Toc475656386"/>
      <w:r>
        <w:rPr>
          <w:rFonts w:hint="eastAsia"/>
        </w:rPr>
        <w:t>交易记录查询</w:t>
      </w:r>
      <w:bookmarkEnd w:id="636"/>
      <w:bookmarkEnd w:id="637"/>
    </w:p>
    <w:p w:rsidR="000D4054" w:rsidRDefault="000D4054" w:rsidP="000D4054">
      <w:pPr>
        <w:pStyle w:val="3"/>
        <w:spacing w:before="0" w:after="0" w:line="560" w:lineRule="exact"/>
      </w:pPr>
      <w:bookmarkStart w:id="638" w:name="_Toc474703318"/>
      <w:bookmarkStart w:id="639" w:name="_Toc475656387"/>
      <w:r w:rsidRPr="003D0387">
        <w:rPr>
          <w:rFonts w:hint="eastAsia"/>
        </w:rPr>
        <w:t>上游交易记录查询</w:t>
      </w:r>
      <w:bookmarkEnd w:id="638"/>
      <w:bookmarkEnd w:id="639"/>
    </w:p>
    <w:p w:rsidR="000D4054" w:rsidRDefault="000D4054" w:rsidP="000D4054">
      <w:pPr>
        <w:pStyle w:val="3"/>
        <w:spacing w:before="0" w:after="0" w:line="560" w:lineRule="exact"/>
      </w:pPr>
      <w:bookmarkStart w:id="640" w:name="_Toc474703319"/>
      <w:bookmarkStart w:id="641" w:name="_Toc475656388"/>
      <w:r w:rsidRPr="003D0387">
        <w:rPr>
          <w:rFonts w:hint="eastAsia"/>
        </w:rPr>
        <w:t>清算数据维护</w:t>
      </w:r>
      <w:bookmarkEnd w:id="640"/>
      <w:bookmarkEnd w:id="641"/>
    </w:p>
    <w:p w:rsidR="00C24F4A" w:rsidRPr="00C24F4A" w:rsidRDefault="00C24F4A" w:rsidP="00FA4596">
      <w:pPr>
        <w:widowControl/>
        <w:spacing w:line="560" w:lineRule="exact"/>
        <w:jc w:val="left"/>
      </w:pPr>
      <w:r>
        <w:br w:type="page"/>
      </w:r>
    </w:p>
    <w:p w:rsidR="00667765" w:rsidRDefault="00667765" w:rsidP="00FA4596">
      <w:pPr>
        <w:pStyle w:val="1"/>
        <w:spacing w:before="0" w:after="0" w:line="560" w:lineRule="exact"/>
      </w:pPr>
      <w:bookmarkStart w:id="642" w:name="_Toc475656389"/>
      <w:r>
        <w:rPr>
          <w:rFonts w:hint="eastAsia"/>
        </w:rPr>
        <w:lastRenderedPageBreak/>
        <w:t>系统设计</w:t>
      </w:r>
      <w:bookmarkEnd w:id="642"/>
    </w:p>
    <w:p w:rsidR="0043288A" w:rsidRDefault="00533563" w:rsidP="00FA4596">
      <w:pPr>
        <w:pStyle w:val="2"/>
      </w:pPr>
      <w:bookmarkStart w:id="643" w:name="_Toc475656390"/>
      <w:r>
        <w:rPr>
          <w:rFonts w:hint="eastAsia"/>
        </w:rPr>
        <w:t>相关</w:t>
      </w:r>
      <w:r w:rsidR="0043288A">
        <w:rPr>
          <w:rFonts w:hint="eastAsia"/>
        </w:rPr>
        <w:t>规范</w:t>
      </w:r>
      <w:bookmarkEnd w:id="643"/>
    </w:p>
    <w:p w:rsidR="00CA2FC5" w:rsidRDefault="00CA2FC5" w:rsidP="004D6E1A">
      <w:pPr>
        <w:pStyle w:val="a4"/>
        <w:numPr>
          <w:ilvl w:val="0"/>
          <w:numId w:val="10"/>
        </w:numPr>
        <w:spacing w:line="560" w:lineRule="exact"/>
        <w:ind w:firstLineChars="0"/>
      </w:pPr>
      <w:r>
        <w:rPr>
          <w:rFonts w:hint="eastAsia"/>
        </w:rPr>
        <w:t>大小写敏感，所有的字段</w:t>
      </w:r>
      <w:r w:rsidR="00C43659">
        <w:rPr>
          <w:rFonts w:hint="eastAsia"/>
        </w:rPr>
        <w:t>（包括但不限于</w:t>
      </w:r>
      <w:r w:rsidR="00C43659">
        <w:rPr>
          <w:rFonts w:hint="eastAsia"/>
        </w:rPr>
        <w:t>URL/URI</w:t>
      </w:r>
      <w:r w:rsidR="00C43659">
        <w:rPr>
          <w:rFonts w:hint="eastAsia"/>
        </w:rPr>
        <w:t>、数据库）</w:t>
      </w:r>
      <w:r>
        <w:rPr>
          <w:rFonts w:hint="eastAsia"/>
        </w:rPr>
        <w:t>需严格按照文档中</w:t>
      </w:r>
      <w:r w:rsidR="00C70D11">
        <w:rPr>
          <w:rFonts w:hint="eastAsia"/>
        </w:rPr>
        <w:t>大小写设定执行。</w:t>
      </w:r>
    </w:p>
    <w:p w:rsidR="004D6E1A" w:rsidRDefault="004D6E1A" w:rsidP="004D6E1A">
      <w:pPr>
        <w:pStyle w:val="a4"/>
        <w:numPr>
          <w:ilvl w:val="0"/>
          <w:numId w:val="10"/>
        </w:numPr>
        <w:spacing w:line="560" w:lineRule="exact"/>
        <w:ind w:firstLineChars="0"/>
      </w:pPr>
      <w:r>
        <w:rPr>
          <w:rFonts w:hint="eastAsia"/>
        </w:rPr>
        <w:t>阿里巴巴</w:t>
      </w:r>
      <w:r>
        <w:rPr>
          <w:rFonts w:hint="eastAsia"/>
        </w:rPr>
        <w:t>J</w:t>
      </w:r>
      <w:r>
        <w:t>AVA</w:t>
      </w:r>
      <w:r>
        <w:rPr>
          <w:rFonts w:hint="eastAsia"/>
        </w:rPr>
        <w:t>开发手册</w:t>
      </w:r>
    </w:p>
    <w:p w:rsidR="0043288A" w:rsidRDefault="004A0D6E" w:rsidP="00FA4596">
      <w:pPr>
        <w:ind w:left="640" w:firstLine="420"/>
      </w:pPr>
      <w:r>
        <w:object w:dxaOrig="1490" w:dyaOrig="1006">
          <v:shape id="_x0000_i1026" type="#_x0000_t75" style="width:75pt;height:50.25pt" o:ole="">
            <v:imagedata r:id="rId30" o:title=""/>
          </v:shape>
          <o:OLEObject Type="Embed" ProgID="Package" ShapeID="_x0000_i1026" DrawAspect="Icon" ObjectID="_1555147866" r:id="rId31"/>
        </w:object>
      </w:r>
    </w:p>
    <w:p w:rsidR="00FB3797" w:rsidRDefault="00FB3797" w:rsidP="00FA4596">
      <w:pPr>
        <w:pStyle w:val="a4"/>
        <w:numPr>
          <w:ilvl w:val="0"/>
          <w:numId w:val="10"/>
        </w:numPr>
        <w:spacing w:line="560" w:lineRule="exact"/>
        <w:ind w:firstLineChars="0"/>
      </w:pPr>
      <w:r w:rsidRPr="00FB3797">
        <w:rPr>
          <w:rFonts w:hint="eastAsia"/>
        </w:rPr>
        <w:t xml:space="preserve">Restful API </w:t>
      </w:r>
      <w:r w:rsidRPr="00FB3797">
        <w:rPr>
          <w:rFonts w:hint="eastAsia"/>
        </w:rPr>
        <w:t>的设计规范</w:t>
      </w:r>
    </w:p>
    <w:p w:rsidR="00FB3797" w:rsidRDefault="00285C08" w:rsidP="00FA4596">
      <w:pPr>
        <w:ind w:left="640" w:firstLine="420"/>
        <w:rPr>
          <w:sz w:val="28"/>
        </w:rPr>
      </w:pPr>
      <w:r w:rsidRPr="00FA4596">
        <w:rPr>
          <w:rFonts w:hint="eastAsia"/>
          <w:sz w:val="28"/>
        </w:rPr>
        <w:t>（</w:t>
      </w:r>
      <w:hyperlink r:id="rId32" w:history="1">
        <w:r w:rsidRPr="00FA4596">
          <w:rPr>
            <w:rStyle w:val="af"/>
            <w:sz w:val="28"/>
          </w:rPr>
          <w:t>http://novoland.github.io/%E8%AE%BE%E8%AE%A1/2015/08/17/Restful%20API%20%E7%9A%84%E8%AE%BE%E8%AE%A1%E8%A7%84%E8%8C%83.html</w:t>
        </w:r>
      </w:hyperlink>
      <w:r w:rsidRPr="00FA4596">
        <w:rPr>
          <w:rFonts w:hint="eastAsia"/>
          <w:sz w:val="28"/>
        </w:rPr>
        <w:t>）</w:t>
      </w:r>
    </w:p>
    <w:p w:rsidR="00285C08" w:rsidRPr="00FA4596" w:rsidRDefault="00285C08" w:rsidP="00FA4596">
      <w:pPr>
        <w:pStyle w:val="a4"/>
        <w:numPr>
          <w:ilvl w:val="0"/>
          <w:numId w:val="10"/>
        </w:numPr>
        <w:spacing w:line="560" w:lineRule="exact"/>
        <w:ind w:firstLineChars="0"/>
      </w:pPr>
      <w:r w:rsidRPr="00FA4596">
        <w:t xml:space="preserve">RESTful API </w:t>
      </w:r>
      <w:r w:rsidRPr="00FA4596">
        <w:rPr>
          <w:rFonts w:hint="eastAsia"/>
        </w:rPr>
        <w:t>规范</w:t>
      </w:r>
      <w:r w:rsidRPr="00FA4596">
        <w:t xml:space="preserve"> v1.0</w:t>
      </w:r>
    </w:p>
    <w:p w:rsidR="00285C08" w:rsidRPr="00FA4596" w:rsidRDefault="00285C08" w:rsidP="00FA4596">
      <w:pPr>
        <w:ind w:left="640" w:firstLine="420"/>
        <w:rPr>
          <w:sz w:val="28"/>
        </w:rPr>
      </w:pPr>
      <w:r w:rsidRPr="00285C08">
        <w:rPr>
          <w:sz w:val="28"/>
        </w:rPr>
        <w:t>http://imweb.io/topic/5707561f06f2400432c139a5</w:t>
      </w:r>
    </w:p>
    <w:p w:rsidR="003049B8" w:rsidRPr="00437D76" w:rsidRDefault="003049B8" w:rsidP="003049B8">
      <w:pPr>
        <w:pStyle w:val="a4"/>
        <w:numPr>
          <w:ilvl w:val="0"/>
          <w:numId w:val="10"/>
        </w:numPr>
        <w:spacing w:line="560" w:lineRule="exact"/>
        <w:ind w:firstLineChars="0"/>
      </w:pPr>
      <w:r>
        <w:t>URL/URI</w:t>
      </w:r>
      <w:r w:rsidRPr="00437D76">
        <w:rPr>
          <w:rFonts w:hint="eastAsia"/>
        </w:rPr>
        <w:t>规范</w:t>
      </w:r>
    </w:p>
    <w:p w:rsidR="00786C01" w:rsidRDefault="003049B8" w:rsidP="004716F0">
      <w:pPr>
        <w:ind w:left="640" w:firstLine="420"/>
        <w:rPr>
          <w:sz w:val="28"/>
        </w:rPr>
      </w:pPr>
      <w:r>
        <w:rPr>
          <w:rFonts w:hint="eastAsia"/>
          <w:sz w:val="28"/>
        </w:rPr>
        <w:t>请求路径统一使用</w:t>
      </w:r>
      <w:r w:rsidR="004716F0" w:rsidRPr="004716F0">
        <w:rPr>
          <w:rFonts w:hint="eastAsia"/>
          <w:sz w:val="28"/>
        </w:rPr>
        <w:t>encodeURI</w:t>
      </w:r>
      <w:r w:rsidR="004716F0" w:rsidRPr="004716F0">
        <w:rPr>
          <w:rFonts w:hint="eastAsia"/>
          <w:sz w:val="28"/>
        </w:rPr>
        <w:t>处理：</w:t>
      </w:r>
    </w:p>
    <w:p w:rsidR="004716F0" w:rsidRPr="004716F0" w:rsidRDefault="00786C01" w:rsidP="004716F0">
      <w:pPr>
        <w:ind w:left="640" w:firstLine="420"/>
        <w:rPr>
          <w:sz w:val="28"/>
        </w:rPr>
      </w:pPr>
      <w:r>
        <w:rPr>
          <w:rFonts w:hint="eastAsia"/>
          <w:sz w:val="28"/>
        </w:rPr>
        <w:t>e</w:t>
      </w:r>
      <w:r w:rsidR="004716F0" w:rsidRPr="004716F0">
        <w:rPr>
          <w:rFonts w:hint="eastAsia"/>
          <w:sz w:val="28"/>
        </w:rPr>
        <w:t xml:space="preserve">ncodeURI(encodeURI(url)); </w:t>
      </w:r>
      <w:r w:rsidR="004716F0" w:rsidRPr="004716F0">
        <w:rPr>
          <w:rFonts w:hint="eastAsia"/>
          <w:sz w:val="28"/>
        </w:rPr>
        <w:t>（一定要</w:t>
      </w:r>
      <w:r w:rsidR="004716F0" w:rsidRPr="004716F0">
        <w:rPr>
          <w:rFonts w:hint="eastAsia"/>
          <w:sz w:val="28"/>
        </w:rPr>
        <w:t>2</w:t>
      </w:r>
      <w:r w:rsidR="004716F0" w:rsidRPr="004716F0">
        <w:rPr>
          <w:rFonts w:hint="eastAsia"/>
          <w:sz w:val="28"/>
        </w:rPr>
        <w:t>次）</w:t>
      </w:r>
    </w:p>
    <w:p w:rsidR="00786C01" w:rsidRDefault="00786C01" w:rsidP="004716F0">
      <w:pPr>
        <w:ind w:left="640" w:firstLine="420"/>
        <w:rPr>
          <w:sz w:val="28"/>
        </w:rPr>
      </w:pPr>
      <w:r>
        <w:rPr>
          <w:rFonts w:hint="eastAsia"/>
          <w:sz w:val="28"/>
        </w:rPr>
        <w:t>接收请求路径后统一进行</w:t>
      </w:r>
      <w:r w:rsidR="004716F0" w:rsidRPr="004716F0">
        <w:rPr>
          <w:rFonts w:hint="eastAsia"/>
          <w:sz w:val="28"/>
        </w:rPr>
        <w:t>如下处理：</w:t>
      </w:r>
    </w:p>
    <w:p w:rsidR="003049B8" w:rsidRDefault="004716F0" w:rsidP="004716F0">
      <w:pPr>
        <w:ind w:left="640" w:firstLine="420"/>
        <w:rPr>
          <w:sz w:val="28"/>
        </w:rPr>
      </w:pPr>
      <w:r w:rsidRPr="004716F0">
        <w:rPr>
          <w:rFonts w:hint="eastAsia"/>
          <w:sz w:val="28"/>
        </w:rPr>
        <w:t>java.net.URLDe</w:t>
      </w:r>
      <w:r w:rsidR="00786C01">
        <w:rPr>
          <w:rFonts w:hint="eastAsia"/>
          <w:sz w:val="28"/>
        </w:rPr>
        <w:t>coder.decode(clumnInfo,"UTF-8")</w:t>
      </w:r>
      <w:r w:rsidR="003049B8">
        <w:rPr>
          <w:rFonts w:hint="eastAsia"/>
          <w:sz w:val="28"/>
        </w:rPr>
        <w:t>。</w:t>
      </w:r>
    </w:p>
    <w:p w:rsidR="00A534BB" w:rsidRDefault="00A534BB" w:rsidP="004716F0">
      <w:pPr>
        <w:ind w:left="640" w:firstLine="420"/>
        <w:rPr>
          <w:sz w:val="28"/>
        </w:rPr>
      </w:pPr>
      <w:r>
        <w:rPr>
          <w:rFonts w:hint="eastAsia"/>
          <w:sz w:val="28"/>
        </w:rPr>
        <w:t>参考：</w:t>
      </w:r>
    </w:p>
    <w:p w:rsidR="00A534BB" w:rsidRPr="00A534BB" w:rsidRDefault="00A534BB" w:rsidP="004716F0">
      <w:pPr>
        <w:ind w:left="640" w:firstLine="420"/>
        <w:rPr>
          <w:sz w:val="28"/>
        </w:rPr>
      </w:pPr>
      <w:r>
        <w:rPr>
          <w:rFonts w:hint="eastAsia"/>
          <w:sz w:val="28"/>
        </w:rPr>
        <w:t>（</w:t>
      </w:r>
      <w:r w:rsidRPr="00A534BB">
        <w:rPr>
          <w:sz w:val="28"/>
        </w:rPr>
        <w:t>http://www.cnblogs.com/bennman/archive/2011/05/27/2059985.html</w:t>
      </w:r>
      <w:r>
        <w:rPr>
          <w:rFonts w:hint="eastAsia"/>
          <w:sz w:val="28"/>
        </w:rPr>
        <w:t>）</w:t>
      </w:r>
    </w:p>
    <w:p w:rsidR="004C6294" w:rsidRDefault="004C6294" w:rsidP="00FA4596">
      <w:pPr>
        <w:pStyle w:val="2"/>
        <w:rPr>
          <w:ins w:id="644" w:author="Qiming Gu" w:date="2017-02-22T23:59:00Z"/>
        </w:rPr>
      </w:pPr>
      <w:bookmarkStart w:id="645" w:name="_Toc475656391"/>
      <w:ins w:id="646" w:author="Qiming Gu" w:date="2017-02-22T23:59:00Z">
        <w:r>
          <w:rPr>
            <w:rFonts w:hint="eastAsia"/>
          </w:rPr>
          <w:lastRenderedPageBreak/>
          <w:t>二维码规则</w:t>
        </w:r>
        <w:bookmarkEnd w:id="645"/>
      </w:ins>
    </w:p>
    <w:p w:rsidR="00000000" w:rsidRDefault="00A61781">
      <w:pPr>
        <w:pStyle w:val="3"/>
        <w:rPr>
          <w:ins w:id="647" w:author="Qiming Gu" w:date="2017-02-23T00:00:00Z"/>
        </w:rPr>
        <w:pPrChange w:id="648" w:author="Qiming Gu" w:date="2017-02-22T23:59:00Z">
          <w:pPr>
            <w:pStyle w:val="2"/>
          </w:pPr>
        </w:pPrChange>
      </w:pPr>
      <w:bookmarkStart w:id="649" w:name="_Toc475656392"/>
      <w:ins w:id="650" w:author="Qiming Gu" w:date="2017-02-22T23:59:00Z">
        <w:r>
          <w:rPr>
            <w:rFonts w:hint="eastAsia"/>
          </w:rPr>
          <w:t>沃智二维码生成规则</w:t>
        </w:r>
      </w:ins>
      <w:bookmarkEnd w:id="649"/>
    </w:p>
    <w:p w:rsidR="00000000" w:rsidRDefault="009764F5">
      <w:pPr>
        <w:pStyle w:val="a6"/>
        <w:numPr>
          <w:ilvl w:val="0"/>
          <w:numId w:val="10"/>
        </w:numPr>
        <w:ind w:firstLineChars="0"/>
        <w:rPr>
          <w:ins w:id="651" w:author="Qiming Gu" w:date="2017-02-23T00:02:00Z"/>
        </w:rPr>
        <w:pPrChange w:id="652" w:author="Qiming Gu" w:date="2017-02-23T00:02:00Z">
          <w:pPr>
            <w:pStyle w:val="2"/>
          </w:pPr>
        </w:pPrChange>
      </w:pPr>
      <w:ins w:id="653" w:author="Qiming Gu" w:date="2017-02-23T00:02:00Z">
        <w:r w:rsidRPr="009764F5">
          <w:rPr>
            <w:rFonts w:hint="eastAsia"/>
          </w:rPr>
          <w:t>PATH+</w:t>
        </w:r>
        <w:r w:rsidRPr="009764F5">
          <w:rPr>
            <w:rFonts w:hint="eastAsia"/>
          </w:rPr>
          <w:t>商户编号（</w:t>
        </w:r>
        <w:r w:rsidRPr="009764F5">
          <w:rPr>
            <w:rFonts w:hint="eastAsia"/>
          </w:rPr>
          <w:t>merchant_code</w:t>
        </w:r>
        <w:r w:rsidRPr="009764F5">
          <w:rPr>
            <w:rFonts w:hint="eastAsia"/>
          </w:rPr>
          <w:t>）</w:t>
        </w:r>
        <w:r>
          <w:rPr>
            <w:rFonts w:hint="eastAsia"/>
          </w:rPr>
          <w:t>保存</w:t>
        </w:r>
      </w:ins>
      <w:ins w:id="654" w:author="Qiming Gu" w:date="2017-02-23T00:03:00Z">
        <w:r>
          <w:rPr>
            <w:rFonts w:hint="eastAsia"/>
          </w:rPr>
          <w:t>在</w:t>
        </w:r>
        <w:r w:rsidRPr="009764F5">
          <w:t>wozhi_merchant.qr_code</w:t>
        </w:r>
        <w:r>
          <w:rPr>
            <w:rFonts w:hint="eastAsia"/>
          </w:rPr>
          <w:t>中</w:t>
        </w:r>
      </w:ins>
      <w:ins w:id="655" w:author="Qiming Gu" w:date="2017-02-23T00:02:00Z">
        <w:r w:rsidRPr="009764F5">
          <w:rPr>
            <w:rFonts w:hint="eastAsia"/>
          </w:rPr>
          <w:t>，</w:t>
        </w:r>
      </w:ins>
      <w:ins w:id="656" w:author="Qiming Gu" w:date="2017-02-23T00:03:00Z">
        <w:r>
          <w:rPr>
            <w:rFonts w:hint="eastAsia"/>
          </w:rPr>
          <w:t>例子</w:t>
        </w:r>
      </w:ins>
      <w:ins w:id="657" w:author="Qiming Gu" w:date="2017-02-23T00:02:00Z">
        <w:r w:rsidRPr="009764F5">
          <w:rPr>
            <w:rFonts w:hint="eastAsia"/>
          </w:rPr>
          <w:t>：</w:t>
        </w:r>
      </w:ins>
    </w:p>
    <w:p w:rsidR="00000000" w:rsidRDefault="009764F5">
      <w:pPr>
        <w:pStyle w:val="a6"/>
        <w:ind w:left="1060" w:firstLineChars="0" w:firstLine="0"/>
        <w:rPr>
          <w:ins w:id="658" w:author="Qiming Gu" w:date="2017-02-22T23:59:00Z"/>
        </w:rPr>
        <w:pPrChange w:id="659" w:author="Qiming Gu" w:date="2017-02-23T00:02:00Z">
          <w:pPr>
            <w:pStyle w:val="2"/>
          </w:pPr>
        </w:pPrChange>
      </w:pPr>
      <w:ins w:id="660" w:author="Qiming Gu" w:date="2017-02-23T00:02:00Z">
        <w:r w:rsidRPr="009764F5">
          <w:rPr>
            <w:rFonts w:hint="eastAsia"/>
          </w:rPr>
          <w:t>http://wozhixixi.com/route_app/merchant_code/W0144005331000001</w:t>
        </w:r>
      </w:ins>
      <w:ins w:id="661" w:author="Qiming Gu" w:date="2017-02-23T00:00:00Z">
        <w:r w:rsidR="00A61781">
          <w:rPr>
            <w:rFonts w:hint="eastAsia"/>
          </w:rPr>
          <w:t>wozhi_merchant.qr_code</w:t>
        </w:r>
      </w:ins>
    </w:p>
    <w:p w:rsidR="00A61781" w:rsidRDefault="00A61781" w:rsidP="00A61781">
      <w:pPr>
        <w:pStyle w:val="3"/>
        <w:rPr>
          <w:ins w:id="662" w:author="Qiming Gu" w:date="2017-02-22T23:59:00Z"/>
        </w:rPr>
      </w:pPr>
      <w:bookmarkStart w:id="663" w:name="_Toc475656393"/>
      <w:ins w:id="664" w:author="Qiming Gu" w:date="2017-02-22T23:59:00Z">
        <w:r>
          <w:rPr>
            <w:rFonts w:hint="eastAsia"/>
          </w:rPr>
          <w:t>上游二维码生成规则</w:t>
        </w:r>
        <w:bookmarkEnd w:id="663"/>
      </w:ins>
    </w:p>
    <w:p w:rsidR="00000000" w:rsidRDefault="00A61781">
      <w:pPr>
        <w:pStyle w:val="a6"/>
        <w:numPr>
          <w:ilvl w:val="0"/>
          <w:numId w:val="10"/>
        </w:numPr>
        <w:ind w:firstLineChars="0"/>
        <w:rPr>
          <w:ins w:id="665" w:author="Qiming Gu" w:date="2017-02-23T00:00:00Z"/>
        </w:rPr>
        <w:pPrChange w:id="666" w:author="Qiming Gu" w:date="2017-02-23T00:00:00Z">
          <w:pPr/>
        </w:pPrChange>
      </w:pPr>
      <w:ins w:id="667" w:author="Qiming Gu" w:date="2017-02-22T23:59:00Z">
        <w:r>
          <w:rPr>
            <w:rFonts w:hint="eastAsia"/>
          </w:rPr>
          <w:t>上游</w:t>
        </w:r>
      </w:ins>
      <w:ins w:id="668" w:author="Qiming Gu" w:date="2017-02-23T00:01:00Z">
        <w:r>
          <w:rPr>
            <w:rFonts w:hint="eastAsia"/>
          </w:rPr>
          <w:t>微信</w:t>
        </w:r>
      </w:ins>
      <w:ins w:id="669" w:author="Qiming Gu" w:date="2017-02-22T23:59:00Z">
        <w:r>
          <w:rPr>
            <w:rFonts w:hint="eastAsia"/>
          </w:rPr>
          <w:t>二维码</w:t>
        </w:r>
      </w:ins>
    </w:p>
    <w:p w:rsidR="00000000" w:rsidRDefault="00A61781">
      <w:pPr>
        <w:pStyle w:val="a6"/>
        <w:ind w:left="1060" w:firstLineChars="0" w:firstLine="0"/>
        <w:rPr>
          <w:ins w:id="670" w:author="Qiming Gu" w:date="2017-02-22T23:59:00Z"/>
        </w:rPr>
        <w:pPrChange w:id="671" w:author="Qiming Gu" w:date="2017-02-23T00:01:00Z">
          <w:pPr/>
        </w:pPrChange>
      </w:pPr>
      <w:ins w:id="672" w:author="Qiming Gu" w:date="2017-02-22T23:59:00Z">
        <w:r>
          <w:rPr>
            <w:rFonts w:hint="eastAsia"/>
          </w:rPr>
          <w:t>wozhi_upstream.weixin_gateway_url+wozhi_route.query_string(priority</w:t>
        </w:r>
        <w:r>
          <w:rPr>
            <w:rFonts w:hint="eastAsia"/>
          </w:rPr>
          <w:t>最大，</w:t>
        </w:r>
        <w:r>
          <w:rPr>
            <w:rFonts w:hint="eastAsia"/>
          </w:rPr>
          <w:t>gateway_type=W1)</w:t>
        </w:r>
      </w:ins>
    </w:p>
    <w:p w:rsidR="00000000" w:rsidRDefault="00A61781">
      <w:pPr>
        <w:pStyle w:val="a6"/>
        <w:numPr>
          <w:ilvl w:val="0"/>
          <w:numId w:val="10"/>
        </w:numPr>
        <w:ind w:firstLineChars="0"/>
        <w:rPr>
          <w:ins w:id="673" w:author="Qiming Gu" w:date="2017-02-23T00:01:00Z"/>
        </w:rPr>
        <w:pPrChange w:id="674" w:author="Qiming Gu" w:date="2017-02-23T00:01:00Z">
          <w:pPr>
            <w:pStyle w:val="2"/>
          </w:pPr>
        </w:pPrChange>
      </w:pPr>
      <w:ins w:id="675" w:author="Qiming Gu" w:date="2017-02-22T23:59:00Z">
        <w:r>
          <w:rPr>
            <w:rFonts w:hint="eastAsia"/>
          </w:rPr>
          <w:t>上游支付宝二维码</w:t>
        </w:r>
      </w:ins>
    </w:p>
    <w:p w:rsidR="00000000" w:rsidRDefault="00A61781">
      <w:pPr>
        <w:pStyle w:val="a6"/>
        <w:ind w:left="1060" w:firstLineChars="0" w:firstLine="0"/>
        <w:rPr>
          <w:ins w:id="676" w:author="Qiming Gu" w:date="2017-02-22T23:59:00Z"/>
        </w:rPr>
        <w:pPrChange w:id="677" w:author="Qiming Gu" w:date="2017-02-23T00:01:00Z">
          <w:pPr>
            <w:pStyle w:val="2"/>
          </w:pPr>
        </w:pPrChange>
      </w:pPr>
      <w:ins w:id="678" w:author="Qiming Gu" w:date="2017-02-22T23:59:00Z">
        <w:r>
          <w:rPr>
            <w:rFonts w:hint="eastAsia"/>
          </w:rPr>
          <w:t>wozhi_upstream.alipay_gateway_url+wozhi_route.query_string(priority</w:t>
        </w:r>
        <w:r>
          <w:rPr>
            <w:rFonts w:hint="eastAsia"/>
          </w:rPr>
          <w:t>最大，</w:t>
        </w:r>
        <w:r>
          <w:rPr>
            <w:rFonts w:hint="eastAsia"/>
          </w:rPr>
          <w:t>gateway_type=W2)</w:t>
        </w:r>
      </w:ins>
    </w:p>
    <w:p w:rsidR="00000000" w:rsidRDefault="005E5605">
      <w:pPr>
        <w:pStyle w:val="3"/>
        <w:rPr>
          <w:ins w:id="679" w:author="Qiming Gu" w:date="2017-02-23T00:04:00Z"/>
        </w:rPr>
        <w:pPrChange w:id="680" w:author="Qiming Gu" w:date="2017-02-23T00:04:00Z">
          <w:pPr>
            <w:pStyle w:val="2"/>
          </w:pPr>
        </w:pPrChange>
      </w:pPr>
      <w:bookmarkStart w:id="681" w:name="_Toc475656394"/>
      <w:ins w:id="682" w:author="Qiming Gu" w:date="2017-02-23T00:04:00Z">
        <w:r>
          <w:rPr>
            <w:rFonts w:hint="eastAsia"/>
          </w:rPr>
          <w:t>二维码维护</w:t>
        </w:r>
        <w:bookmarkEnd w:id="681"/>
      </w:ins>
    </w:p>
    <w:p w:rsidR="00000000" w:rsidRDefault="005E5605">
      <w:pPr>
        <w:pStyle w:val="a6"/>
        <w:numPr>
          <w:ilvl w:val="0"/>
          <w:numId w:val="10"/>
        </w:numPr>
        <w:ind w:firstLineChars="0"/>
        <w:rPr>
          <w:ins w:id="683" w:author="Qiming Gu" w:date="2017-02-23T00:05:00Z"/>
        </w:rPr>
        <w:pPrChange w:id="684" w:author="Qiming Gu" w:date="2017-02-23T00:04:00Z">
          <w:pPr>
            <w:pStyle w:val="2"/>
          </w:pPr>
        </w:pPrChange>
      </w:pPr>
      <w:ins w:id="685" w:author="Qiming Gu" w:date="2017-02-23T00:04:00Z">
        <w:r w:rsidRPr="005E5605">
          <w:rPr>
            <w:rFonts w:hint="eastAsia"/>
          </w:rPr>
          <w:t>拿到上游的二维码后</w:t>
        </w:r>
        <w:r>
          <w:rPr>
            <w:rFonts w:hint="eastAsia"/>
          </w:rPr>
          <w:t>，通过二维码解码</w:t>
        </w:r>
      </w:ins>
      <w:ins w:id="686" w:author="Qiming Gu" w:date="2017-02-23T00:05:00Z">
        <w:r>
          <w:rPr>
            <w:rFonts w:hint="eastAsia"/>
          </w:rPr>
          <w:t>获取上游路径；</w:t>
        </w:r>
      </w:ins>
    </w:p>
    <w:p w:rsidR="00000000" w:rsidRDefault="005E5605">
      <w:pPr>
        <w:pStyle w:val="a6"/>
        <w:numPr>
          <w:ilvl w:val="0"/>
          <w:numId w:val="10"/>
        </w:numPr>
        <w:ind w:firstLineChars="0"/>
        <w:rPr>
          <w:ins w:id="687" w:author="Qiming Gu" w:date="2017-02-23T00:06:00Z"/>
        </w:rPr>
        <w:pPrChange w:id="688" w:author="Qiming Gu" w:date="2017-02-23T00:04:00Z">
          <w:pPr>
            <w:pStyle w:val="2"/>
          </w:pPr>
        </w:pPrChange>
      </w:pPr>
      <w:ins w:id="689" w:author="Qiming Gu" w:date="2017-02-23T00:05:00Z">
        <w:r>
          <w:rPr>
            <w:rFonts w:hint="eastAsia"/>
          </w:rPr>
          <w:t>将上游路径</w:t>
        </w:r>
      </w:ins>
      <w:ins w:id="690" w:author="Qiming Gu" w:date="2017-02-23T00:04:00Z">
        <w:r w:rsidRPr="005E5605">
          <w:rPr>
            <w:rFonts w:hint="eastAsia"/>
          </w:rPr>
          <w:t>分拆成</w:t>
        </w:r>
        <w:r w:rsidRPr="005E5605">
          <w:rPr>
            <w:rFonts w:hint="eastAsia"/>
          </w:rPr>
          <w:t>gate_url</w:t>
        </w:r>
        <w:r w:rsidRPr="005E5605">
          <w:rPr>
            <w:rFonts w:hint="eastAsia"/>
          </w:rPr>
          <w:t>和</w:t>
        </w:r>
        <w:r w:rsidRPr="005E5605">
          <w:rPr>
            <w:rFonts w:hint="eastAsia"/>
          </w:rPr>
          <w:t>query_string</w:t>
        </w:r>
        <w:r w:rsidRPr="005E5605">
          <w:rPr>
            <w:rFonts w:hint="eastAsia"/>
          </w:rPr>
          <w:t>，分别填入</w:t>
        </w:r>
        <w:r w:rsidRPr="005E5605">
          <w:rPr>
            <w:rFonts w:hint="eastAsia"/>
          </w:rPr>
          <w:t>wozhi_upstream.weixin_gateway_url/wozhi_upstream.alipay_gateway_url</w:t>
        </w:r>
        <w:r w:rsidRPr="005E5605">
          <w:rPr>
            <w:rFonts w:hint="eastAsia"/>
          </w:rPr>
          <w:t>和</w:t>
        </w:r>
        <w:r w:rsidRPr="005E5605">
          <w:rPr>
            <w:rFonts w:hint="eastAsia"/>
          </w:rPr>
          <w:t>wozhi_route.query_string</w:t>
        </w:r>
        <w:r w:rsidRPr="005E5605">
          <w:rPr>
            <w:rFonts w:hint="eastAsia"/>
          </w:rPr>
          <w:t>（）</w:t>
        </w:r>
      </w:ins>
      <w:ins w:id="691" w:author="Qiming Gu" w:date="2017-02-23T00:05:00Z">
        <w:r>
          <w:rPr>
            <w:rFonts w:hint="eastAsia"/>
          </w:rPr>
          <w:t>中。</w:t>
        </w:r>
      </w:ins>
    </w:p>
    <w:p w:rsidR="00000000" w:rsidRDefault="00FD0AFC">
      <w:pPr>
        <w:rPr>
          <w:ins w:id="692" w:author="Qiming Gu" w:date="2017-02-23T00:04:00Z"/>
        </w:rPr>
        <w:pPrChange w:id="693" w:author="Qiming Gu" w:date="2017-02-23T00:06:00Z">
          <w:pPr>
            <w:pStyle w:val="2"/>
          </w:pPr>
        </w:pPrChange>
      </w:pPr>
      <w:ins w:id="694" w:author="Qiming Gu" w:date="2017-02-23T00:06:00Z">
        <w:r>
          <w:rPr>
            <w:rFonts w:hint="eastAsia"/>
          </w:rPr>
          <w:t>注：针对同一个</w:t>
        </w:r>
        <w:r w:rsidRPr="005E5605">
          <w:rPr>
            <w:rFonts w:hint="eastAsia"/>
          </w:rPr>
          <w:t>上游</w:t>
        </w:r>
        <w:r>
          <w:rPr>
            <w:rFonts w:hint="eastAsia"/>
          </w:rPr>
          <w:t>企业</w:t>
        </w:r>
        <w:r w:rsidRPr="005E5605">
          <w:rPr>
            <w:rFonts w:hint="eastAsia"/>
          </w:rPr>
          <w:t>只需维护一次微信和一次支付宝</w:t>
        </w:r>
        <w:r>
          <w:rPr>
            <w:rFonts w:hint="eastAsia"/>
          </w:rPr>
          <w:t>网</w:t>
        </w:r>
        <w:r>
          <w:rPr>
            <w:rFonts w:hint="eastAsia"/>
          </w:rPr>
          <w:lastRenderedPageBreak/>
          <w:t>关路径即可；</w:t>
        </w:r>
      </w:ins>
      <w:ins w:id="695" w:author="Qiming Gu" w:date="2017-02-23T00:07:00Z">
        <w:r w:rsidR="001D5534">
          <w:rPr>
            <w:rFonts w:hint="eastAsia"/>
          </w:rPr>
          <w:t>针对每个商户需根据其</w:t>
        </w:r>
        <w:r w:rsidR="001D5534" w:rsidRPr="005E5605">
          <w:rPr>
            <w:rFonts w:hint="eastAsia"/>
          </w:rPr>
          <w:t>已申请</w:t>
        </w:r>
        <w:r w:rsidR="001D5534">
          <w:rPr>
            <w:rFonts w:hint="eastAsia"/>
          </w:rPr>
          <w:t>多少</w:t>
        </w:r>
        <w:r w:rsidR="001D5534" w:rsidRPr="005E5605">
          <w:rPr>
            <w:rFonts w:hint="eastAsia"/>
          </w:rPr>
          <w:t>个上游</w:t>
        </w:r>
        <w:r w:rsidR="001D5534">
          <w:rPr>
            <w:rFonts w:hint="eastAsia"/>
          </w:rPr>
          <w:t>的情况</w:t>
        </w:r>
        <w:r w:rsidR="001D5534" w:rsidRPr="005E5605">
          <w:rPr>
            <w:rFonts w:hint="eastAsia"/>
          </w:rPr>
          <w:t>，</w:t>
        </w:r>
        <w:r w:rsidR="001D5534">
          <w:rPr>
            <w:rFonts w:hint="eastAsia"/>
          </w:rPr>
          <w:t>按</w:t>
        </w:r>
        <w:r w:rsidR="001D5534" w:rsidRPr="005E5605">
          <w:rPr>
            <w:rFonts w:hint="eastAsia"/>
          </w:rPr>
          <w:t>需</w:t>
        </w:r>
        <w:r w:rsidR="001D5534">
          <w:rPr>
            <w:rFonts w:hint="eastAsia"/>
          </w:rPr>
          <w:t>配置对应路由信息，一般</w:t>
        </w:r>
      </w:ins>
      <w:ins w:id="696" w:author="Qiming Gu" w:date="2017-02-23T00:08:00Z">
        <w:r w:rsidR="001D5534">
          <w:rPr>
            <w:rFonts w:hint="eastAsia"/>
          </w:rPr>
          <w:t>为申请微信上游总数</w:t>
        </w:r>
        <w:r w:rsidR="001D5534">
          <w:rPr>
            <w:rFonts w:hint="eastAsia"/>
          </w:rPr>
          <w:t>+</w:t>
        </w:r>
        <w:r w:rsidR="001D5534">
          <w:rPr>
            <w:rFonts w:hint="eastAsia"/>
          </w:rPr>
          <w:t>申请支付宝上游总数。特殊情况可以为</w:t>
        </w:r>
      </w:ins>
      <w:ins w:id="697" w:author="Qiming Gu" w:date="2017-02-23T00:09:00Z">
        <w:r w:rsidR="001D5534">
          <w:rPr>
            <w:rFonts w:hint="eastAsia"/>
          </w:rPr>
          <w:t>同一商户同一上游配置多条路由信息，但</w:t>
        </w:r>
        <w:r w:rsidR="00FC679E">
          <w:rPr>
            <w:rFonts w:hint="eastAsia"/>
          </w:rPr>
          <w:t>只有</w:t>
        </w:r>
      </w:ins>
      <w:ins w:id="698" w:author="Qiming Gu" w:date="2017-02-23T00:07:00Z">
        <w:r w:rsidR="001D5534" w:rsidRPr="005E5605">
          <w:rPr>
            <w:rFonts w:hint="eastAsia"/>
          </w:rPr>
          <w:t>优先级</w:t>
        </w:r>
      </w:ins>
      <w:ins w:id="699" w:author="Qiming Gu" w:date="2017-02-23T00:09:00Z">
        <w:r w:rsidR="00FC679E">
          <w:rPr>
            <w:rFonts w:hint="eastAsia"/>
          </w:rPr>
          <w:t>（</w:t>
        </w:r>
        <w:r w:rsidR="00FC679E" w:rsidRPr="005E5605">
          <w:rPr>
            <w:rFonts w:hint="eastAsia"/>
          </w:rPr>
          <w:t>priority</w:t>
        </w:r>
        <w:r w:rsidR="00FC679E">
          <w:rPr>
            <w:rFonts w:hint="eastAsia"/>
          </w:rPr>
          <w:t>）最高的会生效。</w:t>
        </w:r>
      </w:ins>
    </w:p>
    <w:p w:rsidR="005545A1" w:rsidRDefault="009700DE" w:rsidP="00FA4596">
      <w:pPr>
        <w:pStyle w:val="2"/>
      </w:pPr>
      <w:bookmarkStart w:id="700" w:name="_Toc475656395"/>
      <w:r>
        <w:rPr>
          <w:rFonts w:hint="eastAsia"/>
        </w:rPr>
        <w:t>数据库设计</w:t>
      </w:r>
      <w:bookmarkEnd w:id="700"/>
    </w:p>
    <w:p w:rsidR="005545A1" w:rsidRDefault="009700DE" w:rsidP="00FA4596">
      <w:pPr>
        <w:pStyle w:val="3"/>
      </w:pPr>
      <w:bookmarkStart w:id="701" w:name="_Toc475656396"/>
      <w:r>
        <w:rPr>
          <w:rFonts w:hint="eastAsia"/>
        </w:rPr>
        <w:t>商户信息</w:t>
      </w:r>
      <w:r w:rsidR="00E92330">
        <w:t>(</w:t>
      </w:r>
      <w:r w:rsidR="00E92330" w:rsidRPr="00E92330">
        <w:t>wozhi_merchant</w:t>
      </w:r>
      <w:r w:rsidR="00E92330">
        <w:t>)</w:t>
      </w:r>
      <w:bookmarkEnd w:id="701"/>
    </w:p>
    <w:tbl>
      <w:tblPr>
        <w:tblStyle w:val="a8"/>
        <w:tblW w:w="5000" w:type="pct"/>
        <w:tblLayout w:type="fixed"/>
        <w:tblLook w:val="04A0"/>
      </w:tblPr>
      <w:tblGrid>
        <w:gridCol w:w="578"/>
        <w:gridCol w:w="2476"/>
        <w:gridCol w:w="2183"/>
        <w:gridCol w:w="1456"/>
        <w:gridCol w:w="1829"/>
      </w:tblGrid>
      <w:tr w:rsidR="00432ED9" w:rsidRPr="00285F50" w:rsidTr="00FA4596">
        <w:tc>
          <w:tcPr>
            <w:tcW w:w="339" w:type="pct"/>
          </w:tcPr>
          <w:p w:rsidR="00226BD4" w:rsidRPr="00226BD4" w:rsidRDefault="009700DE">
            <w:pPr>
              <w:rPr>
                <w:sz w:val="21"/>
                <w:szCs w:val="21"/>
              </w:rPr>
            </w:pPr>
            <w:r w:rsidRPr="00226BD4">
              <w:rPr>
                <w:rFonts w:hint="eastAsia"/>
                <w:sz w:val="21"/>
                <w:szCs w:val="21"/>
              </w:rPr>
              <w:t>序号</w:t>
            </w:r>
          </w:p>
        </w:tc>
        <w:tc>
          <w:tcPr>
            <w:tcW w:w="1453" w:type="pct"/>
          </w:tcPr>
          <w:p w:rsidR="00226BD4" w:rsidRPr="00226BD4" w:rsidRDefault="009700DE">
            <w:pPr>
              <w:rPr>
                <w:sz w:val="21"/>
                <w:szCs w:val="21"/>
              </w:rPr>
            </w:pPr>
            <w:r w:rsidRPr="00226BD4">
              <w:rPr>
                <w:rFonts w:hint="eastAsia"/>
                <w:sz w:val="21"/>
                <w:szCs w:val="21"/>
              </w:rPr>
              <w:t>列名</w:t>
            </w:r>
          </w:p>
        </w:tc>
        <w:tc>
          <w:tcPr>
            <w:tcW w:w="1281" w:type="pct"/>
          </w:tcPr>
          <w:p w:rsidR="00226BD4" w:rsidRPr="00226BD4" w:rsidRDefault="009700DE">
            <w:pPr>
              <w:rPr>
                <w:sz w:val="21"/>
                <w:szCs w:val="21"/>
              </w:rPr>
            </w:pPr>
            <w:r>
              <w:rPr>
                <w:rFonts w:hint="eastAsia"/>
                <w:sz w:val="21"/>
                <w:szCs w:val="21"/>
              </w:rPr>
              <w:t>显示名称</w:t>
            </w:r>
          </w:p>
        </w:tc>
        <w:tc>
          <w:tcPr>
            <w:tcW w:w="854" w:type="pct"/>
          </w:tcPr>
          <w:p w:rsidR="00226BD4" w:rsidRPr="00226BD4" w:rsidRDefault="009700DE">
            <w:pPr>
              <w:rPr>
                <w:sz w:val="21"/>
                <w:szCs w:val="21"/>
              </w:rPr>
            </w:pPr>
            <w:r w:rsidRPr="00226BD4">
              <w:rPr>
                <w:rFonts w:hint="eastAsia"/>
                <w:sz w:val="21"/>
                <w:szCs w:val="21"/>
              </w:rPr>
              <w:t>定义</w:t>
            </w:r>
          </w:p>
        </w:tc>
        <w:tc>
          <w:tcPr>
            <w:tcW w:w="1073" w:type="pct"/>
          </w:tcPr>
          <w:p w:rsidR="00226BD4" w:rsidRPr="00226BD4" w:rsidRDefault="009700DE">
            <w:pPr>
              <w:rPr>
                <w:sz w:val="21"/>
                <w:szCs w:val="21"/>
              </w:rPr>
            </w:pPr>
            <w:r w:rsidRPr="00226BD4">
              <w:rPr>
                <w:rFonts w:hint="eastAsia"/>
                <w:sz w:val="21"/>
                <w:szCs w:val="21"/>
              </w:rPr>
              <w:t>备注</w:t>
            </w:r>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1</w:t>
            </w:r>
          </w:p>
        </w:tc>
        <w:tc>
          <w:tcPr>
            <w:tcW w:w="1453" w:type="pct"/>
          </w:tcPr>
          <w:p w:rsidR="00432ED9" w:rsidRPr="00226BD4" w:rsidRDefault="00432ED9">
            <w:pPr>
              <w:rPr>
                <w:sz w:val="21"/>
                <w:szCs w:val="21"/>
              </w:rPr>
            </w:pPr>
            <w:r>
              <w:rPr>
                <w:sz w:val="21"/>
                <w:szCs w:val="21"/>
              </w:rPr>
              <w:t>merchant_id</w:t>
            </w:r>
          </w:p>
        </w:tc>
        <w:tc>
          <w:tcPr>
            <w:tcW w:w="1281" w:type="pct"/>
          </w:tcPr>
          <w:p w:rsidR="00432ED9" w:rsidRPr="00226BD4" w:rsidRDefault="00432ED9">
            <w:pPr>
              <w:rPr>
                <w:sz w:val="21"/>
                <w:szCs w:val="21"/>
              </w:rPr>
            </w:pPr>
            <w:r>
              <w:rPr>
                <w:sz w:val="21"/>
                <w:szCs w:val="21"/>
              </w:rPr>
              <w:t>id</w:t>
            </w:r>
          </w:p>
        </w:tc>
        <w:tc>
          <w:tcPr>
            <w:tcW w:w="854" w:type="pct"/>
            <w:tcBorders>
              <w:bottom w:val="single" w:sz="4" w:space="0" w:color="auto"/>
            </w:tcBorders>
          </w:tcPr>
          <w:p w:rsidR="00432ED9" w:rsidRPr="00226BD4" w:rsidRDefault="00432ED9">
            <w:pPr>
              <w:rPr>
                <w:sz w:val="21"/>
                <w:szCs w:val="21"/>
              </w:rPr>
            </w:pPr>
            <w:r>
              <w:rPr>
                <w:sz w:val="21"/>
                <w:szCs w:val="21"/>
              </w:rPr>
              <w:t>bigint</w:t>
            </w:r>
          </w:p>
        </w:tc>
        <w:tc>
          <w:tcPr>
            <w:tcW w:w="1073" w:type="pct"/>
          </w:tcPr>
          <w:p w:rsidR="00432ED9" w:rsidRPr="00226BD4" w:rsidRDefault="00432ED9">
            <w:pPr>
              <w:rPr>
                <w:sz w:val="21"/>
                <w:szCs w:val="21"/>
              </w:rPr>
            </w:pPr>
            <w:r w:rsidRPr="00226BD4">
              <w:rPr>
                <w:rFonts w:hint="eastAsia"/>
                <w:sz w:val="21"/>
                <w:szCs w:val="21"/>
              </w:rPr>
              <w:t>系统</w:t>
            </w:r>
            <w:r>
              <w:rPr>
                <w:rFonts w:hint="eastAsia"/>
                <w:sz w:val="21"/>
                <w:szCs w:val="21"/>
              </w:rPr>
              <w:t>自增</w:t>
            </w:r>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2</w:t>
            </w:r>
          </w:p>
        </w:tc>
        <w:tc>
          <w:tcPr>
            <w:tcW w:w="1453" w:type="pct"/>
          </w:tcPr>
          <w:p w:rsidR="00432ED9" w:rsidRPr="00226BD4" w:rsidRDefault="00432ED9">
            <w:pPr>
              <w:rPr>
                <w:sz w:val="21"/>
                <w:szCs w:val="21"/>
              </w:rPr>
            </w:pPr>
            <w:r>
              <w:rPr>
                <w:sz w:val="21"/>
                <w:szCs w:val="21"/>
              </w:rPr>
              <w:t>merchant_code</w:t>
            </w:r>
          </w:p>
        </w:tc>
        <w:tc>
          <w:tcPr>
            <w:tcW w:w="1281" w:type="pct"/>
            <w:tcBorders>
              <w:right w:val="single" w:sz="4" w:space="0" w:color="auto"/>
            </w:tcBorders>
          </w:tcPr>
          <w:p w:rsidR="00432ED9" w:rsidRPr="00226BD4" w:rsidRDefault="00432ED9">
            <w:pPr>
              <w:rPr>
                <w:sz w:val="21"/>
                <w:szCs w:val="21"/>
              </w:rPr>
            </w:pPr>
            <w:r w:rsidRPr="00226BD4">
              <w:rPr>
                <w:rFonts w:hint="eastAsia"/>
                <w:sz w:val="21"/>
                <w:szCs w:val="21"/>
              </w:rPr>
              <w:t>商户</w:t>
            </w:r>
            <w:r>
              <w:rPr>
                <w:rFonts w:hint="eastAsia"/>
                <w:sz w:val="21"/>
                <w:szCs w:val="21"/>
              </w:rPr>
              <w:t>编号</w:t>
            </w:r>
          </w:p>
        </w:tc>
        <w:tc>
          <w:tcPr>
            <w:tcW w:w="854" w:type="pct"/>
            <w:tcBorders>
              <w:top w:val="single" w:sz="4" w:space="0" w:color="auto"/>
              <w:left w:val="single" w:sz="4" w:space="0" w:color="auto"/>
              <w:bottom w:val="single" w:sz="4" w:space="0" w:color="auto"/>
              <w:right w:val="single" w:sz="4" w:space="0" w:color="auto"/>
            </w:tcBorders>
          </w:tcPr>
          <w:p w:rsidR="00432ED9" w:rsidRPr="00226BD4" w:rsidRDefault="00432ED9">
            <w:pPr>
              <w:rPr>
                <w:sz w:val="21"/>
                <w:szCs w:val="21"/>
              </w:rPr>
            </w:pPr>
            <w:r w:rsidRPr="00E67AA3">
              <w:rPr>
                <w:sz w:val="21"/>
                <w:szCs w:val="21"/>
              </w:rPr>
              <w:t>char</w:t>
            </w:r>
            <w:r w:rsidRPr="00226BD4">
              <w:rPr>
                <w:sz w:val="21"/>
                <w:szCs w:val="21"/>
              </w:rPr>
              <w:t>(20)</w:t>
            </w:r>
          </w:p>
        </w:tc>
        <w:tc>
          <w:tcPr>
            <w:tcW w:w="1073" w:type="pct"/>
            <w:tcBorders>
              <w:left w:val="single" w:sz="4" w:space="0" w:color="auto"/>
            </w:tcBorders>
          </w:tcPr>
          <w:p w:rsidR="00432ED9" w:rsidRDefault="00432ED9">
            <w:pPr>
              <w:rPr>
                <w:sz w:val="21"/>
                <w:szCs w:val="21"/>
              </w:rPr>
            </w:pPr>
            <w:r>
              <w:rPr>
                <w:rFonts w:hint="eastAsia"/>
                <w:sz w:val="21"/>
                <w:szCs w:val="21"/>
              </w:rPr>
              <w:t>唯一索引</w:t>
            </w:r>
            <w:r w:rsidR="00D0342C">
              <w:rPr>
                <w:rFonts w:hint="eastAsia"/>
                <w:sz w:val="21"/>
                <w:szCs w:val="21"/>
              </w:rPr>
              <w:t>，我司分配</w:t>
            </w:r>
            <w:r w:rsidR="005B3354">
              <w:rPr>
                <w:rFonts w:hint="eastAsia"/>
                <w:sz w:val="21"/>
                <w:szCs w:val="21"/>
              </w:rPr>
              <w:t>.</w:t>
            </w:r>
          </w:p>
          <w:p w:rsidR="005B3354" w:rsidRPr="00512F4B" w:rsidRDefault="005B3354" w:rsidP="005B3354">
            <w:pPr>
              <w:rPr>
                <w:sz w:val="21"/>
                <w:szCs w:val="21"/>
              </w:rPr>
            </w:pPr>
            <w:r w:rsidRPr="00512F4B">
              <w:rPr>
                <w:rFonts w:hint="eastAsia"/>
                <w:sz w:val="21"/>
                <w:szCs w:val="21"/>
              </w:rPr>
              <w:t>3</w:t>
            </w:r>
            <w:r w:rsidRPr="00512F4B">
              <w:rPr>
                <w:rFonts w:hint="eastAsia"/>
                <w:sz w:val="21"/>
                <w:szCs w:val="21"/>
              </w:rPr>
              <w:t>位收单行</w:t>
            </w:r>
            <w:r w:rsidRPr="00512F4B">
              <w:rPr>
                <w:rFonts w:hint="eastAsia"/>
                <w:sz w:val="21"/>
                <w:szCs w:val="21"/>
              </w:rPr>
              <w:t>+4</w:t>
            </w:r>
            <w:r w:rsidRPr="00512F4B">
              <w:rPr>
                <w:rFonts w:hint="eastAsia"/>
                <w:sz w:val="21"/>
                <w:szCs w:val="21"/>
              </w:rPr>
              <w:t>位行政区代码</w:t>
            </w:r>
            <w:r w:rsidRPr="00512F4B">
              <w:rPr>
                <w:rFonts w:hint="eastAsia"/>
                <w:sz w:val="21"/>
                <w:szCs w:val="21"/>
              </w:rPr>
              <w:t>+4</w:t>
            </w:r>
            <w:r w:rsidRPr="00512F4B">
              <w:rPr>
                <w:rFonts w:hint="eastAsia"/>
                <w:sz w:val="21"/>
                <w:szCs w:val="21"/>
              </w:rPr>
              <w:t>位</w:t>
            </w:r>
            <w:r w:rsidRPr="00512F4B">
              <w:rPr>
                <w:rFonts w:hint="eastAsia"/>
                <w:sz w:val="21"/>
                <w:szCs w:val="21"/>
              </w:rPr>
              <w:t>MCC+6</w:t>
            </w:r>
            <w:r w:rsidRPr="00512F4B">
              <w:rPr>
                <w:rFonts w:hint="eastAsia"/>
                <w:sz w:val="21"/>
                <w:szCs w:val="21"/>
              </w:rPr>
              <w:t>位顺序号</w:t>
            </w:r>
            <w:r>
              <w:rPr>
                <w:rFonts w:hint="eastAsia"/>
                <w:sz w:val="21"/>
                <w:szCs w:val="21"/>
              </w:rPr>
              <w:t>.</w:t>
            </w:r>
          </w:p>
          <w:p w:rsidR="005B3354" w:rsidRPr="00226BD4" w:rsidRDefault="005B3354" w:rsidP="005B3354">
            <w:pPr>
              <w:rPr>
                <w:sz w:val="21"/>
                <w:szCs w:val="21"/>
              </w:rPr>
            </w:pPr>
            <w:r w:rsidRPr="00512F4B">
              <w:rPr>
                <w:rFonts w:hint="eastAsia"/>
                <w:sz w:val="21"/>
                <w:szCs w:val="21"/>
              </w:rPr>
              <w:t>3</w:t>
            </w:r>
            <w:r w:rsidRPr="00512F4B">
              <w:rPr>
                <w:rFonts w:hint="eastAsia"/>
                <w:sz w:val="21"/>
                <w:szCs w:val="21"/>
              </w:rPr>
              <w:t>位收单行</w:t>
            </w:r>
            <w:del w:id="702" w:author="Qiming Gu" w:date="2017-03-02T22:57:00Z">
              <w:r w:rsidRPr="00512F4B" w:rsidDel="00B21DC7">
                <w:rPr>
                  <w:rFonts w:hint="eastAsia"/>
                  <w:sz w:val="21"/>
                  <w:szCs w:val="21"/>
                </w:rPr>
                <w:delText>我们就直接定位</w:delText>
              </w:r>
            </w:del>
            <w:ins w:id="703" w:author="Qiming Gu" w:date="2017-03-02T22:57:00Z">
              <w:r w:rsidR="00B21DC7">
                <w:rPr>
                  <w:rFonts w:hint="eastAsia"/>
                  <w:sz w:val="21"/>
                  <w:szCs w:val="21"/>
                </w:rPr>
                <w:t>：</w:t>
              </w:r>
            </w:ins>
            <w:r w:rsidRPr="00512F4B">
              <w:rPr>
                <w:rFonts w:hint="eastAsia"/>
                <w:sz w:val="21"/>
                <w:szCs w:val="21"/>
              </w:rPr>
              <w:t>W01</w:t>
            </w:r>
            <w:del w:id="704" w:author="Qiming Gu" w:date="2017-03-02T22:57:00Z">
              <w:r w:rsidRPr="00512F4B" w:rsidDel="00B21DC7">
                <w:rPr>
                  <w:rFonts w:hint="eastAsia"/>
                  <w:sz w:val="21"/>
                  <w:szCs w:val="21"/>
                </w:rPr>
                <w:delText>吧</w:delText>
              </w:r>
            </w:del>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3</w:t>
            </w:r>
          </w:p>
        </w:tc>
        <w:tc>
          <w:tcPr>
            <w:tcW w:w="1453" w:type="pct"/>
          </w:tcPr>
          <w:p w:rsidR="00432ED9" w:rsidRPr="00226BD4" w:rsidRDefault="00432ED9">
            <w:pPr>
              <w:rPr>
                <w:sz w:val="21"/>
                <w:szCs w:val="21"/>
              </w:rPr>
            </w:pPr>
            <w:r>
              <w:rPr>
                <w:sz w:val="21"/>
                <w:szCs w:val="21"/>
              </w:rPr>
              <w:t>merchant_</w:t>
            </w:r>
            <w:r w:rsidRPr="00226BD4">
              <w:rPr>
                <w:sz w:val="21"/>
                <w:szCs w:val="21"/>
              </w:rPr>
              <w:t>name</w:t>
            </w:r>
          </w:p>
        </w:tc>
        <w:tc>
          <w:tcPr>
            <w:tcW w:w="1281" w:type="pct"/>
          </w:tcPr>
          <w:p w:rsidR="00432ED9" w:rsidRPr="00226BD4" w:rsidRDefault="00432ED9">
            <w:pPr>
              <w:rPr>
                <w:sz w:val="21"/>
                <w:szCs w:val="21"/>
              </w:rPr>
            </w:pPr>
            <w:r w:rsidRPr="00226BD4">
              <w:rPr>
                <w:rFonts w:hint="eastAsia"/>
                <w:sz w:val="21"/>
                <w:szCs w:val="21"/>
              </w:rPr>
              <w:t>商户名称</w:t>
            </w:r>
          </w:p>
        </w:tc>
        <w:tc>
          <w:tcPr>
            <w:tcW w:w="854" w:type="pct"/>
            <w:tcBorders>
              <w:top w:val="single" w:sz="4" w:space="0" w:color="auto"/>
            </w:tcBorders>
          </w:tcPr>
          <w:p w:rsidR="00432ED9" w:rsidRPr="00226BD4" w:rsidRDefault="00432ED9">
            <w:pPr>
              <w:rPr>
                <w:sz w:val="21"/>
                <w:szCs w:val="21"/>
              </w:rPr>
            </w:pPr>
            <w:r w:rsidRPr="00226BD4">
              <w:rPr>
                <w:sz w:val="21"/>
                <w:szCs w:val="21"/>
              </w:rPr>
              <w:t>varchar(</w:t>
            </w:r>
            <w:r w:rsidR="001B5409">
              <w:rPr>
                <w:sz w:val="21"/>
                <w:szCs w:val="21"/>
              </w:rPr>
              <w:t>100</w:t>
            </w:r>
            <w:r w:rsidRPr="00226BD4">
              <w:rPr>
                <w:sz w:val="21"/>
                <w:szCs w:val="21"/>
              </w:rPr>
              <w:t>)</w:t>
            </w:r>
          </w:p>
        </w:tc>
        <w:tc>
          <w:tcPr>
            <w:tcW w:w="1073" w:type="pct"/>
          </w:tcPr>
          <w:p w:rsidR="00432ED9" w:rsidRPr="00226BD4" w:rsidRDefault="00432ED9">
            <w:pPr>
              <w:rPr>
                <w:sz w:val="21"/>
                <w:szCs w:val="21"/>
              </w:rPr>
            </w:pPr>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4</w:t>
            </w:r>
          </w:p>
        </w:tc>
        <w:tc>
          <w:tcPr>
            <w:tcW w:w="1453" w:type="pct"/>
          </w:tcPr>
          <w:p w:rsidR="00432ED9" w:rsidRPr="00226BD4" w:rsidRDefault="00432ED9">
            <w:pPr>
              <w:rPr>
                <w:sz w:val="21"/>
                <w:szCs w:val="21"/>
              </w:rPr>
            </w:pPr>
            <w:r>
              <w:rPr>
                <w:sz w:val="21"/>
                <w:szCs w:val="21"/>
              </w:rPr>
              <w:t>merchant_</w:t>
            </w:r>
            <w:r w:rsidRPr="00226BD4">
              <w:rPr>
                <w:sz w:val="21"/>
                <w:szCs w:val="21"/>
              </w:rPr>
              <w:t>addr</w:t>
            </w:r>
          </w:p>
        </w:tc>
        <w:tc>
          <w:tcPr>
            <w:tcW w:w="1281" w:type="pct"/>
          </w:tcPr>
          <w:p w:rsidR="00432ED9" w:rsidRPr="00226BD4" w:rsidRDefault="00432ED9">
            <w:pPr>
              <w:rPr>
                <w:sz w:val="21"/>
                <w:szCs w:val="21"/>
              </w:rPr>
            </w:pPr>
            <w:r w:rsidRPr="00226BD4">
              <w:rPr>
                <w:rFonts w:hint="eastAsia"/>
                <w:sz w:val="21"/>
                <w:szCs w:val="21"/>
              </w:rPr>
              <w:t>商户地址</w:t>
            </w:r>
          </w:p>
        </w:tc>
        <w:tc>
          <w:tcPr>
            <w:tcW w:w="854" w:type="pct"/>
          </w:tcPr>
          <w:p w:rsidR="00432ED9" w:rsidRPr="00226BD4" w:rsidRDefault="00432ED9">
            <w:pPr>
              <w:rPr>
                <w:sz w:val="21"/>
                <w:szCs w:val="21"/>
              </w:rPr>
            </w:pPr>
            <w:r w:rsidRPr="00226BD4">
              <w:rPr>
                <w:sz w:val="21"/>
                <w:szCs w:val="21"/>
              </w:rPr>
              <w:t>varchar(100)</w:t>
            </w:r>
          </w:p>
        </w:tc>
        <w:tc>
          <w:tcPr>
            <w:tcW w:w="1073" w:type="pct"/>
          </w:tcPr>
          <w:p w:rsidR="00432ED9" w:rsidRPr="00226BD4" w:rsidRDefault="00432ED9">
            <w:pPr>
              <w:rPr>
                <w:sz w:val="21"/>
                <w:szCs w:val="21"/>
              </w:rPr>
            </w:pPr>
          </w:p>
        </w:tc>
      </w:tr>
      <w:tr w:rsidR="00432ED9" w:rsidRPr="00226BD4" w:rsidTr="00FA4596">
        <w:trPr>
          <w:trHeight w:val="441"/>
        </w:trPr>
        <w:tc>
          <w:tcPr>
            <w:tcW w:w="339" w:type="pct"/>
            <w:vAlign w:val="center"/>
          </w:tcPr>
          <w:p w:rsidR="00432ED9" w:rsidRPr="00226BD4" w:rsidRDefault="00432ED9" w:rsidP="00432ED9">
            <w:pPr>
              <w:rPr>
                <w:sz w:val="21"/>
                <w:szCs w:val="21"/>
              </w:rPr>
            </w:pPr>
            <w:r>
              <w:rPr>
                <w:rFonts w:ascii="等线" w:eastAsia="等线" w:hAnsi="等线" w:hint="eastAsia"/>
                <w:color w:val="000000"/>
                <w:sz w:val="22"/>
              </w:rPr>
              <w:t>5</w:t>
            </w:r>
          </w:p>
        </w:tc>
        <w:tc>
          <w:tcPr>
            <w:tcW w:w="1453" w:type="pct"/>
          </w:tcPr>
          <w:p w:rsidR="00432ED9" w:rsidRPr="00226BD4" w:rsidRDefault="00432ED9" w:rsidP="00432ED9">
            <w:pPr>
              <w:rPr>
                <w:sz w:val="21"/>
                <w:szCs w:val="21"/>
              </w:rPr>
            </w:pPr>
            <w:r>
              <w:rPr>
                <w:sz w:val="21"/>
                <w:szCs w:val="21"/>
              </w:rPr>
              <w:t>merchant_</w:t>
            </w:r>
            <w:r w:rsidRPr="00226BD4">
              <w:rPr>
                <w:sz w:val="21"/>
                <w:szCs w:val="21"/>
              </w:rPr>
              <w:t>type</w:t>
            </w:r>
          </w:p>
        </w:tc>
        <w:tc>
          <w:tcPr>
            <w:tcW w:w="1281" w:type="pct"/>
          </w:tcPr>
          <w:p w:rsidR="00432ED9" w:rsidRPr="00226BD4" w:rsidRDefault="00432ED9" w:rsidP="00432ED9">
            <w:pPr>
              <w:rPr>
                <w:sz w:val="21"/>
                <w:szCs w:val="21"/>
              </w:rPr>
            </w:pPr>
            <w:r w:rsidRPr="00226BD4">
              <w:rPr>
                <w:rFonts w:hint="eastAsia"/>
                <w:sz w:val="21"/>
                <w:szCs w:val="21"/>
              </w:rPr>
              <w:t>商户类型</w:t>
            </w:r>
          </w:p>
        </w:tc>
        <w:tc>
          <w:tcPr>
            <w:tcW w:w="854" w:type="pct"/>
          </w:tcPr>
          <w:p w:rsidR="00432ED9" w:rsidRPr="00226BD4" w:rsidRDefault="00432ED9" w:rsidP="00432ED9">
            <w:pPr>
              <w:rPr>
                <w:sz w:val="21"/>
                <w:szCs w:val="21"/>
              </w:rPr>
            </w:pPr>
            <w:r w:rsidRPr="00226BD4">
              <w:rPr>
                <w:sz w:val="21"/>
                <w:szCs w:val="21"/>
              </w:rPr>
              <w:t>varchar(50)</w:t>
            </w:r>
          </w:p>
        </w:tc>
        <w:tc>
          <w:tcPr>
            <w:tcW w:w="1073" w:type="pct"/>
          </w:tcPr>
          <w:p w:rsidR="00432ED9" w:rsidRPr="00226BD4" w:rsidRDefault="00432ED9" w:rsidP="00432ED9">
            <w:pPr>
              <w:rPr>
                <w:sz w:val="21"/>
                <w:szCs w:val="21"/>
              </w:rPr>
            </w:pPr>
            <w:r>
              <w:rPr>
                <w:rFonts w:hint="eastAsia"/>
                <w:sz w:val="21"/>
                <w:szCs w:val="21"/>
              </w:rPr>
              <w:t>餐饮、娱乐、百货等</w:t>
            </w:r>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6</w:t>
            </w:r>
          </w:p>
        </w:tc>
        <w:tc>
          <w:tcPr>
            <w:tcW w:w="1453" w:type="pct"/>
          </w:tcPr>
          <w:p w:rsidR="00432ED9" w:rsidRPr="00226BD4" w:rsidRDefault="00432ED9">
            <w:pPr>
              <w:rPr>
                <w:sz w:val="21"/>
                <w:szCs w:val="21"/>
              </w:rPr>
            </w:pPr>
            <w:r w:rsidRPr="00226BD4">
              <w:rPr>
                <w:sz w:val="21"/>
                <w:szCs w:val="21"/>
              </w:rPr>
              <w:t>boss</w:t>
            </w:r>
            <w:r>
              <w:rPr>
                <w:sz w:val="21"/>
                <w:szCs w:val="21"/>
              </w:rPr>
              <w:t>_</w:t>
            </w:r>
            <w:r w:rsidRPr="00226BD4">
              <w:rPr>
                <w:sz w:val="21"/>
                <w:szCs w:val="21"/>
              </w:rPr>
              <w:t>name</w:t>
            </w:r>
          </w:p>
        </w:tc>
        <w:tc>
          <w:tcPr>
            <w:tcW w:w="1281" w:type="pct"/>
          </w:tcPr>
          <w:p w:rsidR="00432ED9" w:rsidRPr="00226BD4" w:rsidRDefault="00432ED9">
            <w:pPr>
              <w:rPr>
                <w:sz w:val="21"/>
                <w:szCs w:val="21"/>
              </w:rPr>
            </w:pPr>
            <w:r w:rsidRPr="00226BD4">
              <w:rPr>
                <w:rFonts w:hint="eastAsia"/>
                <w:sz w:val="21"/>
                <w:szCs w:val="21"/>
              </w:rPr>
              <w:t>商户负责人</w:t>
            </w:r>
          </w:p>
        </w:tc>
        <w:tc>
          <w:tcPr>
            <w:tcW w:w="854" w:type="pct"/>
          </w:tcPr>
          <w:p w:rsidR="00432ED9" w:rsidRPr="00226BD4" w:rsidRDefault="00432ED9">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rsidR="00432ED9" w:rsidRPr="00226BD4" w:rsidRDefault="00432ED9">
            <w:pPr>
              <w:rPr>
                <w:sz w:val="21"/>
                <w:szCs w:val="21"/>
              </w:rPr>
            </w:pPr>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7</w:t>
            </w:r>
          </w:p>
        </w:tc>
        <w:tc>
          <w:tcPr>
            <w:tcW w:w="1453" w:type="pct"/>
          </w:tcPr>
          <w:p w:rsidR="00432ED9" w:rsidRPr="00226BD4" w:rsidRDefault="00432ED9">
            <w:pPr>
              <w:rPr>
                <w:sz w:val="21"/>
                <w:szCs w:val="21"/>
              </w:rPr>
            </w:pPr>
            <w:r>
              <w:rPr>
                <w:sz w:val="21"/>
                <w:szCs w:val="21"/>
              </w:rPr>
              <w:t>boss_mobile</w:t>
            </w:r>
          </w:p>
        </w:tc>
        <w:tc>
          <w:tcPr>
            <w:tcW w:w="1281" w:type="pct"/>
          </w:tcPr>
          <w:p w:rsidR="00432ED9" w:rsidRPr="00226BD4" w:rsidRDefault="00432ED9">
            <w:pPr>
              <w:rPr>
                <w:sz w:val="21"/>
                <w:szCs w:val="21"/>
              </w:rPr>
            </w:pPr>
            <w:r>
              <w:rPr>
                <w:rFonts w:hint="eastAsia"/>
                <w:sz w:val="21"/>
                <w:szCs w:val="21"/>
              </w:rPr>
              <w:t>负责人手机号</w:t>
            </w:r>
          </w:p>
        </w:tc>
        <w:tc>
          <w:tcPr>
            <w:tcW w:w="854" w:type="pct"/>
          </w:tcPr>
          <w:p w:rsidR="00432ED9" w:rsidRPr="00226BD4" w:rsidRDefault="00432ED9">
            <w:pPr>
              <w:rPr>
                <w:sz w:val="21"/>
                <w:szCs w:val="21"/>
              </w:rPr>
            </w:pPr>
            <w:r w:rsidRPr="00226BD4">
              <w:rPr>
                <w:sz w:val="21"/>
                <w:szCs w:val="21"/>
              </w:rPr>
              <w:t>char(1</w:t>
            </w:r>
            <w:r>
              <w:rPr>
                <w:sz w:val="21"/>
                <w:szCs w:val="21"/>
              </w:rPr>
              <w:t>1</w:t>
            </w:r>
            <w:r w:rsidRPr="00226BD4">
              <w:rPr>
                <w:sz w:val="21"/>
                <w:szCs w:val="21"/>
              </w:rPr>
              <w:t>)</w:t>
            </w:r>
          </w:p>
        </w:tc>
        <w:tc>
          <w:tcPr>
            <w:tcW w:w="1073" w:type="pct"/>
          </w:tcPr>
          <w:p w:rsidR="00432ED9" w:rsidRPr="00226BD4" w:rsidRDefault="00432ED9">
            <w:pPr>
              <w:rPr>
                <w:sz w:val="21"/>
                <w:szCs w:val="21"/>
              </w:rPr>
            </w:pPr>
          </w:p>
        </w:tc>
      </w:tr>
      <w:tr w:rsidR="00432ED9" w:rsidRPr="00226BD4" w:rsidTr="00FA4596">
        <w:tc>
          <w:tcPr>
            <w:tcW w:w="339" w:type="pct"/>
            <w:vAlign w:val="center"/>
          </w:tcPr>
          <w:p w:rsidR="00432ED9" w:rsidRPr="00226BD4" w:rsidRDefault="00432ED9" w:rsidP="00FA4596">
            <w:pPr>
              <w:rPr>
                <w:sz w:val="21"/>
                <w:szCs w:val="21"/>
              </w:rPr>
            </w:pPr>
            <w:r>
              <w:rPr>
                <w:rFonts w:ascii="等线" w:eastAsia="等线" w:hAnsi="等线" w:hint="eastAsia"/>
                <w:color w:val="000000"/>
                <w:sz w:val="22"/>
              </w:rPr>
              <w:t>8</w:t>
            </w:r>
          </w:p>
        </w:tc>
        <w:tc>
          <w:tcPr>
            <w:tcW w:w="1453" w:type="pct"/>
          </w:tcPr>
          <w:p w:rsidR="00432ED9" w:rsidRPr="00226BD4" w:rsidRDefault="00432ED9" w:rsidP="00FA4596">
            <w:pPr>
              <w:rPr>
                <w:sz w:val="21"/>
                <w:szCs w:val="21"/>
              </w:rPr>
            </w:pPr>
            <w:r>
              <w:rPr>
                <w:sz w:val="21"/>
                <w:szCs w:val="21"/>
              </w:rPr>
              <w:t>boss_</w:t>
            </w:r>
            <w:r>
              <w:rPr>
                <w:rFonts w:hint="eastAsia"/>
                <w:sz w:val="21"/>
                <w:szCs w:val="21"/>
              </w:rPr>
              <w:t>cer</w:t>
            </w:r>
            <w:r>
              <w:rPr>
                <w:sz w:val="21"/>
                <w:szCs w:val="21"/>
              </w:rPr>
              <w:t>tificate_type</w:t>
            </w:r>
          </w:p>
        </w:tc>
        <w:tc>
          <w:tcPr>
            <w:tcW w:w="1281" w:type="pct"/>
          </w:tcPr>
          <w:p w:rsidR="00432ED9" w:rsidRPr="00226BD4" w:rsidRDefault="00432ED9" w:rsidP="00FA4596">
            <w:pPr>
              <w:rPr>
                <w:sz w:val="21"/>
                <w:szCs w:val="21"/>
              </w:rPr>
            </w:pPr>
            <w:r>
              <w:rPr>
                <w:rFonts w:hint="eastAsia"/>
                <w:sz w:val="21"/>
                <w:szCs w:val="21"/>
              </w:rPr>
              <w:t>负责人证件类型</w:t>
            </w:r>
          </w:p>
        </w:tc>
        <w:tc>
          <w:tcPr>
            <w:tcW w:w="854" w:type="pct"/>
          </w:tcPr>
          <w:p w:rsidR="00432ED9" w:rsidRPr="00226BD4" w:rsidRDefault="00432ED9" w:rsidP="00FA4596">
            <w:pPr>
              <w:rPr>
                <w:sz w:val="21"/>
                <w:szCs w:val="21"/>
              </w:rPr>
            </w:pPr>
            <w:r>
              <w:rPr>
                <w:sz w:val="21"/>
                <w:szCs w:val="21"/>
              </w:rPr>
              <w:t>char</w:t>
            </w:r>
            <w:r w:rsidRPr="00226BD4">
              <w:rPr>
                <w:sz w:val="21"/>
                <w:szCs w:val="21"/>
              </w:rPr>
              <w:t>(</w:t>
            </w:r>
            <w:r>
              <w:rPr>
                <w:sz w:val="21"/>
                <w:szCs w:val="21"/>
              </w:rPr>
              <w:t>2</w:t>
            </w:r>
            <w:r w:rsidRPr="00226BD4">
              <w:rPr>
                <w:sz w:val="21"/>
                <w:szCs w:val="21"/>
              </w:rPr>
              <w:t>)</w:t>
            </w:r>
          </w:p>
        </w:tc>
        <w:tc>
          <w:tcPr>
            <w:tcW w:w="1073" w:type="pct"/>
          </w:tcPr>
          <w:p w:rsidR="00432ED9" w:rsidRDefault="006A0A71" w:rsidP="00FA4596">
            <w:pPr>
              <w:rPr>
                <w:ins w:id="705" w:author="Qiming Gu" w:date="2017-03-02T22:59:00Z"/>
                <w:sz w:val="21"/>
                <w:szCs w:val="21"/>
              </w:rPr>
            </w:pPr>
            <w:ins w:id="706" w:author="Qiming Gu" w:date="2017-03-02T22:59:00Z">
              <w:r>
                <w:rPr>
                  <w:rFonts w:hint="eastAsia"/>
                  <w:sz w:val="21"/>
                  <w:szCs w:val="21"/>
                </w:rPr>
                <w:t>0</w:t>
              </w:r>
            </w:ins>
            <w:ins w:id="707" w:author="Qiming Gu" w:date="2017-03-02T23:01:00Z">
              <w:r w:rsidR="00967696">
                <w:rPr>
                  <w:sz w:val="21"/>
                  <w:szCs w:val="21"/>
                </w:rPr>
                <w:t>1</w:t>
              </w:r>
            </w:ins>
            <w:ins w:id="708" w:author="Qiming Gu" w:date="2017-03-02T22:59:00Z">
              <w:r>
                <w:rPr>
                  <w:rFonts w:hint="eastAsia"/>
                  <w:sz w:val="21"/>
                  <w:szCs w:val="21"/>
                </w:rPr>
                <w:t>：</w:t>
              </w:r>
            </w:ins>
            <w:ins w:id="709" w:author="Qiming Gu" w:date="2017-03-02T23:00:00Z">
              <w:r>
                <w:rPr>
                  <w:rFonts w:hint="eastAsia"/>
                  <w:sz w:val="21"/>
                  <w:szCs w:val="21"/>
                </w:rPr>
                <w:t>居民</w:t>
              </w:r>
            </w:ins>
            <w:ins w:id="710" w:author="Qiming Gu" w:date="2017-03-02T22:59:00Z">
              <w:r>
                <w:rPr>
                  <w:rFonts w:hint="eastAsia"/>
                  <w:sz w:val="21"/>
                  <w:szCs w:val="21"/>
                </w:rPr>
                <w:t>身份证</w:t>
              </w:r>
            </w:ins>
          </w:p>
          <w:p w:rsidR="006A0A71" w:rsidRDefault="006A0A71" w:rsidP="00FA4596">
            <w:pPr>
              <w:rPr>
                <w:ins w:id="711" w:author="Qiming Gu" w:date="2017-03-02T23:00:00Z"/>
                <w:sz w:val="21"/>
                <w:szCs w:val="21"/>
              </w:rPr>
            </w:pPr>
            <w:ins w:id="712" w:author="Qiming Gu" w:date="2017-03-02T22:59:00Z">
              <w:r>
                <w:rPr>
                  <w:rFonts w:hint="eastAsia"/>
                  <w:sz w:val="21"/>
                  <w:szCs w:val="21"/>
                </w:rPr>
                <w:t>0</w:t>
              </w:r>
            </w:ins>
            <w:ins w:id="713" w:author="Qiming Gu" w:date="2017-03-02T23:01:00Z">
              <w:r w:rsidR="00967696">
                <w:rPr>
                  <w:sz w:val="21"/>
                  <w:szCs w:val="21"/>
                </w:rPr>
                <w:t>2</w:t>
              </w:r>
            </w:ins>
            <w:ins w:id="714" w:author="Qiming Gu" w:date="2017-03-02T22:59:00Z">
              <w:r>
                <w:rPr>
                  <w:rFonts w:hint="eastAsia"/>
                  <w:sz w:val="21"/>
                  <w:szCs w:val="21"/>
                </w:rPr>
                <w:t>：</w:t>
              </w:r>
            </w:ins>
            <w:ins w:id="715" w:author="Qiming Gu" w:date="2017-03-02T23:01:00Z">
              <w:r w:rsidR="00967696">
                <w:rPr>
                  <w:rFonts w:hint="eastAsia"/>
                  <w:sz w:val="21"/>
                  <w:szCs w:val="21"/>
                </w:rPr>
                <w:t>军人证</w:t>
              </w:r>
            </w:ins>
          </w:p>
          <w:p w:rsidR="00967696" w:rsidRDefault="006A0A71" w:rsidP="00FA4596">
            <w:pPr>
              <w:rPr>
                <w:ins w:id="716" w:author="Qiming Gu" w:date="2017-03-02T23:01:00Z"/>
                <w:sz w:val="21"/>
                <w:szCs w:val="21"/>
              </w:rPr>
            </w:pPr>
            <w:ins w:id="717" w:author="Qiming Gu" w:date="2017-03-02T23:00:00Z">
              <w:r>
                <w:rPr>
                  <w:rFonts w:hint="eastAsia"/>
                  <w:sz w:val="21"/>
                  <w:szCs w:val="21"/>
                </w:rPr>
                <w:t>0</w:t>
              </w:r>
            </w:ins>
            <w:ins w:id="718" w:author="Qiming Gu" w:date="2017-03-02T23:01:00Z">
              <w:r w:rsidR="00967696">
                <w:rPr>
                  <w:rFonts w:hint="eastAsia"/>
                  <w:sz w:val="21"/>
                  <w:szCs w:val="21"/>
                </w:rPr>
                <w:t>3</w:t>
              </w:r>
            </w:ins>
            <w:ins w:id="719" w:author="Qiming Gu" w:date="2017-03-02T23:00:00Z">
              <w:r>
                <w:rPr>
                  <w:rFonts w:hint="eastAsia"/>
                  <w:sz w:val="21"/>
                  <w:szCs w:val="21"/>
                </w:rPr>
                <w:t>：</w:t>
              </w:r>
            </w:ins>
            <w:ins w:id="720" w:author="Qiming Gu" w:date="2017-03-02T23:01:00Z">
              <w:r w:rsidR="00967696">
                <w:rPr>
                  <w:rFonts w:hint="eastAsia"/>
                  <w:sz w:val="21"/>
                  <w:szCs w:val="21"/>
                </w:rPr>
                <w:t>护照</w:t>
              </w:r>
            </w:ins>
          </w:p>
          <w:p w:rsidR="00967696" w:rsidRDefault="00967696" w:rsidP="00FA4596">
            <w:pPr>
              <w:rPr>
                <w:ins w:id="721" w:author="Qiming Gu" w:date="2017-03-02T23:02:00Z"/>
                <w:sz w:val="21"/>
                <w:szCs w:val="21"/>
              </w:rPr>
            </w:pPr>
            <w:ins w:id="722" w:author="Qiming Gu" w:date="2017-03-02T23:02:00Z">
              <w:r>
                <w:rPr>
                  <w:rFonts w:hint="eastAsia"/>
                  <w:sz w:val="21"/>
                  <w:szCs w:val="21"/>
                </w:rPr>
                <w:t>04</w:t>
              </w:r>
              <w:r>
                <w:rPr>
                  <w:rFonts w:hint="eastAsia"/>
                  <w:sz w:val="21"/>
                  <w:szCs w:val="21"/>
                </w:rPr>
                <w:t>：户口本</w:t>
              </w:r>
            </w:ins>
          </w:p>
          <w:p w:rsidR="00967696" w:rsidRDefault="00967696" w:rsidP="00FA4596">
            <w:pPr>
              <w:rPr>
                <w:ins w:id="723" w:author="Qiming Gu" w:date="2017-03-02T23:02:00Z"/>
                <w:sz w:val="21"/>
                <w:szCs w:val="21"/>
              </w:rPr>
            </w:pPr>
            <w:ins w:id="724" w:author="Qiming Gu" w:date="2017-03-02T23:02:00Z">
              <w:r>
                <w:rPr>
                  <w:rFonts w:hint="eastAsia"/>
                  <w:sz w:val="21"/>
                  <w:szCs w:val="21"/>
                </w:rPr>
                <w:t>05</w:t>
              </w:r>
              <w:r>
                <w:rPr>
                  <w:rFonts w:hint="eastAsia"/>
                  <w:sz w:val="21"/>
                  <w:szCs w:val="21"/>
                </w:rPr>
                <w:t>：外国人永久居留证</w:t>
              </w:r>
            </w:ins>
          </w:p>
          <w:p w:rsidR="00967696" w:rsidRDefault="00967696" w:rsidP="00FA4596">
            <w:pPr>
              <w:rPr>
                <w:ins w:id="725" w:author="Qiming Gu" w:date="2017-03-02T23:02:00Z"/>
                <w:sz w:val="21"/>
                <w:szCs w:val="21"/>
              </w:rPr>
            </w:pPr>
            <w:ins w:id="726" w:author="Qiming Gu" w:date="2017-03-02T23:02:00Z">
              <w:r>
                <w:rPr>
                  <w:rFonts w:hint="eastAsia"/>
                  <w:sz w:val="21"/>
                  <w:szCs w:val="21"/>
                </w:rPr>
                <w:t>06</w:t>
              </w:r>
              <w:r>
                <w:rPr>
                  <w:rFonts w:hint="eastAsia"/>
                  <w:sz w:val="21"/>
                  <w:szCs w:val="21"/>
                </w:rPr>
                <w:t>：武警证</w:t>
              </w:r>
            </w:ins>
          </w:p>
          <w:p w:rsidR="006A0A71" w:rsidRDefault="00967696" w:rsidP="00FA4596">
            <w:pPr>
              <w:rPr>
                <w:ins w:id="727" w:author="Qiming Gu" w:date="2017-03-02T23:03:00Z"/>
                <w:sz w:val="21"/>
                <w:szCs w:val="21"/>
              </w:rPr>
            </w:pPr>
            <w:ins w:id="728" w:author="Qiming Gu" w:date="2017-03-02T23:02:00Z">
              <w:r>
                <w:rPr>
                  <w:rFonts w:hint="eastAsia"/>
                  <w:sz w:val="21"/>
                  <w:szCs w:val="21"/>
                </w:rPr>
                <w:t>16</w:t>
              </w:r>
              <w:r>
                <w:rPr>
                  <w:rFonts w:hint="eastAsia"/>
                  <w:sz w:val="21"/>
                  <w:szCs w:val="21"/>
                </w:rPr>
                <w:t>：</w:t>
              </w:r>
            </w:ins>
            <w:ins w:id="729" w:author="Qiming Gu" w:date="2017-03-02T23:00:00Z">
              <w:r w:rsidR="006A0A71">
                <w:rPr>
                  <w:rFonts w:hint="eastAsia"/>
                  <w:sz w:val="21"/>
                  <w:szCs w:val="21"/>
                </w:rPr>
                <w:t>港澳居民</w:t>
              </w:r>
            </w:ins>
            <w:ins w:id="730" w:author="Qiming Gu" w:date="2017-03-02T23:03:00Z">
              <w:r>
                <w:rPr>
                  <w:rFonts w:hint="eastAsia"/>
                  <w:sz w:val="21"/>
                  <w:szCs w:val="21"/>
                </w:rPr>
                <w:t>来玩内地通信证</w:t>
              </w:r>
            </w:ins>
          </w:p>
          <w:p w:rsidR="00967696" w:rsidRDefault="00967696">
            <w:pPr>
              <w:rPr>
                <w:ins w:id="731" w:author="Qiming Gu" w:date="2017-03-02T23:03:00Z"/>
                <w:sz w:val="21"/>
                <w:szCs w:val="21"/>
              </w:rPr>
            </w:pPr>
            <w:ins w:id="732" w:author="Qiming Gu" w:date="2017-03-02T23:03:00Z">
              <w:r>
                <w:rPr>
                  <w:rFonts w:hint="eastAsia"/>
                  <w:sz w:val="21"/>
                  <w:szCs w:val="21"/>
                </w:rPr>
                <w:t>17</w:t>
              </w:r>
              <w:r>
                <w:rPr>
                  <w:rFonts w:hint="eastAsia"/>
                  <w:sz w:val="21"/>
                  <w:szCs w:val="21"/>
                </w:rPr>
                <w:t>：台湾居民来往大陆通行证</w:t>
              </w:r>
            </w:ins>
          </w:p>
          <w:p w:rsidR="00097565" w:rsidRPr="00226BD4" w:rsidRDefault="00967696">
            <w:pPr>
              <w:rPr>
                <w:sz w:val="21"/>
                <w:szCs w:val="21"/>
              </w:rPr>
            </w:pPr>
            <w:ins w:id="733" w:author="Qiming Gu" w:date="2017-03-02T23:03:00Z">
              <w:r>
                <w:rPr>
                  <w:rFonts w:hint="eastAsia"/>
                  <w:sz w:val="21"/>
                  <w:szCs w:val="21"/>
                </w:rPr>
                <w:t>18</w:t>
              </w:r>
            </w:ins>
            <w:ins w:id="734" w:author="Qiming Gu" w:date="2017-03-02T23:00:00Z">
              <w:r w:rsidR="00097565">
                <w:rPr>
                  <w:rFonts w:hint="eastAsia"/>
                  <w:sz w:val="21"/>
                  <w:szCs w:val="21"/>
                </w:rPr>
                <w:t>：其他</w:t>
              </w:r>
            </w:ins>
          </w:p>
        </w:tc>
      </w:tr>
      <w:tr w:rsidR="00432ED9" w:rsidRPr="00226BD4" w:rsidTr="00FA4596">
        <w:tc>
          <w:tcPr>
            <w:tcW w:w="339" w:type="pct"/>
            <w:vAlign w:val="center"/>
          </w:tcPr>
          <w:p w:rsidR="00432ED9" w:rsidRPr="00226BD4" w:rsidRDefault="00432ED9">
            <w:pPr>
              <w:rPr>
                <w:sz w:val="21"/>
                <w:szCs w:val="21"/>
              </w:rPr>
            </w:pPr>
            <w:r>
              <w:rPr>
                <w:rFonts w:ascii="等线" w:eastAsia="等线" w:hAnsi="等线" w:hint="eastAsia"/>
                <w:color w:val="000000"/>
                <w:sz w:val="22"/>
              </w:rPr>
              <w:t>9</w:t>
            </w:r>
          </w:p>
        </w:tc>
        <w:tc>
          <w:tcPr>
            <w:tcW w:w="1453" w:type="pct"/>
          </w:tcPr>
          <w:p w:rsidR="00432ED9" w:rsidRPr="00226BD4" w:rsidRDefault="00432ED9">
            <w:pPr>
              <w:rPr>
                <w:sz w:val="21"/>
                <w:szCs w:val="21"/>
              </w:rPr>
            </w:pPr>
            <w:r>
              <w:rPr>
                <w:sz w:val="21"/>
                <w:szCs w:val="21"/>
              </w:rPr>
              <w:t>boss_certificate_number</w:t>
            </w:r>
          </w:p>
        </w:tc>
        <w:tc>
          <w:tcPr>
            <w:tcW w:w="1281" w:type="pct"/>
          </w:tcPr>
          <w:p w:rsidR="00432ED9" w:rsidRPr="00226BD4" w:rsidRDefault="00432ED9">
            <w:pPr>
              <w:rPr>
                <w:sz w:val="21"/>
                <w:szCs w:val="21"/>
              </w:rPr>
            </w:pPr>
            <w:r w:rsidRPr="00226BD4">
              <w:rPr>
                <w:rFonts w:hint="eastAsia"/>
                <w:sz w:val="21"/>
                <w:szCs w:val="21"/>
              </w:rPr>
              <w:t>负责人身份证</w:t>
            </w:r>
            <w:r>
              <w:rPr>
                <w:rFonts w:hint="eastAsia"/>
                <w:sz w:val="21"/>
                <w:szCs w:val="21"/>
              </w:rPr>
              <w:t>号码</w:t>
            </w:r>
          </w:p>
        </w:tc>
        <w:tc>
          <w:tcPr>
            <w:tcW w:w="854" w:type="pct"/>
          </w:tcPr>
          <w:p w:rsidR="00432ED9" w:rsidRPr="00226BD4" w:rsidRDefault="00432ED9">
            <w:pPr>
              <w:rPr>
                <w:sz w:val="21"/>
                <w:szCs w:val="21"/>
              </w:rPr>
            </w:pPr>
            <w:r w:rsidRPr="00226BD4">
              <w:rPr>
                <w:sz w:val="21"/>
                <w:szCs w:val="21"/>
              </w:rPr>
              <w:t>varchar(</w:t>
            </w:r>
            <w:r>
              <w:rPr>
                <w:rFonts w:hint="eastAsia"/>
                <w:sz w:val="21"/>
                <w:szCs w:val="21"/>
              </w:rPr>
              <w:t>30</w:t>
            </w:r>
            <w:r w:rsidRPr="00226BD4">
              <w:rPr>
                <w:sz w:val="21"/>
                <w:szCs w:val="21"/>
              </w:rPr>
              <w:t>)</w:t>
            </w:r>
          </w:p>
        </w:tc>
        <w:tc>
          <w:tcPr>
            <w:tcW w:w="1073" w:type="pct"/>
          </w:tcPr>
          <w:p w:rsidR="00432ED9" w:rsidRPr="00226BD4" w:rsidRDefault="00432ED9">
            <w:pPr>
              <w:rPr>
                <w:sz w:val="21"/>
                <w:szCs w:val="21"/>
              </w:rPr>
            </w:pPr>
          </w:p>
        </w:tc>
      </w:tr>
      <w:tr w:rsidR="00432ED9" w:rsidRPr="00226BD4" w:rsidTr="00FA4596">
        <w:trPr>
          <w:trHeight w:val="441"/>
        </w:trPr>
        <w:tc>
          <w:tcPr>
            <w:tcW w:w="339" w:type="pct"/>
            <w:vAlign w:val="center"/>
          </w:tcPr>
          <w:p w:rsidR="00432ED9" w:rsidRPr="00226BD4" w:rsidRDefault="00432ED9" w:rsidP="00432ED9">
            <w:pPr>
              <w:rPr>
                <w:sz w:val="21"/>
                <w:szCs w:val="21"/>
              </w:rPr>
            </w:pPr>
            <w:r>
              <w:rPr>
                <w:rFonts w:ascii="等线" w:eastAsia="等线" w:hAnsi="等线" w:hint="eastAsia"/>
                <w:color w:val="000000"/>
                <w:sz w:val="22"/>
              </w:rPr>
              <w:t>10</w:t>
            </w:r>
          </w:p>
        </w:tc>
        <w:tc>
          <w:tcPr>
            <w:tcW w:w="1453" w:type="pct"/>
          </w:tcPr>
          <w:p w:rsidR="00432ED9" w:rsidRPr="00226BD4" w:rsidRDefault="00432ED9" w:rsidP="00432ED9">
            <w:pPr>
              <w:rPr>
                <w:sz w:val="21"/>
                <w:szCs w:val="21"/>
              </w:rPr>
            </w:pPr>
            <w:r>
              <w:rPr>
                <w:rFonts w:hint="eastAsia"/>
                <w:sz w:val="21"/>
                <w:szCs w:val="21"/>
              </w:rPr>
              <w:t>settlement</w:t>
            </w:r>
            <w:r>
              <w:rPr>
                <w:sz w:val="21"/>
                <w:szCs w:val="21"/>
              </w:rPr>
              <w:t>_</w:t>
            </w:r>
            <w:r>
              <w:rPr>
                <w:rFonts w:hint="eastAsia"/>
                <w:sz w:val="21"/>
                <w:szCs w:val="21"/>
              </w:rPr>
              <w:t>bank</w:t>
            </w:r>
          </w:p>
        </w:tc>
        <w:tc>
          <w:tcPr>
            <w:tcW w:w="1281" w:type="pct"/>
          </w:tcPr>
          <w:p w:rsidR="00432ED9" w:rsidRPr="00226BD4" w:rsidRDefault="00432ED9" w:rsidP="00432ED9">
            <w:pPr>
              <w:rPr>
                <w:sz w:val="21"/>
                <w:szCs w:val="21"/>
              </w:rPr>
            </w:pPr>
            <w:r>
              <w:rPr>
                <w:rFonts w:hint="eastAsia"/>
                <w:sz w:val="21"/>
                <w:szCs w:val="21"/>
              </w:rPr>
              <w:t>收款银行账户开户行</w:t>
            </w:r>
          </w:p>
        </w:tc>
        <w:tc>
          <w:tcPr>
            <w:tcW w:w="854" w:type="pct"/>
          </w:tcPr>
          <w:p w:rsidR="00432ED9" w:rsidRPr="00226BD4" w:rsidRDefault="00432ED9" w:rsidP="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rsidR="00432ED9" w:rsidRPr="00226BD4" w:rsidRDefault="00432ED9" w:rsidP="00432ED9">
            <w:pPr>
              <w:rPr>
                <w:sz w:val="21"/>
                <w:szCs w:val="21"/>
              </w:rPr>
            </w:pPr>
          </w:p>
        </w:tc>
      </w:tr>
      <w:tr w:rsidR="00432ED9" w:rsidRPr="00226BD4" w:rsidTr="00FA4596">
        <w:trPr>
          <w:trHeight w:val="441"/>
        </w:trPr>
        <w:tc>
          <w:tcPr>
            <w:tcW w:w="339" w:type="pct"/>
            <w:vAlign w:val="center"/>
          </w:tcPr>
          <w:p w:rsidR="00432ED9" w:rsidRPr="00226BD4" w:rsidRDefault="00432ED9">
            <w:pPr>
              <w:rPr>
                <w:sz w:val="21"/>
                <w:szCs w:val="21"/>
              </w:rPr>
            </w:pPr>
            <w:r>
              <w:rPr>
                <w:rFonts w:ascii="等线" w:eastAsia="等线" w:hAnsi="等线" w:hint="eastAsia"/>
                <w:color w:val="000000"/>
                <w:sz w:val="22"/>
              </w:rPr>
              <w:lastRenderedPageBreak/>
              <w:t>11</w:t>
            </w:r>
          </w:p>
        </w:tc>
        <w:tc>
          <w:tcPr>
            <w:tcW w:w="1453" w:type="pct"/>
          </w:tcPr>
          <w:p w:rsidR="00432ED9" w:rsidRPr="00226BD4" w:rsidRDefault="00432ED9">
            <w:pPr>
              <w:rPr>
                <w:sz w:val="21"/>
                <w:szCs w:val="21"/>
              </w:rPr>
            </w:pPr>
            <w:r>
              <w:rPr>
                <w:sz w:val="21"/>
                <w:szCs w:val="21"/>
              </w:rPr>
              <w:t>settlement_account</w:t>
            </w:r>
          </w:p>
        </w:tc>
        <w:tc>
          <w:tcPr>
            <w:tcW w:w="1281" w:type="pct"/>
          </w:tcPr>
          <w:p w:rsidR="00432ED9" w:rsidRPr="00226BD4" w:rsidRDefault="00432ED9">
            <w:pPr>
              <w:rPr>
                <w:sz w:val="21"/>
                <w:szCs w:val="21"/>
              </w:rPr>
            </w:pPr>
            <w:r>
              <w:rPr>
                <w:rFonts w:hint="eastAsia"/>
                <w:sz w:val="21"/>
                <w:szCs w:val="21"/>
              </w:rPr>
              <w:t>收款</w:t>
            </w:r>
            <w:r w:rsidRPr="00226BD4">
              <w:rPr>
                <w:rFonts w:hint="eastAsia"/>
                <w:sz w:val="21"/>
                <w:szCs w:val="21"/>
              </w:rPr>
              <w:t>银行</w:t>
            </w:r>
            <w:r>
              <w:rPr>
                <w:rFonts w:hint="eastAsia"/>
                <w:sz w:val="21"/>
                <w:szCs w:val="21"/>
              </w:rPr>
              <w:t>账户</w:t>
            </w:r>
          </w:p>
        </w:tc>
        <w:tc>
          <w:tcPr>
            <w:tcW w:w="854" w:type="pct"/>
          </w:tcPr>
          <w:p w:rsidR="00432ED9" w:rsidRPr="00226BD4" w:rsidRDefault="00432ED9">
            <w:pPr>
              <w:rPr>
                <w:sz w:val="21"/>
                <w:szCs w:val="21"/>
              </w:rPr>
            </w:pPr>
            <w:r w:rsidRPr="00226BD4">
              <w:rPr>
                <w:sz w:val="21"/>
                <w:szCs w:val="21"/>
              </w:rPr>
              <w:t>varchar(50)</w:t>
            </w:r>
          </w:p>
        </w:tc>
        <w:tc>
          <w:tcPr>
            <w:tcW w:w="1073" w:type="pct"/>
          </w:tcPr>
          <w:p w:rsidR="00432ED9" w:rsidRPr="00226BD4" w:rsidRDefault="00432ED9">
            <w:pPr>
              <w:rPr>
                <w:sz w:val="21"/>
                <w:szCs w:val="21"/>
              </w:rPr>
            </w:pPr>
          </w:p>
        </w:tc>
      </w:tr>
      <w:tr w:rsidR="00432ED9" w:rsidRPr="00226BD4" w:rsidTr="00FA4596">
        <w:trPr>
          <w:trHeight w:val="441"/>
        </w:trPr>
        <w:tc>
          <w:tcPr>
            <w:tcW w:w="339" w:type="pct"/>
            <w:vAlign w:val="center"/>
          </w:tcPr>
          <w:p w:rsidR="00432ED9" w:rsidRPr="00226BD4" w:rsidRDefault="00432ED9" w:rsidP="00FA4596">
            <w:pPr>
              <w:rPr>
                <w:sz w:val="21"/>
                <w:szCs w:val="21"/>
              </w:rPr>
            </w:pPr>
            <w:r>
              <w:rPr>
                <w:rFonts w:ascii="等线" w:eastAsia="等线" w:hAnsi="等线" w:hint="eastAsia"/>
                <w:color w:val="000000"/>
                <w:sz w:val="22"/>
              </w:rPr>
              <w:t>12</w:t>
            </w:r>
          </w:p>
        </w:tc>
        <w:tc>
          <w:tcPr>
            <w:tcW w:w="1453" w:type="pct"/>
          </w:tcPr>
          <w:p w:rsidR="00432ED9" w:rsidRPr="00226BD4" w:rsidRDefault="00432ED9" w:rsidP="00FA4596">
            <w:pPr>
              <w:rPr>
                <w:sz w:val="21"/>
                <w:szCs w:val="21"/>
              </w:rPr>
            </w:pPr>
            <w:r>
              <w:rPr>
                <w:sz w:val="21"/>
                <w:szCs w:val="21"/>
              </w:rPr>
              <w:t>settlement_name</w:t>
            </w:r>
          </w:p>
        </w:tc>
        <w:tc>
          <w:tcPr>
            <w:tcW w:w="1281" w:type="pct"/>
          </w:tcPr>
          <w:p w:rsidR="00432ED9" w:rsidRPr="00226BD4" w:rsidRDefault="00432ED9" w:rsidP="00FA4596">
            <w:pPr>
              <w:rPr>
                <w:sz w:val="21"/>
                <w:szCs w:val="21"/>
              </w:rPr>
            </w:pPr>
            <w:r>
              <w:rPr>
                <w:rFonts w:hint="eastAsia"/>
                <w:sz w:val="21"/>
                <w:szCs w:val="21"/>
              </w:rPr>
              <w:t>收款人名称</w:t>
            </w:r>
          </w:p>
        </w:tc>
        <w:tc>
          <w:tcPr>
            <w:tcW w:w="854" w:type="pct"/>
          </w:tcPr>
          <w:p w:rsidR="00432ED9" w:rsidRPr="00226BD4" w:rsidRDefault="00432ED9" w:rsidP="00FA4596">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rsidR="00432ED9" w:rsidRPr="00226BD4" w:rsidRDefault="00432ED9" w:rsidP="00FA4596">
            <w:pPr>
              <w:rPr>
                <w:sz w:val="21"/>
                <w:szCs w:val="21"/>
              </w:rPr>
            </w:pPr>
          </w:p>
        </w:tc>
      </w:tr>
      <w:tr w:rsidR="00432ED9" w:rsidRPr="00226BD4" w:rsidDel="00C47918" w:rsidTr="00FA4596">
        <w:trPr>
          <w:trHeight w:val="441"/>
        </w:trPr>
        <w:tc>
          <w:tcPr>
            <w:tcW w:w="339" w:type="pct"/>
            <w:vAlign w:val="center"/>
          </w:tcPr>
          <w:p w:rsidR="00432ED9" w:rsidRPr="00122014" w:rsidDel="00C47918" w:rsidRDefault="00432ED9" w:rsidP="00432ED9">
            <w:pPr>
              <w:rPr>
                <w:sz w:val="21"/>
                <w:szCs w:val="21"/>
              </w:rPr>
            </w:pPr>
            <w:moveFromRangeStart w:id="735" w:author="Qiming Gu" w:date="2017-02-22T23:48:00Z" w:name="move475570650"/>
            <w:moveFrom w:id="736" w:author="Qiming Gu" w:date="2017-02-22T23:48:00Z">
              <w:r w:rsidDel="00C47918">
                <w:rPr>
                  <w:rFonts w:ascii="等线" w:eastAsia="等线" w:hAnsi="等线" w:hint="eastAsia"/>
                  <w:color w:val="000000"/>
                  <w:sz w:val="22"/>
                </w:rPr>
                <w:t>13</w:t>
              </w:r>
            </w:moveFrom>
          </w:p>
        </w:tc>
        <w:tc>
          <w:tcPr>
            <w:tcW w:w="1453" w:type="pct"/>
          </w:tcPr>
          <w:p w:rsidR="00432ED9" w:rsidDel="00C47918" w:rsidRDefault="00432ED9" w:rsidP="00432ED9">
            <w:pPr>
              <w:rPr>
                <w:sz w:val="21"/>
                <w:szCs w:val="21"/>
              </w:rPr>
            </w:pPr>
            <w:moveFrom w:id="737" w:author="Qiming Gu" w:date="2017-02-22T23:48:00Z">
              <w:r w:rsidDel="00C47918">
                <w:rPr>
                  <w:sz w:val="21"/>
                  <w:szCs w:val="21"/>
                </w:rPr>
                <w:t>cashiers_mobile</w:t>
              </w:r>
            </w:moveFrom>
          </w:p>
        </w:tc>
        <w:tc>
          <w:tcPr>
            <w:tcW w:w="1281" w:type="pct"/>
          </w:tcPr>
          <w:p w:rsidR="00432ED9" w:rsidDel="00C47918" w:rsidRDefault="00432ED9" w:rsidP="00432ED9">
            <w:pPr>
              <w:rPr>
                <w:sz w:val="21"/>
                <w:szCs w:val="21"/>
              </w:rPr>
            </w:pPr>
            <w:moveFrom w:id="738" w:author="Qiming Gu" w:date="2017-02-22T23:48:00Z">
              <w:r w:rsidDel="00C47918">
                <w:rPr>
                  <w:rFonts w:hint="eastAsia"/>
                  <w:sz w:val="21"/>
                  <w:szCs w:val="21"/>
                </w:rPr>
                <w:t>收银员手机号</w:t>
              </w:r>
            </w:moveFrom>
          </w:p>
        </w:tc>
        <w:tc>
          <w:tcPr>
            <w:tcW w:w="854" w:type="pct"/>
          </w:tcPr>
          <w:p w:rsidR="00432ED9" w:rsidRPr="00226BD4" w:rsidDel="00C47918" w:rsidRDefault="00432ED9" w:rsidP="00432ED9">
            <w:pPr>
              <w:rPr>
                <w:sz w:val="21"/>
                <w:szCs w:val="21"/>
              </w:rPr>
            </w:pPr>
            <w:moveFrom w:id="739" w:author="Qiming Gu" w:date="2017-02-22T23:48:00Z">
              <w:r w:rsidRPr="00226BD4" w:rsidDel="00C47918">
                <w:rPr>
                  <w:sz w:val="21"/>
                  <w:szCs w:val="21"/>
                </w:rPr>
                <w:t>varchar(</w:t>
              </w:r>
              <w:r w:rsidDel="00C47918">
                <w:rPr>
                  <w:sz w:val="21"/>
                  <w:szCs w:val="21"/>
                </w:rPr>
                <w:t>5</w:t>
              </w:r>
              <w:r w:rsidRPr="00226BD4" w:rsidDel="00C47918">
                <w:rPr>
                  <w:sz w:val="21"/>
                  <w:szCs w:val="21"/>
                </w:rPr>
                <w:t>0)</w:t>
              </w:r>
            </w:moveFrom>
          </w:p>
        </w:tc>
        <w:tc>
          <w:tcPr>
            <w:tcW w:w="1073" w:type="pct"/>
          </w:tcPr>
          <w:p w:rsidR="00432ED9" w:rsidDel="00C47918" w:rsidRDefault="00432ED9" w:rsidP="00432ED9">
            <w:pPr>
              <w:rPr>
                <w:sz w:val="21"/>
                <w:szCs w:val="21"/>
              </w:rPr>
            </w:pPr>
            <w:moveFrom w:id="740" w:author="Qiming Gu" w:date="2017-02-22T23:48:00Z">
              <w:r w:rsidDel="00C47918">
                <w:rPr>
                  <w:rFonts w:hint="eastAsia"/>
                  <w:sz w:val="21"/>
                  <w:szCs w:val="21"/>
                </w:rPr>
                <w:t>收银员手机号，多个号码用半角逗号分开</w:t>
              </w:r>
            </w:moveFrom>
          </w:p>
        </w:tc>
      </w:tr>
      <w:moveFromRangeEnd w:id="735"/>
      <w:tr w:rsidR="00432ED9" w:rsidRPr="00226BD4" w:rsidTr="00FA4596">
        <w:trPr>
          <w:trHeight w:val="441"/>
        </w:trPr>
        <w:tc>
          <w:tcPr>
            <w:tcW w:w="339" w:type="pct"/>
            <w:vAlign w:val="center"/>
          </w:tcPr>
          <w:p w:rsidR="00432ED9" w:rsidRPr="00226BD4" w:rsidRDefault="00432ED9">
            <w:pPr>
              <w:rPr>
                <w:sz w:val="21"/>
                <w:szCs w:val="21"/>
              </w:rPr>
            </w:pPr>
            <w:r>
              <w:rPr>
                <w:rFonts w:ascii="等线" w:eastAsia="等线" w:hAnsi="等线" w:hint="eastAsia"/>
                <w:color w:val="000000"/>
                <w:sz w:val="22"/>
              </w:rPr>
              <w:t>14</w:t>
            </w:r>
          </w:p>
        </w:tc>
        <w:tc>
          <w:tcPr>
            <w:tcW w:w="1453" w:type="pct"/>
          </w:tcPr>
          <w:p w:rsidR="00432ED9" w:rsidRPr="00226BD4" w:rsidRDefault="00432ED9">
            <w:pPr>
              <w:rPr>
                <w:sz w:val="21"/>
                <w:szCs w:val="21"/>
              </w:rPr>
            </w:pPr>
            <w:r>
              <w:rPr>
                <w:rFonts w:hint="eastAsia"/>
                <w:sz w:val="21"/>
                <w:szCs w:val="21"/>
              </w:rPr>
              <w:t>handling_charge</w:t>
            </w:r>
          </w:p>
        </w:tc>
        <w:tc>
          <w:tcPr>
            <w:tcW w:w="1281" w:type="pct"/>
          </w:tcPr>
          <w:p w:rsidR="00432ED9" w:rsidRPr="00226BD4" w:rsidRDefault="00432ED9">
            <w:pPr>
              <w:rPr>
                <w:sz w:val="21"/>
                <w:szCs w:val="21"/>
              </w:rPr>
            </w:pPr>
            <w:r>
              <w:rPr>
                <w:rFonts w:hint="eastAsia"/>
                <w:sz w:val="21"/>
                <w:szCs w:val="21"/>
              </w:rPr>
              <w:t>手续费</w:t>
            </w:r>
          </w:p>
        </w:tc>
        <w:tc>
          <w:tcPr>
            <w:tcW w:w="854" w:type="pct"/>
          </w:tcPr>
          <w:p w:rsidR="00432ED9" w:rsidRPr="00226BD4" w:rsidRDefault="00432ED9">
            <w:pPr>
              <w:rPr>
                <w:sz w:val="21"/>
                <w:szCs w:val="21"/>
              </w:rPr>
            </w:pPr>
            <w:r w:rsidRPr="00226BD4">
              <w:rPr>
                <w:sz w:val="21"/>
                <w:szCs w:val="21"/>
              </w:rPr>
              <w:t>decimal(10,4)</w:t>
            </w:r>
          </w:p>
        </w:tc>
        <w:tc>
          <w:tcPr>
            <w:tcW w:w="1073" w:type="pct"/>
          </w:tcPr>
          <w:p w:rsidR="00432ED9" w:rsidRPr="00226BD4" w:rsidRDefault="00432ED9">
            <w:pPr>
              <w:rPr>
                <w:sz w:val="21"/>
                <w:szCs w:val="21"/>
              </w:rPr>
            </w:pPr>
            <w:r>
              <w:rPr>
                <w:rFonts w:hint="eastAsia"/>
                <w:sz w:val="21"/>
                <w:szCs w:val="21"/>
              </w:rPr>
              <w:t>手续费费率，如</w:t>
            </w:r>
            <w:r>
              <w:rPr>
                <w:sz w:val="21"/>
                <w:szCs w:val="21"/>
              </w:rPr>
              <w:t>0.025%</w:t>
            </w:r>
          </w:p>
        </w:tc>
      </w:tr>
      <w:tr w:rsidR="00432ED9" w:rsidRPr="00226BD4" w:rsidTr="00FA4596">
        <w:trPr>
          <w:trHeight w:val="441"/>
        </w:trPr>
        <w:tc>
          <w:tcPr>
            <w:tcW w:w="339" w:type="pct"/>
            <w:vAlign w:val="center"/>
          </w:tcPr>
          <w:p w:rsidR="00432ED9" w:rsidRPr="00226BD4" w:rsidRDefault="00432ED9">
            <w:pPr>
              <w:rPr>
                <w:sz w:val="21"/>
                <w:szCs w:val="21"/>
              </w:rPr>
            </w:pPr>
            <w:r>
              <w:rPr>
                <w:rFonts w:ascii="等线" w:eastAsia="等线" w:hAnsi="等线" w:hint="eastAsia"/>
                <w:color w:val="000000"/>
                <w:sz w:val="22"/>
              </w:rPr>
              <w:t>15</w:t>
            </w:r>
          </w:p>
        </w:tc>
        <w:tc>
          <w:tcPr>
            <w:tcW w:w="1453" w:type="pct"/>
          </w:tcPr>
          <w:p w:rsidR="00432ED9" w:rsidRPr="00226BD4" w:rsidRDefault="00432ED9">
            <w:pPr>
              <w:rPr>
                <w:sz w:val="21"/>
                <w:szCs w:val="21"/>
              </w:rPr>
            </w:pPr>
            <w:r>
              <w:rPr>
                <w:sz w:val="21"/>
                <w:szCs w:val="21"/>
              </w:rPr>
              <w:t>s</w:t>
            </w:r>
            <w:r w:rsidRPr="00226BD4">
              <w:rPr>
                <w:sz w:val="21"/>
                <w:szCs w:val="21"/>
              </w:rPr>
              <w:t>aler</w:t>
            </w:r>
            <w:r w:rsidR="00FE47A0">
              <w:rPr>
                <w:sz w:val="21"/>
                <w:szCs w:val="21"/>
              </w:rPr>
              <w:t>_code</w:t>
            </w:r>
          </w:p>
        </w:tc>
        <w:tc>
          <w:tcPr>
            <w:tcW w:w="1281" w:type="pct"/>
          </w:tcPr>
          <w:p w:rsidR="00432ED9" w:rsidRPr="00226BD4" w:rsidRDefault="00432ED9">
            <w:pPr>
              <w:rPr>
                <w:sz w:val="21"/>
                <w:szCs w:val="21"/>
              </w:rPr>
            </w:pPr>
            <w:r w:rsidRPr="00226BD4">
              <w:rPr>
                <w:rFonts w:hint="eastAsia"/>
                <w:sz w:val="21"/>
                <w:szCs w:val="21"/>
              </w:rPr>
              <w:t>客户经理</w:t>
            </w:r>
          </w:p>
        </w:tc>
        <w:tc>
          <w:tcPr>
            <w:tcW w:w="854" w:type="pct"/>
          </w:tcPr>
          <w:p w:rsidR="00432ED9" w:rsidRPr="00226BD4" w:rsidRDefault="00432ED9">
            <w:pPr>
              <w:rPr>
                <w:sz w:val="21"/>
                <w:szCs w:val="21"/>
              </w:rPr>
            </w:pPr>
            <w:r w:rsidRPr="00226BD4">
              <w:rPr>
                <w:sz w:val="21"/>
                <w:szCs w:val="21"/>
              </w:rPr>
              <w:t>varchar(50)</w:t>
            </w:r>
          </w:p>
        </w:tc>
        <w:tc>
          <w:tcPr>
            <w:tcW w:w="1073" w:type="pct"/>
          </w:tcPr>
          <w:p w:rsidR="00432ED9" w:rsidRPr="00226BD4" w:rsidRDefault="00432ED9">
            <w:pPr>
              <w:rPr>
                <w:sz w:val="21"/>
                <w:szCs w:val="21"/>
              </w:rPr>
            </w:pPr>
          </w:p>
        </w:tc>
      </w:tr>
      <w:tr w:rsidR="00432ED9" w:rsidRPr="00226BD4" w:rsidTr="00FA4596">
        <w:trPr>
          <w:trHeight w:val="441"/>
        </w:trPr>
        <w:tc>
          <w:tcPr>
            <w:tcW w:w="339" w:type="pct"/>
            <w:vAlign w:val="center"/>
          </w:tcPr>
          <w:p w:rsidR="00432ED9" w:rsidRPr="00226BD4" w:rsidRDefault="00432ED9">
            <w:pPr>
              <w:rPr>
                <w:sz w:val="21"/>
                <w:szCs w:val="21"/>
              </w:rPr>
            </w:pPr>
            <w:r>
              <w:rPr>
                <w:rFonts w:ascii="等线" w:eastAsia="等线" w:hAnsi="等线" w:hint="eastAsia"/>
                <w:color w:val="000000"/>
                <w:sz w:val="22"/>
              </w:rPr>
              <w:t>16</w:t>
            </w:r>
          </w:p>
        </w:tc>
        <w:tc>
          <w:tcPr>
            <w:tcW w:w="1453" w:type="pct"/>
          </w:tcPr>
          <w:p w:rsidR="00432ED9" w:rsidRPr="00226BD4" w:rsidRDefault="00432ED9">
            <w:pPr>
              <w:rPr>
                <w:sz w:val="21"/>
                <w:szCs w:val="21"/>
              </w:rPr>
            </w:pPr>
            <w:r w:rsidRPr="00226BD4">
              <w:rPr>
                <w:sz w:val="21"/>
                <w:szCs w:val="21"/>
              </w:rPr>
              <w:t>saler</w:t>
            </w:r>
            <w:r>
              <w:rPr>
                <w:sz w:val="21"/>
                <w:szCs w:val="21"/>
              </w:rPr>
              <w:t>_</w:t>
            </w:r>
            <w:r w:rsidRPr="00226BD4">
              <w:rPr>
                <w:sz w:val="21"/>
                <w:szCs w:val="21"/>
              </w:rPr>
              <w:t>reward</w:t>
            </w:r>
          </w:p>
        </w:tc>
        <w:tc>
          <w:tcPr>
            <w:tcW w:w="1281" w:type="pct"/>
          </w:tcPr>
          <w:p w:rsidR="00432ED9" w:rsidRPr="00226BD4" w:rsidRDefault="00432ED9">
            <w:pPr>
              <w:rPr>
                <w:sz w:val="21"/>
                <w:szCs w:val="21"/>
              </w:rPr>
            </w:pPr>
            <w:r w:rsidRPr="00226BD4">
              <w:rPr>
                <w:rFonts w:hint="eastAsia"/>
                <w:sz w:val="21"/>
                <w:szCs w:val="21"/>
              </w:rPr>
              <w:t>奖励标准</w:t>
            </w:r>
          </w:p>
        </w:tc>
        <w:tc>
          <w:tcPr>
            <w:tcW w:w="854" w:type="pct"/>
          </w:tcPr>
          <w:p w:rsidR="00432ED9" w:rsidRPr="00226BD4" w:rsidRDefault="00432ED9">
            <w:pPr>
              <w:rPr>
                <w:sz w:val="21"/>
                <w:szCs w:val="21"/>
              </w:rPr>
            </w:pPr>
            <w:r w:rsidRPr="00226BD4">
              <w:rPr>
                <w:sz w:val="21"/>
                <w:szCs w:val="21"/>
              </w:rPr>
              <w:t>decimal(10,4)</w:t>
            </w:r>
          </w:p>
        </w:tc>
        <w:tc>
          <w:tcPr>
            <w:tcW w:w="1073" w:type="pct"/>
          </w:tcPr>
          <w:p w:rsidR="00432ED9" w:rsidRPr="00226BD4" w:rsidRDefault="00432ED9">
            <w:pPr>
              <w:rPr>
                <w:sz w:val="21"/>
                <w:szCs w:val="21"/>
              </w:rPr>
            </w:pPr>
            <w:r>
              <w:rPr>
                <w:rFonts w:hint="eastAsia"/>
                <w:sz w:val="21"/>
                <w:szCs w:val="21"/>
              </w:rPr>
              <w:t>利润的百分比，如</w:t>
            </w:r>
            <w:r>
              <w:rPr>
                <w:sz w:val="21"/>
                <w:szCs w:val="21"/>
              </w:rPr>
              <w:t>50%</w:t>
            </w:r>
          </w:p>
        </w:tc>
      </w:tr>
      <w:tr w:rsidR="00432ED9" w:rsidRPr="00226BD4" w:rsidTr="00FA4596">
        <w:trPr>
          <w:trHeight w:val="441"/>
        </w:trPr>
        <w:tc>
          <w:tcPr>
            <w:tcW w:w="339" w:type="pct"/>
            <w:vAlign w:val="center"/>
          </w:tcPr>
          <w:p w:rsidR="00432ED9" w:rsidRPr="00226BD4" w:rsidRDefault="00432ED9">
            <w:pPr>
              <w:rPr>
                <w:sz w:val="21"/>
                <w:szCs w:val="21"/>
              </w:rPr>
            </w:pPr>
            <w:r>
              <w:rPr>
                <w:rFonts w:ascii="等线" w:eastAsia="等线" w:hAnsi="等线" w:hint="eastAsia"/>
                <w:color w:val="000000"/>
                <w:sz w:val="22"/>
              </w:rPr>
              <w:t>17</w:t>
            </w:r>
          </w:p>
        </w:tc>
        <w:tc>
          <w:tcPr>
            <w:tcW w:w="1453" w:type="pct"/>
          </w:tcPr>
          <w:p w:rsidR="00432ED9" w:rsidRPr="00226BD4" w:rsidRDefault="00432ED9">
            <w:pPr>
              <w:rPr>
                <w:sz w:val="21"/>
                <w:szCs w:val="21"/>
              </w:rPr>
            </w:pPr>
            <w:r>
              <w:rPr>
                <w:sz w:val="21"/>
                <w:szCs w:val="21"/>
              </w:rPr>
              <w:t>saler_</w:t>
            </w:r>
            <w:r w:rsidRPr="00226BD4">
              <w:rPr>
                <w:sz w:val="21"/>
                <w:szCs w:val="21"/>
              </w:rPr>
              <w:t>reward</w:t>
            </w:r>
            <w:r>
              <w:rPr>
                <w:sz w:val="21"/>
                <w:szCs w:val="21"/>
              </w:rPr>
              <w:t>_begin</w:t>
            </w:r>
          </w:p>
        </w:tc>
        <w:tc>
          <w:tcPr>
            <w:tcW w:w="1281" w:type="pct"/>
          </w:tcPr>
          <w:p w:rsidR="00432ED9" w:rsidRPr="00226BD4" w:rsidRDefault="00432ED9">
            <w:pPr>
              <w:rPr>
                <w:sz w:val="21"/>
                <w:szCs w:val="21"/>
              </w:rPr>
            </w:pPr>
            <w:r w:rsidRPr="00226BD4">
              <w:rPr>
                <w:rFonts w:hint="eastAsia"/>
                <w:sz w:val="21"/>
                <w:szCs w:val="21"/>
              </w:rPr>
              <w:t>利润起计时间</w:t>
            </w:r>
          </w:p>
        </w:tc>
        <w:tc>
          <w:tcPr>
            <w:tcW w:w="854" w:type="pct"/>
          </w:tcPr>
          <w:p w:rsidR="00432ED9" w:rsidRPr="00226BD4" w:rsidRDefault="00432ED9">
            <w:pPr>
              <w:rPr>
                <w:sz w:val="21"/>
                <w:szCs w:val="21"/>
              </w:rPr>
            </w:pPr>
            <w:r>
              <w:rPr>
                <w:sz w:val="21"/>
                <w:szCs w:val="21"/>
              </w:rPr>
              <w:t>timestamp</w:t>
            </w:r>
          </w:p>
        </w:tc>
        <w:tc>
          <w:tcPr>
            <w:tcW w:w="1073" w:type="pct"/>
          </w:tcPr>
          <w:p w:rsidR="00432ED9" w:rsidRPr="00226BD4" w:rsidRDefault="00432ED9">
            <w:pPr>
              <w:rPr>
                <w:sz w:val="21"/>
                <w:szCs w:val="21"/>
              </w:rPr>
            </w:pPr>
          </w:p>
        </w:tc>
      </w:tr>
      <w:tr w:rsidR="00432ED9" w:rsidRPr="00226BD4" w:rsidTr="00FA4596">
        <w:trPr>
          <w:trHeight w:val="441"/>
        </w:trPr>
        <w:tc>
          <w:tcPr>
            <w:tcW w:w="339" w:type="pct"/>
            <w:vAlign w:val="center"/>
          </w:tcPr>
          <w:p w:rsidR="00432ED9" w:rsidRPr="00226BD4" w:rsidRDefault="00432ED9">
            <w:pPr>
              <w:rPr>
                <w:sz w:val="21"/>
                <w:szCs w:val="21"/>
              </w:rPr>
            </w:pPr>
            <w:r>
              <w:rPr>
                <w:rFonts w:ascii="等线" w:eastAsia="等线" w:hAnsi="等线" w:hint="eastAsia"/>
                <w:color w:val="000000"/>
                <w:sz w:val="22"/>
              </w:rPr>
              <w:t>19</w:t>
            </w:r>
          </w:p>
        </w:tc>
        <w:tc>
          <w:tcPr>
            <w:tcW w:w="1453" w:type="pct"/>
          </w:tcPr>
          <w:p w:rsidR="00432ED9" w:rsidRPr="00226BD4" w:rsidRDefault="00846948">
            <w:pPr>
              <w:rPr>
                <w:sz w:val="21"/>
                <w:szCs w:val="21"/>
              </w:rPr>
            </w:pPr>
            <w:r>
              <w:rPr>
                <w:sz w:val="21"/>
                <w:szCs w:val="21"/>
              </w:rPr>
              <w:t>is_</w:t>
            </w:r>
            <w:r w:rsidR="00432ED9">
              <w:rPr>
                <w:sz w:val="21"/>
                <w:szCs w:val="21"/>
              </w:rPr>
              <w:t>enable</w:t>
            </w:r>
          </w:p>
        </w:tc>
        <w:tc>
          <w:tcPr>
            <w:tcW w:w="1281" w:type="pct"/>
          </w:tcPr>
          <w:p w:rsidR="00432ED9" w:rsidRPr="00226BD4" w:rsidRDefault="00432ED9">
            <w:pPr>
              <w:rPr>
                <w:sz w:val="21"/>
                <w:szCs w:val="21"/>
              </w:rPr>
            </w:pPr>
            <w:r w:rsidRPr="00226BD4">
              <w:rPr>
                <w:rFonts w:hint="eastAsia"/>
                <w:sz w:val="21"/>
                <w:szCs w:val="21"/>
              </w:rPr>
              <w:t>商户状态</w:t>
            </w:r>
          </w:p>
        </w:tc>
        <w:tc>
          <w:tcPr>
            <w:tcW w:w="854" w:type="pct"/>
          </w:tcPr>
          <w:p w:rsidR="00432ED9" w:rsidRPr="00226BD4" w:rsidRDefault="00432ED9">
            <w:pPr>
              <w:rPr>
                <w:sz w:val="21"/>
                <w:szCs w:val="21"/>
              </w:rPr>
            </w:pPr>
            <w:r>
              <w:rPr>
                <w:sz w:val="21"/>
                <w:szCs w:val="21"/>
              </w:rPr>
              <w:t>bit</w:t>
            </w:r>
            <w:r w:rsidRPr="00226BD4">
              <w:rPr>
                <w:sz w:val="21"/>
                <w:szCs w:val="21"/>
              </w:rPr>
              <w:t>(</w:t>
            </w:r>
            <w:r>
              <w:rPr>
                <w:sz w:val="21"/>
                <w:szCs w:val="21"/>
              </w:rPr>
              <w:t>1</w:t>
            </w:r>
            <w:r w:rsidRPr="00226BD4">
              <w:rPr>
                <w:sz w:val="21"/>
                <w:szCs w:val="21"/>
              </w:rPr>
              <w:t>)</w:t>
            </w:r>
          </w:p>
        </w:tc>
        <w:tc>
          <w:tcPr>
            <w:tcW w:w="1073" w:type="pct"/>
          </w:tcPr>
          <w:p w:rsidR="00432ED9" w:rsidRPr="00226BD4" w:rsidRDefault="00432ED9">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432ED9" w:rsidRPr="00226BD4" w:rsidTr="00FA4596">
        <w:trPr>
          <w:trHeight w:val="441"/>
        </w:trPr>
        <w:tc>
          <w:tcPr>
            <w:tcW w:w="339" w:type="pct"/>
            <w:vAlign w:val="center"/>
          </w:tcPr>
          <w:p w:rsidR="00432ED9" w:rsidRPr="00226BD4" w:rsidRDefault="0001180C">
            <w:pPr>
              <w:rPr>
                <w:sz w:val="21"/>
                <w:szCs w:val="21"/>
              </w:rPr>
            </w:pPr>
            <w:r>
              <w:rPr>
                <w:rFonts w:ascii="等线" w:eastAsia="等线" w:hAnsi="等线" w:hint="eastAsia"/>
                <w:color w:val="000000"/>
                <w:sz w:val="22"/>
              </w:rPr>
              <w:t>20</w:t>
            </w:r>
          </w:p>
        </w:tc>
        <w:tc>
          <w:tcPr>
            <w:tcW w:w="1453" w:type="pct"/>
          </w:tcPr>
          <w:p w:rsidR="00432ED9" w:rsidRPr="00226BD4" w:rsidRDefault="00432ED9">
            <w:pPr>
              <w:rPr>
                <w:sz w:val="21"/>
                <w:szCs w:val="21"/>
              </w:rPr>
            </w:pPr>
            <w:r>
              <w:rPr>
                <w:sz w:val="21"/>
                <w:szCs w:val="21"/>
              </w:rPr>
              <w:t>a</w:t>
            </w:r>
            <w:r w:rsidRPr="00226BD4">
              <w:rPr>
                <w:sz w:val="21"/>
                <w:szCs w:val="21"/>
              </w:rPr>
              <w:t>ttachment</w:t>
            </w:r>
            <w:r>
              <w:rPr>
                <w:sz w:val="21"/>
                <w:szCs w:val="21"/>
              </w:rPr>
              <w:t>_url</w:t>
            </w:r>
          </w:p>
        </w:tc>
        <w:tc>
          <w:tcPr>
            <w:tcW w:w="1281" w:type="pct"/>
          </w:tcPr>
          <w:p w:rsidR="00432ED9" w:rsidRPr="00226BD4" w:rsidRDefault="00432ED9">
            <w:pPr>
              <w:rPr>
                <w:sz w:val="21"/>
                <w:szCs w:val="21"/>
              </w:rPr>
            </w:pPr>
            <w:r w:rsidRPr="00226BD4">
              <w:rPr>
                <w:rFonts w:hint="eastAsia"/>
                <w:sz w:val="21"/>
                <w:szCs w:val="21"/>
              </w:rPr>
              <w:t>附件</w:t>
            </w:r>
            <w:r>
              <w:rPr>
                <w:rFonts w:hint="eastAsia"/>
                <w:sz w:val="21"/>
                <w:szCs w:val="21"/>
              </w:rPr>
              <w:t>的网站路径</w:t>
            </w:r>
          </w:p>
        </w:tc>
        <w:tc>
          <w:tcPr>
            <w:tcW w:w="854" w:type="pct"/>
          </w:tcPr>
          <w:p w:rsidR="00432ED9" w:rsidRPr="00226BD4" w:rsidRDefault="00432ED9">
            <w:pPr>
              <w:rPr>
                <w:sz w:val="21"/>
                <w:szCs w:val="21"/>
              </w:rPr>
            </w:pPr>
            <w:r w:rsidRPr="00226BD4">
              <w:rPr>
                <w:sz w:val="21"/>
                <w:szCs w:val="21"/>
              </w:rPr>
              <w:t>varchar(</w:t>
            </w:r>
            <w:r>
              <w:rPr>
                <w:rFonts w:hint="eastAsia"/>
                <w:sz w:val="21"/>
                <w:szCs w:val="21"/>
              </w:rPr>
              <w:t>5</w:t>
            </w:r>
            <w:r w:rsidRPr="00226BD4">
              <w:rPr>
                <w:sz w:val="21"/>
                <w:szCs w:val="21"/>
              </w:rPr>
              <w:t>00)</w:t>
            </w:r>
          </w:p>
        </w:tc>
        <w:tc>
          <w:tcPr>
            <w:tcW w:w="1073" w:type="pct"/>
          </w:tcPr>
          <w:p w:rsidR="00432ED9" w:rsidRPr="00226BD4" w:rsidRDefault="00432ED9">
            <w:pPr>
              <w:rPr>
                <w:sz w:val="21"/>
                <w:szCs w:val="21"/>
              </w:rPr>
            </w:pPr>
            <w:r>
              <w:rPr>
                <w:rFonts w:hint="eastAsia"/>
                <w:sz w:val="21"/>
                <w:szCs w:val="21"/>
              </w:rPr>
              <w:t>上传营业执照后返回的路径，多个证件半角逗号分隔。</w:t>
            </w:r>
          </w:p>
        </w:tc>
      </w:tr>
      <w:tr w:rsidR="00432ED9" w:rsidRPr="00226BD4" w:rsidTr="00FA4596">
        <w:trPr>
          <w:trHeight w:val="441"/>
        </w:trPr>
        <w:tc>
          <w:tcPr>
            <w:tcW w:w="339" w:type="pct"/>
            <w:vAlign w:val="center"/>
          </w:tcPr>
          <w:p w:rsidR="00432ED9" w:rsidRPr="00226BD4" w:rsidRDefault="0001180C">
            <w:pPr>
              <w:rPr>
                <w:sz w:val="21"/>
                <w:szCs w:val="21"/>
              </w:rPr>
            </w:pPr>
            <w:r>
              <w:rPr>
                <w:rFonts w:ascii="等线" w:eastAsia="等线" w:hAnsi="等线" w:hint="eastAsia"/>
                <w:color w:val="000000"/>
                <w:sz w:val="22"/>
              </w:rPr>
              <w:t>21</w:t>
            </w:r>
          </w:p>
        </w:tc>
        <w:tc>
          <w:tcPr>
            <w:tcW w:w="1453" w:type="pct"/>
          </w:tcPr>
          <w:p w:rsidR="00432ED9" w:rsidRPr="00226BD4" w:rsidRDefault="00432ED9">
            <w:pPr>
              <w:rPr>
                <w:sz w:val="21"/>
                <w:szCs w:val="21"/>
              </w:rPr>
            </w:pPr>
            <w:r>
              <w:rPr>
                <w:sz w:val="21"/>
                <w:szCs w:val="21"/>
              </w:rPr>
              <w:t>qr_c</w:t>
            </w:r>
            <w:r w:rsidRPr="00226BD4">
              <w:rPr>
                <w:sz w:val="21"/>
                <w:szCs w:val="21"/>
              </w:rPr>
              <w:t>ode</w:t>
            </w:r>
          </w:p>
        </w:tc>
        <w:tc>
          <w:tcPr>
            <w:tcW w:w="1281" w:type="pct"/>
          </w:tcPr>
          <w:p w:rsidR="00432ED9" w:rsidRPr="00226BD4" w:rsidRDefault="00432ED9">
            <w:pPr>
              <w:rPr>
                <w:sz w:val="21"/>
                <w:szCs w:val="21"/>
              </w:rPr>
            </w:pPr>
            <w:r>
              <w:rPr>
                <w:rFonts w:hint="eastAsia"/>
                <w:sz w:val="21"/>
                <w:szCs w:val="21"/>
              </w:rPr>
              <w:t>我司生成</w:t>
            </w:r>
            <w:r w:rsidRPr="00226BD4">
              <w:rPr>
                <w:rFonts w:hint="eastAsia"/>
                <w:sz w:val="21"/>
                <w:szCs w:val="21"/>
              </w:rPr>
              <w:t>二维码</w:t>
            </w:r>
            <w:r>
              <w:rPr>
                <w:rFonts w:hint="eastAsia"/>
                <w:sz w:val="21"/>
                <w:szCs w:val="21"/>
              </w:rPr>
              <w:t>路径</w:t>
            </w:r>
          </w:p>
        </w:tc>
        <w:tc>
          <w:tcPr>
            <w:tcW w:w="854" w:type="pct"/>
          </w:tcPr>
          <w:p w:rsidR="00432ED9" w:rsidRPr="00226BD4" w:rsidRDefault="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rsidR="00432ED9" w:rsidRPr="00226BD4" w:rsidRDefault="00432ED9">
            <w:pPr>
              <w:rPr>
                <w:sz w:val="21"/>
                <w:szCs w:val="21"/>
              </w:rPr>
            </w:pPr>
            <w:r>
              <w:rPr>
                <w:rFonts w:hint="eastAsia"/>
                <w:sz w:val="21"/>
                <w:szCs w:val="21"/>
              </w:rPr>
              <w:t>二维码图片内容，二维码前端生成。</w:t>
            </w:r>
          </w:p>
        </w:tc>
      </w:tr>
      <w:tr w:rsidR="00432ED9" w:rsidRPr="00226BD4" w:rsidDel="00C47918" w:rsidTr="00FA4596">
        <w:trPr>
          <w:trHeight w:val="441"/>
        </w:trPr>
        <w:tc>
          <w:tcPr>
            <w:tcW w:w="339" w:type="pct"/>
            <w:vAlign w:val="center"/>
          </w:tcPr>
          <w:p w:rsidR="00432ED9" w:rsidDel="00C47918" w:rsidRDefault="00432ED9">
            <w:pPr>
              <w:rPr>
                <w:sz w:val="21"/>
                <w:szCs w:val="21"/>
              </w:rPr>
            </w:pPr>
            <w:moveFromRangeStart w:id="741" w:author="Qiming Gu" w:date="2017-02-22T23:47:00Z" w:name="move475570596"/>
            <w:moveFrom w:id="742" w:author="Qiming Gu" w:date="2017-02-22T23:47:00Z">
              <w:r w:rsidDel="00C47918">
                <w:rPr>
                  <w:rFonts w:ascii="等线" w:eastAsia="等线" w:hAnsi="等线" w:hint="eastAsia"/>
                  <w:color w:val="000000"/>
                  <w:sz w:val="22"/>
                </w:rPr>
                <w:t>2</w:t>
              </w:r>
              <w:r w:rsidR="0001180C" w:rsidDel="00C47918">
                <w:rPr>
                  <w:rFonts w:ascii="等线" w:eastAsia="等线" w:hAnsi="等线"/>
                  <w:color w:val="000000"/>
                  <w:sz w:val="22"/>
                </w:rPr>
                <w:t>2</w:t>
              </w:r>
            </w:moveFrom>
          </w:p>
        </w:tc>
        <w:tc>
          <w:tcPr>
            <w:tcW w:w="1453" w:type="pct"/>
          </w:tcPr>
          <w:p w:rsidR="00432ED9" w:rsidDel="00C47918" w:rsidRDefault="00432ED9">
            <w:pPr>
              <w:rPr>
                <w:sz w:val="21"/>
                <w:szCs w:val="21"/>
              </w:rPr>
            </w:pPr>
            <w:moveFrom w:id="743" w:author="Qiming Gu" w:date="2017-02-22T23:47:00Z">
              <w:r w:rsidDel="00C47918">
                <w:rPr>
                  <w:sz w:val="21"/>
                  <w:szCs w:val="21"/>
                </w:rPr>
                <w:t>open_id</w:t>
              </w:r>
            </w:moveFrom>
          </w:p>
        </w:tc>
        <w:tc>
          <w:tcPr>
            <w:tcW w:w="1281" w:type="pct"/>
          </w:tcPr>
          <w:p w:rsidR="00432ED9" w:rsidDel="00C47918" w:rsidRDefault="00432ED9">
            <w:pPr>
              <w:rPr>
                <w:sz w:val="21"/>
                <w:szCs w:val="21"/>
              </w:rPr>
            </w:pPr>
            <w:moveFrom w:id="744" w:author="Qiming Gu" w:date="2017-02-22T23:47:00Z">
              <w:r w:rsidDel="00C47918">
                <w:rPr>
                  <w:rFonts w:hint="eastAsia"/>
                  <w:sz w:val="21"/>
                  <w:szCs w:val="21"/>
                </w:rPr>
                <w:t>商户</w:t>
              </w:r>
              <w:r w:rsidDel="00C47918">
                <w:rPr>
                  <w:sz w:val="21"/>
                  <w:szCs w:val="21"/>
                </w:rPr>
                <w:t>openid</w:t>
              </w:r>
              <w:r w:rsidDel="00C47918">
                <w:rPr>
                  <w:rFonts w:hint="eastAsia"/>
                  <w:sz w:val="21"/>
                  <w:szCs w:val="21"/>
                </w:rPr>
                <w:t>号</w:t>
              </w:r>
            </w:moveFrom>
          </w:p>
        </w:tc>
        <w:tc>
          <w:tcPr>
            <w:tcW w:w="854" w:type="pct"/>
          </w:tcPr>
          <w:p w:rsidR="00432ED9" w:rsidRPr="00226BD4" w:rsidDel="00C47918" w:rsidRDefault="00432ED9">
            <w:pPr>
              <w:rPr>
                <w:sz w:val="21"/>
                <w:szCs w:val="21"/>
              </w:rPr>
            </w:pPr>
            <w:moveFrom w:id="745" w:author="Qiming Gu" w:date="2017-02-22T23:47:00Z">
              <w:r w:rsidDel="00C47918">
                <w:rPr>
                  <w:rFonts w:hint="eastAsia"/>
                  <w:sz w:val="21"/>
                  <w:szCs w:val="21"/>
                </w:rPr>
                <w:t>char</w:t>
              </w:r>
              <w:r w:rsidDel="00C47918">
                <w:rPr>
                  <w:sz w:val="21"/>
                  <w:szCs w:val="21"/>
                </w:rPr>
                <w:t>(30)</w:t>
              </w:r>
            </w:moveFrom>
          </w:p>
        </w:tc>
        <w:tc>
          <w:tcPr>
            <w:tcW w:w="1073" w:type="pct"/>
          </w:tcPr>
          <w:p w:rsidR="00432ED9" w:rsidDel="00C47918" w:rsidRDefault="00516626">
            <w:pPr>
              <w:rPr>
                <w:sz w:val="21"/>
                <w:szCs w:val="21"/>
              </w:rPr>
            </w:pPr>
            <w:moveFrom w:id="746" w:author="Qiming Gu" w:date="2017-02-22T23:47:00Z">
              <w:r w:rsidDel="00C47918">
                <w:rPr>
                  <w:rFonts w:hint="eastAsia"/>
                  <w:sz w:val="21"/>
                  <w:szCs w:val="21"/>
                </w:rPr>
                <w:t>收银员</w:t>
              </w:r>
              <w:r w:rsidDel="00C47918">
                <w:rPr>
                  <w:sz w:val="21"/>
                  <w:szCs w:val="21"/>
                </w:rPr>
                <w:t>openid</w:t>
              </w:r>
              <w:r w:rsidDel="00C47918">
                <w:rPr>
                  <w:rFonts w:hint="eastAsia"/>
                  <w:sz w:val="21"/>
                  <w:szCs w:val="21"/>
                </w:rPr>
                <w:t>，多个号码用半角逗号分开</w:t>
              </w:r>
              <w:r w:rsidR="0024605A" w:rsidDel="00C47918">
                <w:rPr>
                  <w:rFonts w:hint="eastAsia"/>
                  <w:sz w:val="21"/>
                  <w:szCs w:val="21"/>
                </w:rPr>
                <w:t>。第一个为当前签到</w:t>
              </w:r>
              <w:r w:rsidR="0024605A" w:rsidDel="00C47918">
                <w:rPr>
                  <w:rFonts w:hint="eastAsia"/>
                  <w:sz w:val="21"/>
                  <w:szCs w:val="21"/>
                </w:rPr>
                <w:t>open_id</w:t>
              </w:r>
            </w:moveFrom>
          </w:p>
        </w:tc>
      </w:tr>
      <w:moveFromRangeEnd w:id="741"/>
      <w:tr w:rsidR="00432ED9" w:rsidRPr="00226BD4" w:rsidTr="00FA4596">
        <w:trPr>
          <w:trHeight w:val="441"/>
        </w:trPr>
        <w:tc>
          <w:tcPr>
            <w:tcW w:w="339" w:type="pct"/>
            <w:vAlign w:val="center"/>
          </w:tcPr>
          <w:p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3</w:t>
            </w:r>
          </w:p>
        </w:tc>
        <w:tc>
          <w:tcPr>
            <w:tcW w:w="1453" w:type="pct"/>
          </w:tcPr>
          <w:p w:rsidR="00432ED9" w:rsidRPr="00226BD4" w:rsidRDefault="00432ED9" w:rsidP="00FA4596">
            <w:pPr>
              <w:rPr>
                <w:sz w:val="21"/>
                <w:szCs w:val="21"/>
              </w:rPr>
            </w:pPr>
            <w:r>
              <w:rPr>
                <w:sz w:val="21"/>
                <w:szCs w:val="21"/>
              </w:rPr>
              <w:t>gmt_create</w:t>
            </w:r>
          </w:p>
        </w:tc>
        <w:tc>
          <w:tcPr>
            <w:tcW w:w="1281" w:type="pct"/>
          </w:tcPr>
          <w:p w:rsidR="00432ED9" w:rsidRPr="00226BD4" w:rsidRDefault="004B7D6B" w:rsidP="00FA4596">
            <w:pPr>
              <w:rPr>
                <w:sz w:val="21"/>
                <w:szCs w:val="21"/>
              </w:rPr>
            </w:pPr>
            <w:r>
              <w:rPr>
                <w:rFonts w:hint="eastAsia"/>
                <w:sz w:val="21"/>
                <w:szCs w:val="21"/>
              </w:rPr>
              <w:t>创建</w:t>
            </w:r>
            <w:r w:rsidR="00432ED9" w:rsidRPr="00226BD4">
              <w:rPr>
                <w:rFonts w:hint="eastAsia"/>
                <w:sz w:val="21"/>
                <w:szCs w:val="21"/>
              </w:rPr>
              <w:t>时间</w:t>
            </w:r>
          </w:p>
        </w:tc>
        <w:tc>
          <w:tcPr>
            <w:tcW w:w="854" w:type="pct"/>
          </w:tcPr>
          <w:p w:rsidR="00432ED9" w:rsidRPr="00226BD4" w:rsidRDefault="00432ED9" w:rsidP="00FA4596">
            <w:pPr>
              <w:rPr>
                <w:sz w:val="21"/>
                <w:szCs w:val="21"/>
              </w:rPr>
            </w:pPr>
            <w:r>
              <w:rPr>
                <w:sz w:val="21"/>
                <w:szCs w:val="21"/>
              </w:rPr>
              <w:t>timestamp</w:t>
            </w:r>
          </w:p>
        </w:tc>
        <w:tc>
          <w:tcPr>
            <w:tcW w:w="1073" w:type="pct"/>
          </w:tcPr>
          <w:p w:rsidR="00432ED9" w:rsidRPr="00226BD4" w:rsidRDefault="00432ED9" w:rsidP="00FA4596">
            <w:pPr>
              <w:rPr>
                <w:sz w:val="21"/>
                <w:szCs w:val="21"/>
              </w:rPr>
            </w:pPr>
          </w:p>
        </w:tc>
      </w:tr>
      <w:tr w:rsidR="00432ED9" w:rsidRPr="00226BD4" w:rsidTr="00FA4596">
        <w:trPr>
          <w:trHeight w:val="441"/>
        </w:trPr>
        <w:tc>
          <w:tcPr>
            <w:tcW w:w="339" w:type="pct"/>
            <w:vAlign w:val="center"/>
          </w:tcPr>
          <w:p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4</w:t>
            </w:r>
          </w:p>
        </w:tc>
        <w:tc>
          <w:tcPr>
            <w:tcW w:w="1453" w:type="pct"/>
          </w:tcPr>
          <w:p w:rsidR="00432ED9" w:rsidRPr="00226BD4" w:rsidRDefault="00432ED9" w:rsidP="00FA4596">
            <w:pPr>
              <w:rPr>
                <w:sz w:val="21"/>
                <w:szCs w:val="21"/>
              </w:rPr>
            </w:pPr>
            <w:r>
              <w:rPr>
                <w:sz w:val="21"/>
                <w:szCs w:val="21"/>
              </w:rPr>
              <w:t>gmt_modified</w:t>
            </w:r>
          </w:p>
        </w:tc>
        <w:tc>
          <w:tcPr>
            <w:tcW w:w="1281" w:type="pct"/>
          </w:tcPr>
          <w:p w:rsidR="00432ED9" w:rsidRPr="00226BD4" w:rsidRDefault="004B7D6B" w:rsidP="00FA4596">
            <w:pPr>
              <w:rPr>
                <w:sz w:val="21"/>
                <w:szCs w:val="21"/>
              </w:rPr>
            </w:pPr>
            <w:r>
              <w:rPr>
                <w:rFonts w:hint="eastAsia"/>
                <w:sz w:val="21"/>
                <w:szCs w:val="21"/>
              </w:rPr>
              <w:t>修改</w:t>
            </w:r>
            <w:r w:rsidR="00432ED9" w:rsidRPr="00226BD4">
              <w:rPr>
                <w:rFonts w:hint="eastAsia"/>
                <w:sz w:val="21"/>
                <w:szCs w:val="21"/>
              </w:rPr>
              <w:t>时间</w:t>
            </w:r>
          </w:p>
        </w:tc>
        <w:tc>
          <w:tcPr>
            <w:tcW w:w="854" w:type="pct"/>
          </w:tcPr>
          <w:p w:rsidR="00432ED9" w:rsidRPr="00226BD4" w:rsidRDefault="00432ED9" w:rsidP="00FA4596">
            <w:pPr>
              <w:rPr>
                <w:sz w:val="21"/>
                <w:szCs w:val="21"/>
              </w:rPr>
            </w:pPr>
            <w:r>
              <w:rPr>
                <w:sz w:val="21"/>
                <w:szCs w:val="21"/>
              </w:rPr>
              <w:t>timestamp</w:t>
            </w:r>
          </w:p>
        </w:tc>
        <w:tc>
          <w:tcPr>
            <w:tcW w:w="1073" w:type="pct"/>
          </w:tcPr>
          <w:p w:rsidR="00432ED9" w:rsidRPr="00226BD4" w:rsidRDefault="00432ED9" w:rsidP="00FA4596">
            <w:pPr>
              <w:rPr>
                <w:sz w:val="21"/>
                <w:szCs w:val="21"/>
              </w:rPr>
            </w:pPr>
          </w:p>
        </w:tc>
      </w:tr>
      <w:tr w:rsidR="00432ED9" w:rsidRPr="00226BD4" w:rsidTr="00FA4596">
        <w:trPr>
          <w:trHeight w:val="441"/>
        </w:trPr>
        <w:tc>
          <w:tcPr>
            <w:tcW w:w="339" w:type="pct"/>
            <w:vAlign w:val="center"/>
          </w:tcPr>
          <w:p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5</w:t>
            </w:r>
          </w:p>
        </w:tc>
        <w:tc>
          <w:tcPr>
            <w:tcW w:w="1453" w:type="pct"/>
          </w:tcPr>
          <w:p w:rsidR="00432ED9" w:rsidRPr="00226BD4" w:rsidRDefault="00432ED9" w:rsidP="00FA4596">
            <w:pPr>
              <w:rPr>
                <w:sz w:val="21"/>
                <w:szCs w:val="21"/>
              </w:rPr>
            </w:pPr>
            <w:r>
              <w:rPr>
                <w:sz w:val="21"/>
                <w:szCs w:val="21"/>
              </w:rPr>
              <w:t>modified_person</w:t>
            </w:r>
          </w:p>
        </w:tc>
        <w:tc>
          <w:tcPr>
            <w:tcW w:w="1281" w:type="pct"/>
          </w:tcPr>
          <w:p w:rsidR="00432ED9" w:rsidRPr="00226BD4" w:rsidRDefault="004B7D6B" w:rsidP="00FA4596">
            <w:pPr>
              <w:rPr>
                <w:sz w:val="21"/>
                <w:szCs w:val="21"/>
              </w:rPr>
            </w:pPr>
            <w:r>
              <w:rPr>
                <w:rFonts w:hint="eastAsia"/>
                <w:sz w:val="21"/>
                <w:szCs w:val="21"/>
              </w:rPr>
              <w:t>修改者</w:t>
            </w:r>
          </w:p>
        </w:tc>
        <w:tc>
          <w:tcPr>
            <w:tcW w:w="854" w:type="pct"/>
          </w:tcPr>
          <w:p w:rsidR="00432ED9" w:rsidRPr="00226BD4" w:rsidRDefault="00647652" w:rsidP="00FA4596">
            <w:pPr>
              <w:rPr>
                <w:sz w:val="21"/>
                <w:szCs w:val="21"/>
              </w:rPr>
            </w:pPr>
            <w:r>
              <w:rPr>
                <w:sz w:val="21"/>
                <w:szCs w:val="21"/>
              </w:rPr>
              <w:t>varchar(10)</w:t>
            </w:r>
          </w:p>
        </w:tc>
        <w:tc>
          <w:tcPr>
            <w:tcW w:w="1073" w:type="pct"/>
          </w:tcPr>
          <w:p w:rsidR="00432ED9" w:rsidRPr="00226BD4" w:rsidRDefault="00432ED9" w:rsidP="00FA4596">
            <w:pPr>
              <w:rPr>
                <w:sz w:val="21"/>
                <w:szCs w:val="21"/>
              </w:rPr>
            </w:pPr>
          </w:p>
        </w:tc>
      </w:tr>
    </w:tbl>
    <w:p w:rsidR="00400229" w:rsidRDefault="00400229" w:rsidP="00400229">
      <w:pPr>
        <w:pStyle w:val="3"/>
        <w:rPr>
          <w:ins w:id="747" w:author="Qiming Gu" w:date="2017-02-22T23:46:00Z"/>
        </w:rPr>
      </w:pPr>
      <w:bookmarkStart w:id="748" w:name="_Toc475656397"/>
      <w:ins w:id="749" w:author="Qiming Gu" w:date="2017-02-22T23:46:00Z">
        <w:r>
          <w:rPr>
            <w:rFonts w:hint="eastAsia"/>
          </w:rPr>
          <w:t>商户</w:t>
        </w:r>
      </w:ins>
      <w:ins w:id="750" w:author="Qiming Gu" w:date="2017-02-22T23:55:00Z">
        <w:r w:rsidR="00EB17A4">
          <w:rPr>
            <w:rFonts w:hint="eastAsia"/>
          </w:rPr>
          <w:t>收银员</w:t>
        </w:r>
      </w:ins>
      <w:ins w:id="751" w:author="Qiming Gu" w:date="2017-02-22T23:46:00Z">
        <w:r>
          <w:t>(</w:t>
        </w:r>
        <w:r w:rsidRPr="00E92330">
          <w:t>wozhi_merchant</w:t>
        </w:r>
        <w:r w:rsidR="00C47918">
          <w:t>_cashier</w:t>
        </w:r>
        <w:r>
          <w:t>)</w:t>
        </w:r>
        <w:bookmarkEnd w:id="748"/>
      </w:ins>
    </w:p>
    <w:tbl>
      <w:tblPr>
        <w:tblStyle w:val="a8"/>
        <w:tblW w:w="5000" w:type="pct"/>
        <w:tblLayout w:type="fixed"/>
        <w:tblLook w:val="04A0"/>
      </w:tblPr>
      <w:tblGrid>
        <w:gridCol w:w="578"/>
        <w:gridCol w:w="2476"/>
        <w:gridCol w:w="2183"/>
        <w:gridCol w:w="1456"/>
        <w:gridCol w:w="1829"/>
      </w:tblGrid>
      <w:tr w:rsidR="00400229" w:rsidRPr="00285F50" w:rsidTr="00400229">
        <w:trPr>
          <w:ins w:id="752" w:author="Qiming Gu" w:date="2017-02-22T23:46:00Z"/>
        </w:trPr>
        <w:tc>
          <w:tcPr>
            <w:tcW w:w="339" w:type="pct"/>
          </w:tcPr>
          <w:p w:rsidR="00400229" w:rsidRPr="00226BD4" w:rsidRDefault="00400229" w:rsidP="00400229">
            <w:pPr>
              <w:rPr>
                <w:ins w:id="753" w:author="Qiming Gu" w:date="2017-02-22T23:46:00Z"/>
                <w:sz w:val="21"/>
                <w:szCs w:val="21"/>
              </w:rPr>
            </w:pPr>
            <w:ins w:id="754" w:author="Qiming Gu" w:date="2017-02-22T23:46:00Z">
              <w:r w:rsidRPr="00226BD4">
                <w:rPr>
                  <w:rFonts w:hint="eastAsia"/>
                  <w:sz w:val="21"/>
                  <w:szCs w:val="21"/>
                </w:rPr>
                <w:t>序号</w:t>
              </w:r>
            </w:ins>
          </w:p>
        </w:tc>
        <w:tc>
          <w:tcPr>
            <w:tcW w:w="1453" w:type="pct"/>
          </w:tcPr>
          <w:p w:rsidR="00400229" w:rsidRPr="00226BD4" w:rsidRDefault="00400229" w:rsidP="00400229">
            <w:pPr>
              <w:rPr>
                <w:ins w:id="755" w:author="Qiming Gu" w:date="2017-02-22T23:46:00Z"/>
                <w:sz w:val="21"/>
                <w:szCs w:val="21"/>
              </w:rPr>
            </w:pPr>
            <w:ins w:id="756" w:author="Qiming Gu" w:date="2017-02-22T23:46:00Z">
              <w:r w:rsidRPr="00226BD4">
                <w:rPr>
                  <w:rFonts w:hint="eastAsia"/>
                  <w:sz w:val="21"/>
                  <w:szCs w:val="21"/>
                </w:rPr>
                <w:t>列名</w:t>
              </w:r>
            </w:ins>
          </w:p>
        </w:tc>
        <w:tc>
          <w:tcPr>
            <w:tcW w:w="1281" w:type="pct"/>
          </w:tcPr>
          <w:p w:rsidR="00400229" w:rsidRPr="00226BD4" w:rsidRDefault="00400229" w:rsidP="00400229">
            <w:pPr>
              <w:rPr>
                <w:ins w:id="757" w:author="Qiming Gu" w:date="2017-02-22T23:46:00Z"/>
                <w:sz w:val="21"/>
                <w:szCs w:val="21"/>
              </w:rPr>
            </w:pPr>
            <w:ins w:id="758" w:author="Qiming Gu" w:date="2017-02-22T23:46:00Z">
              <w:r>
                <w:rPr>
                  <w:rFonts w:hint="eastAsia"/>
                  <w:sz w:val="21"/>
                  <w:szCs w:val="21"/>
                </w:rPr>
                <w:t>显示名称</w:t>
              </w:r>
            </w:ins>
          </w:p>
        </w:tc>
        <w:tc>
          <w:tcPr>
            <w:tcW w:w="854" w:type="pct"/>
          </w:tcPr>
          <w:p w:rsidR="00400229" w:rsidRPr="00226BD4" w:rsidRDefault="00400229" w:rsidP="00400229">
            <w:pPr>
              <w:rPr>
                <w:ins w:id="759" w:author="Qiming Gu" w:date="2017-02-22T23:46:00Z"/>
                <w:sz w:val="21"/>
                <w:szCs w:val="21"/>
              </w:rPr>
            </w:pPr>
            <w:ins w:id="760" w:author="Qiming Gu" w:date="2017-02-22T23:46:00Z">
              <w:r w:rsidRPr="00226BD4">
                <w:rPr>
                  <w:rFonts w:hint="eastAsia"/>
                  <w:sz w:val="21"/>
                  <w:szCs w:val="21"/>
                </w:rPr>
                <w:t>定义</w:t>
              </w:r>
            </w:ins>
          </w:p>
        </w:tc>
        <w:tc>
          <w:tcPr>
            <w:tcW w:w="1073" w:type="pct"/>
          </w:tcPr>
          <w:p w:rsidR="00400229" w:rsidRPr="00226BD4" w:rsidRDefault="00400229" w:rsidP="00400229">
            <w:pPr>
              <w:rPr>
                <w:ins w:id="761" w:author="Qiming Gu" w:date="2017-02-22T23:46:00Z"/>
                <w:sz w:val="21"/>
                <w:szCs w:val="21"/>
              </w:rPr>
            </w:pPr>
            <w:ins w:id="762" w:author="Qiming Gu" w:date="2017-02-22T23:46:00Z">
              <w:r w:rsidRPr="00226BD4">
                <w:rPr>
                  <w:rFonts w:hint="eastAsia"/>
                  <w:sz w:val="21"/>
                  <w:szCs w:val="21"/>
                </w:rPr>
                <w:t>备注</w:t>
              </w:r>
            </w:ins>
          </w:p>
        </w:tc>
      </w:tr>
      <w:tr w:rsidR="00400229" w:rsidRPr="00226BD4" w:rsidTr="00400229">
        <w:trPr>
          <w:ins w:id="763" w:author="Qiming Gu" w:date="2017-02-22T23:46:00Z"/>
        </w:trPr>
        <w:tc>
          <w:tcPr>
            <w:tcW w:w="339" w:type="pct"/>
            <w:vAlign w:val="center"/>
          </w:tcPr>
          <w:p w:rsidR="00400229" w:rsidRPr="00226BD4" w:rsidRDefault="00400229" w:rsidP="00400229">
            <w:pPr>
              <w:rPr>
                <w:ins w:id="764" w:author="Qiming Gu" w:date="2017-02-22T23:46:00Z"/>
                <w:sz w:val="21"/>
                <w:szCs w:val="21"/>
              </w:rPr>
            </w:pPr>
            <w:ins w:id="765" w:author="Qiming Gu" w:date="2017-02-22T23:46:00Z">
              <w:r>
                <w:rPr>
                  <w:rFonts w:ascii="等线" w:eastAsia="等线" w:hAnsi="等线" w:hint="eastAsia"/>
                  <w:color w:val="000000"/>
                  <w:sz w:val="22"/>
                </w:rPr>
                <w:t>1</w:t>
              </w:r>
            </w:ins>
          </w:p>
        </w:tc>
        <w:tc>
          <w:tcPr>
            <w:tcW w:w="1453" w:type="pct"/>
          </w:tcPr>
          <w:p w:rsidR="00400229" w:rsidRPr="00226BD4" w:rsidRDefault="00C47918" w:rsidP="00400229">
            <w:pPr>
              <w:rPr>
                <w:ins w:id="766" w:author="Qiming Gu" w:date="2017-02-22T23:46:00Z"/>
                <w:sz w:val="21"/>
                <w:szCs w:val="21"/>
              </w:rPr>
            </w:pPr>
            <w:ins w:id="767" w:author="Qiming Gu" w:date="2017-02-22T23:47:00Z">
              <w:r>
                <w:rPr>
                  <w:sz w:val="21"/>
                  <w:szCs w:val="21"/>
                </w:rPr>
                <w:t>cashier</w:t>
              </w:r>
            </w:ins>
            <w:ins w:id="768" w:author="Qiming Gu" w:date="2017-02-22T23:46:00Z">
              <w:r w:rsidR="00400229">
                <w:rPr>
                  <w:sz w:val="21"/>
                  <w:szCs w:val="21"/>
                </w:rPr>
                <w:t>_id</w:t>
              </w:r>
            </w:ins>
          </w:p>
        </w:tc>
        <w:tc>
          <w:tcPr>
            <w:tcW w:w="1281" w:type="pct"/>
          </w:tcPr>
          <w:p w:rsidR="00400229" w:rsidRPr="00226BD4" w:rsidRDefault="00400229" w:rsidP="00400229">
            <w:pPr>
              <w:rPr>
                <w:ins w:id="769" w:author="Qiming Gu" w:date="2017-02-22T23:46:00Z"/>
                <w:sz w:val="21"/>
                <w:szCs w:val="21"/>
              </w:rPr>
            </w:pPr>
            <w:ins w:id="770" w:author="Qiming Gu" w:date="2017-02-22T23:46:00Z">
              <w:r>
                <w:rPr>
                  <w:sz w:val="21"/>
                  <w:szCs w:val="21"/>
                </w:rPr>
                <w:t>id</w:t>
              </w:r>
            </w:ins>
          </w:p>
        </w:tc>
        <w:tc>
          <w:tcPr>
            <w:tcW w:w="854" w:type="pct"/>
            <w:tcBorders>
              <w:bottom w:val="single" w:sz="4" w:space="0" w:color="auto"/>
            </w:tcBorders>
          </w:tcPr>
          <w:p w:rsidR="00400229" w:rsidRPr="00226BD4" w:rsidRDefault="00400229" w:rsidP="00400229">
            <w:pPr>
              <w:rPr>
                <w:ins w:id="771" w:author="Qiming Gu" w:date="2017-02-22T23:46:00Z"/>
                <w:sz w:val="21"/>
                <w:szCs w:val="21"/>
              </w:rPr>
            </w:pPr>
            <w:ins w:id="772" w:author="Qiming Gu" w:date="2017-02-22T23:46:00Z">
              <w:r>
                <w:rPr>
                  <w:sz w:val="21"/>
                  <w:szCs w:val="21"/>
                </w:rPr>
                <w:t>bigint</w:t>
              </w:r>
            </w:ins>
          </w:p>
        </w:tc>
        <w:tc>
          <w:tcPr>
            <w:tcW w:w="1073" w:type="pct"/>
          </w:tcPr>
          <w:p w:rsidR="00400229" w:rsidRPr="00226BD4" w:rsidRDefault="00400229" w:rsidP="00400229">
            <w:pPr>
              <w:rPr>
                <w:ins w:id="773" w:author="Qiming Gu" w:date="2017-02-22T23:46:00Z"/>
                <w:sz w:val="21"/>
                <w:szCs w:val="21"/>
              </w:rPr>
            </w:pPr>
            <w:ins w:id="774" w:author="Qiming Gu" w:date="2017-02-22T23:46:00Z">
              <w:r w:rsidRPr="00226BD4">
                <w:rPr>
                  <w:rFonts w:hint="eastAsia"/>
                  <w:sz w:val="21"/>
                  <w:szCs w:val="21"/>
                </w:rPr>
                <w:t>系统</w:t>
              </w:r>
              <w:r>
                <w:rPr>
                  <w:rFonts w:hint="eastAsia"/>
                  <w:sz w:val="21"/>
                  <w:szCs w:val="21"/>
                </w:rPr>
                <w:t>自增</w:t>
              </w:r>
            </w:ins>
          </w:p>
        </w:tc>
      </w:tr>
      <w:tr w:rsidR="00C47918" w:rsidRPr="00226BD4" w:rsidTr="00651E7D">
        <w:trPr>
          <w:ins w:id="775" w:author="Qiming Gu" w:date="2017-02-22T23:50:00Z"/>
        </w:trPr>
        <w:tc>
          <w:tcPr>
            <w:tcW w:w="339" w:type="pct"/>
            <w:vAlign w:val="center"/>
          </w:tcPr>
          <w:p w:rsidR="00C47918" w:rsidRPr="00226BD4" w:rsidRDefault="00C47918" w:rsidP="00651E7D">
            <w:pPr>
              <w:rPr>
                <w:ins w:id="776" w:author="Qiming Gu" w:date="2017-02-22T23:50:00Z"/>
                <w:sz w:val="21"/>
                <w:szCs w:val="21"/>
              </w:rPr>
            </w:pPr>
            <w:ins w:id="777" w:author="Qiming Gu" w:date="2017-02-22T23:50:00Z">
              <w:r>
                <w:rPr>
                  <w:rFonts w:hint="eastAsia"/>
                  <w:sz w:val="21"/>
                  <w:szCs w:val="21"/>
                </w:rPr>
                <w:t>2</w:t>
              </w:r>
            </w:ins>
          </w:p>
        </w:tc>
        <w:tc>
          <w:tcPr>
            <w:tcW w:w="1453" w:type="pct"/>
          </w:tcPr>
          <w:p w:rsidR="00C47918" w:rsidRPr="00226BD4" w:rsidRDefault="00C47918" w:rsidP="00651E7D">
            <w:pPr>
              <w:rPr>
                <w:ins w:id="778" w:author="Qiming Gu" w:date="2017-02-22T23:50:00Z"/>
                <w:sz w:val="21"/>
                <w:szCs w:val="21"/>
              </w:rPr>
            </w:pPr>
            <w:ins w:id="779" w:author="Qiming Gu" w:date="2017-02-22T23:50:00Z">
              <w:r>
                <w:rPr>
                  <w:sz w:val="21"/>
                  <w:szCs w:val="21"/>
                </w:rPr>
                <w:t>merchant_id</w:t>
              </w:r>
            </w:ins>
          </w:p>
        </w:tc>
        <w:tc>
          <w:tcPr>
            <w:tcW w:w="1281" w:type="pct"/>
          </w:tcPr>
          <w:p w:rsidR="00C47918" w:rsidRPr="00226BD4" w:rsidRDefault="00296D74" w:rsidP="00651E7D">
            <w:pPr>
              <w:rPr>
                <w:ins w:id="780" w:author="Qiming Gu" w:date="2017-02-22T23:50:00Z"/>
                <w:sz w:val="21"/>
                <w:szCs w:val="21"/>
              </w:rPr>
            </w:pPr>
            <w:ins w:id="781" w:author="Qiming Gu" w:date="2017-02-22T23:51:00Z">
              <w:r>
                <w:rPr>
                  <w:rFonts w:hint="eastAsia"/>
                  <w:sz w:val="21"/>
                  <w:szCs w:val="21"/>
                </w:rPr>
                <w:t>商户</w:t>
              </w:r>
              <w:r>
                <w:rPr>
                  <w:rFonts w:hint="eastAsia"/>
                  <w:sz w:val="21"/>
                  <w:szCs w:val="21"/>
                </w:rPr>
                <w:t>id</w:t>
              </w:r>
            </w:ins>
          </w:p>
        </w:tc>
        <w:tc>
          <w:tcPr>
            <w:tcW w:w="854" w:type="pct"/>
            <w:tcBorders>
              <w:bottom w:val="single" w:sz="4" w:space="0" w:color="auto"/>
            </w:tcBorders>
          </w:tcPr>
          <w:p w:rsidR="00C47918" w:rsidRPr="00226BD4" w:rsidRDefault="00C47918" w:rsidP="00651E7D">
            <w:pPr>
              <w:rPr>
                <w:ins w:id="782" w:author="Qiming Gu" w:date="2017-02-22T23:50:00Z"/>
                <w:sz w:val="21"/>
                <w:szCs w:val="21"/>
              </w:rPr>
            </w:pPr>
            <w:ins w:id="783" w:author="Qiming Gu" w:date="2017-02-22T23:50:00Z">
              <w:r>
                <w:rPr>
                  <w:sz w:val="21"/>
                  <w:szCs w:val="21"/>
                </w:rPr>
                <w:t>bigint</w:t>
              </w:r>
            </w:ins>
          </w:p>
        </w:tc>
        <w:tc>
          <w:tcPr>
            <w:tcW w:w="1073" w:type="pct"/>
          </w:tcPr>
          <w:p w:rsidR="00C47918" w:rsidRPr="00226BD4" w:rsidRDefault="00296D74" w:rsidP="00651E7D">
            <w:pPr>
              <w:rPr>
                <w:ins w:id="784" w:author="Qiming Gu" w:date="2017-02-22T23:50:00Z"/>
                <w:sz w:val="21"/>
                <w:szCs w:val="21"/>
              </w:rPr>
            </w:pPr>
            <w:ins w:id="785" w:author="Qiming Gu" w:date="2017-02-22T23:51:00Z">
              <w:r>
                <w:rPr>
                  <w:rFonts w:hint="eastAsia"/>
                  <w:sz w:val="21"/>
                  <w:szCs w:val="21"/>
                </w:rPr>
                <w:t>外键</w:t>
              </w:r>
            </w:ins>
          </w:p>
        </w:tc>
      </w:tr>
      <w:tr w:rsidR="00C47918" w:rsidRPr="00226BD4" w:rsidTr="00651E7D">
        <w:trPr>
          <w:trHeight w:val="441"/>
        </w:trPr>
        <w:tc>
          <w:tcPr>
            <w:tcW w:w="339" w:type="pct"/>
            <w:vAlign w:val="center"/>
          </w:tcPr>
          <w:p w:rsidR="00C47918" w:rsidRDefault="00C47918" w:rsidP="00651E7D">
            <w:pPr>
              <w:rPr>
                <w:sz w:val="21"/>
                <w:szCs w:val="21"/>
              </w:rPr>
            </w:pPr>
            <w:moveToRangeStart w:id="786" w:author="Qiming Gu" w:date="2017-02-22T23:47:00Z" w:name="move475570596"/>
            <w:moveTo w:id="787" w:author="Qiming Gu" w:date="2017-02-22T23:47:00Z">
              <w:del w:id="788" w:author="Qiming Gu" w:date="2017-02-22T23:51:00Z">
                <w:r w:rsidDel="00C47918">
                  <w:rPr>
                    <w:rFonts w:ascii="等线" w:eastAsia="等线" w:hAnsi="等线" w:hint="eastAsia"/>
                    <w:color w:val="000000"/>
                    <w:sz w:val="22"/>
                  </w:rPr>
                  <w:delText>22</w:delText>
                </w:r>
              </w:del>
            </w:moveTo>
            <w:ins w:id="789" w:author="Qiming Gu" w:date="2017-02-22T23:51:00Z">
              <w:r>
                <w:rPr>
                  <w:rFonts w:ascii="等线" w:eastAsia="等线" w:hAnsi="等线" w:hint="eastAsia"/>
                  <w:color w:val="000000"/>
                  <w:sz w:val="22"/>
                </w:rPr>
                <w:t>3</w:t>
              </w:r>
            </w:ins>
          </w:p>
        </w:tc>
        <w:tc>
          <w:tcPr>
            <w:tcW w:w="1453" w:type="pct"/>
          </w:tcPr>
          <w:p w:rsidR="00C47918" w:rsidRDefault="00C47918" w:rsidP="00651E7D">
            <w:pPr>
              <w:rPr>
                <w:sz w:val="21"/>
                <w:szCs w:val="21"/>
              </w:rPr>
            </w:pPr>
            <w:moveTo w:id="790" w:author="Qiming Gu" w:date="2017-02-22T23:47:00Z">
              <w:r>
                <w:rPr>
                  <w:sz w:val="21"/>
                  <w:szCs w:val="21"/>
                </w:rPr>
                <w:t>open_id</w:t>
              </w:r>
            </w:moveTo>
          </w:p>
        </w:tc>
        <w:tc>
          <w:tcPr>
            <w:tcW w:w="1281" w:type="pct"/>
          </w:tcPr>
          <w:p w:rsidR="00C47918" w:rsidRDefault="00C47918" w:rsidP="00651E7D">
            <w:pPr>
              <w:rPr>
                <w:sz w:val="21"/>
                <w:szCs w:val="21"/>
              </w:rPr>
            </w:pPr>
            <w:moveTo w:id="791" w:author="Qiming Gu" w:date="2017-02-22T23:47:00Z">
              <w:del w:id="792" w:author="Qiming Gu" w:date="2017-02-22T23:47:00Z">
                <w:r w:rsidDel="00C47918">
                  <w:rPr>
                    <w:rFonts w:hint="eastAsia"/>
                    <w:sz w:val="21"/>
                    <w:szCs w:val="21"/>
                  </w:rPr>
                  <w:delText>商户</w:delText>
                </w:r>
              </w:del>
            </w:moveTo>
            <w:ins w:id="793" w:author="Qiming Gu" w:date="2017-02-22T23:47:00Z">
              <w:r>
                <w:rPr>
                  <w:rFonts w:hint="eastAsia"/>
                  <w:sz w:val="21"/>
                  <w:szCs w:val="21"/>
                </w:rPr>
                <w:t>收银员</w:t>
              </w:r>
            </w:ins>
            <w:moveTo w:id="794" w:author="Qiming Gu" w:date="2017-02-22T23:47:00Z">
              <w:r>
                <w:rPr>
                  <w:sz w:val="21"/>
                  <w:szCs w:val="21"/>
                </w:rPr>
                <w:t>openid</w:t>
              </w:r>
              <w:r>
                <w:rPr>
                  <w:rFonts w:hint="eastAsia"/>
                  <w:sz w:val="21"/>
                  <w:szCs w:val="21"/>
                </w:rPr>
                <w:t>号</w:t>
              </w:r>
            </w:moveTo>
          </w:p>
        </w:tc>
        <w:tc>
          <w:tcPr>
            <w:tcW w:w="854" w:type="pct"/>
          </w:tcPr>
          <w:p w:rsidR="00C47918" w:rsidRPr="00226BD4" w:rsidRDefault="00C47918" w:rsidP="00651E7D">
            <w:pPr>
              <w:rPr>
                <w:sz w:val="21"/>
                <w:szCs w:val="21"/>
              </w:rPr>
            </w:pPr>
            <w:moveTo w:id="795" w:author="Qiming Gu" w:date="2017-02-22T23:47:00Z">
              <w:r>
                <w:rPr>
                  <w:rFonts w:hint="eastAsia"/>
                  <w:sz w:val="21"/>
                  <w:szCs w:val="21"/>
                </w:rPr>
                <w:t>char</w:t>
              </w:r>
              <w:r>
                <w:rPr>
                  <w:sz w:val="21"/>
                  <w:szCs w:val="21"/>
                </w:rPr>
                <w:t>(30)</w:t>
              </w:r>
            </w:moveTo>
          </w:p>
        </w:tc>
        <w:tc>
          <w:tcPr>
            <w:tcW w:w="1073" w:type="pct"/>
          </w:tcPr>
          <w:p w:rsidR="00C47918" w:rsidRDefault="00C47918" w:rsidP="00651E7D">
            <w:pPr>
              <w:rPr>
                <w:sz w:val="21"/>
                <w:szCs w:val="21"/>
              </w:rPr>
            </w:pPr>
            <w:moveTo w:id="796" w:author="Qiming Gu" w:date="2017-02-22T23:47:00Z">
              <w:del w:id="797" w:author="Qiming Gu" w:date="2017-02-22T23:48:00Z">
                <w:r w:rsidDel="00C47918">
                  <w:rPr>
                    <w:rFonts w:hint="eastAsia"/>
                    <w:sz w:val="21"/>
                    <w:szCs w:val="21"/>
                  </w:rPr>
                  <w:delText>收银员</w:delText>
                </w:r>
                <w:r w:rsidDel="00C47918">
                  <w:rPr>
                    <w:sz w:val="21"/>
                    <w:szCs w:val="21"/>
                  </w:rPr>
                  <w:delText>openid</w:delText>
                </w:r>
                <w:r w:rsidDel="00C47918">
                  <w:rPr>
                    <w:rFonts w:hint="eastAsia"/>
                    <w:sz w:val="21"/>
                    <w:szCs w:val="21"/>
                  </w:rPr>
                  <w:delText>，多个号码用半角逗号分开。第一个为当前签到</w:delText>
                </w:r>
                <w:r w:rsidDel="00C47918">
                  <w:rPr>
                    <w:rFonts w:hint="eastAsia"/>
                    <w:sz w:val="21"/>
                    <w:szCs w:val="21"/>
                  </w:rPr>
                  <w:delText>open_id</w:delText>
                </w:r>
              </w:del>
            </w:moveTo>
          </w:p>
        </w:tc>
      </w:tr>
      <w:tr w:rsidR="00C47918" w:rsidRPr="00226BD4" w:rsidTr="00651E7D">
        <w:trPr>
          <w:trHeight w:val="441"/>
        </w:trPr>
        <w:tc>
          <w:tcPr>
            <w:tcW w:w="339" w:type="pct"/>
            <w:vAlign w:val="center"/>
          </w:tcPr>
          <w:p w:rsidR="00C47918" w:rsidRPr="00122014" w:rsidRDefault="00C47918" w:rsidP="00651E7D">
            <w:pPr>
              <w:rPr>
                <w:sz w:val="21"/>
                <w:szCs w:val="21"/>
              </w:rPr>
            </w:pPr>
            <w:moveToRangeStart w:id="798" w:author="Qiming Gu" w:date="2017-02-22T23:48:00Z" w:name="move475570650"/>
            <w:moveToRangeEnd w:id="786"/>
            <w:moveTo w:id="799" w:author="Qiming Gu" w:date="2017-02-22T23:48:00Z">
              <w:del w:id="800" w:author="Qiming Gu" w:date="2017-02-22T23:51:00Z">
                <w:r w:rsidDel="00C47918">
                  <w:rPr>
                    <w:rFonts w:ascii="等线" w:eastAsia="等线" w:hAnsi="等线" w:hint="eastAsia"/>
                    <w:color w:val="000000"/>
                    <w:sz w:val="22"/>
                  </w:rPr>
                  <w:delText>13</w:delText>
                </w:r>
              </w:del>
            </w:moveTo>
            <w:ins w:id="801" w:author="Qiming Gu" w:date="2017-02-22T23:51:00Z">
              <w:r>
                <w:rPr>
                  <w:rFonts w:ascii="等线" w:eastAsia="等线" w:hAnsi="等线" w:hint="eastAsia"/>
                  <w:color w:val="000000"/>
                  <w:sz w:val="22"/>
                </w:rPr>
                <w:t>4</w:t>
              </w:r>
            </w:ins>
          </w:p>
        </w:tc>
        <w:tc>
          <w:tcPr>
            <w:tcW w:w="1453" w:type="pct"/>
          </w:tcPr>
          <w:p w:rsidR="00C47918" w:rsidRDefault="00C47918" w:rsidP="00651E7D">
            <w:pPr>
              <w:rPr>
                <w:sz w:val="21"/>
                <w:szCs w:val="21"/>
              </w:rPr>
            </w:pPr>
            <w:moveTo w:id="802" w:author="Qiming Gu" w:date="2017-02-22T23:48:00Z">
              <w:del w:id="803" w:author="Qiming Gu" w:date="2017-02-22T23:48:00Z">
                <w:r w:rsidDel="00C47918">
                  <w:rPr>
                    <w:sz w:val="21"/>
                    <w:szCs w:val="21"/>
                  </w:rPr>
                  <w:delText>cashiers_</w:delText>
                </w:r>
              </w:del>
              <w:r>
                <w:rPr>
                  <w:sz w:val="21"/>
                  <w:szCs w:val="21"/>
                </w:rPr>
                <w:t>mobile</w:t>
              </w:r>
            </w:moveTo>
          </w:p>
        </w:tc>
        <w:tc>
          <w:tcPr>
            <w:tcW w:w="1281" w:type="pct"/>
          </w:tcPr>
          <w:p w:rsidR="00C47918" w:rsidRDefault="00C47918" w:rsidP="00651E7D">
            <w:pPr>
              <w:rPr>
                <w:sz w:val="21"/>
                <w:szCs w:val="21"/>
              </w:rPr>
            </w:pPr>
            <w:moveTo w:id="804" w:author="Qiming Gu" w:date="2017-02-22T23:48:00Z">
              <w:r>
                <w:rPr>
                  <w:rFonts w:hint="eastAsia"/>
                  <w:sz w:val="21"/>
                  <w:szCs w:val="21"/>
                </w:rPr>
                <w:t>收银员手机号</w:t>
              </w:r>
            </w:moveTo>
          </w:p>
        </w:tc>
        <w:tc>
          <w:tcPr>
            <w:tcW w:w="854" w:type="pct"/>
          </w:tcPr>
          <w:p w:rsidR="00C47918" w:rsidRPr="00226BD4" w:rsidRDefault="00C47918" w:rsidP="00651E7D">
            <w:pPr>
              <w:rPr>
                <w:sz w:val="21"/>
                <w:szCs w:val="21"/>
              </w:rPr>
            </w:pPr>
            <w:moveTo w:id="805" w:author="Qiming Gu" w:date="2017-02-22T23:48:00Z">
              <w:r w:rsidRPr="00226BD4">
                <w:rPr>
                  <w:sz w:val="21"/>
                  <w:szCs w:val="21"/>
                </w:rPr>
                <w:t>varchar(</w:t>
              </w:r>
              <w:del w:id="806" w:author="Qiming Gu" w:date="2017-02-22T23:48:00Z">
                <w:r w:rsidDel="00C47918">
                  <w:rPr>
                    <w:rFonts w:hint="eastAsia"/>
                    <w:sz w:val="21"/>
                    <w:szCs w:val="21"/>
                  </w:rPr>
                  <w:delText>5</w:delText>
                </w:r>
                <w:r w:rsidRPr="00226BD4" w:rsidDel="00C47918">
                  <w:rPr>
                    <w:rFonts w:hint="eastAsia"/>
                    <w:sz w:val="21"/>
                    <w:szCs w:val="21"/>
                  </w:rPr>
                  <w:delText>0</w:delText>
                </w:r>
              </w:del>
            </w:moveTo>
            <w:ins w:id="807" w:author="Qiming Gu" w:date="2017-02-22T23:48:00Z">
              <w:r>
                <w:rPr>
                  <w:rFonts w:hint="eastAsia"/>
                  <w:sz w:val="21"/>
                  <w:szCs w:val="21"/>
                </w:rPr>
                <w:t>11</w:t>
              </w:r>
            </w:ins>
            <w:moveTo w:id="808" w:author="Qiming Gu" w:date="2017-02-22T23:48:00Z">
              <w:r w:rsidRPr="00226BD4">
                <w:rPr>
                  <w:sz w:val="21"/>
                  <w:szCs w:val="21"/>
                </w:rPr>
                <w:t>)</w:t>
              </w:r>
            </w:moveTo>
          </w:p>
        </w:tc>
        <w:tc>
          <w:tcPr>
            <w:tcW w:w="1073" w:type="pct"/>
          </w:tcPr>
          <w:p w:rsidR="00C47918" w:rsidRDefault="00C47918" w:rsidP="00651E7D">
            <w:pPr>
              <w:rPr>
                <w:sz w:val="21"/>
                <w:szCs w:val="21"/>
              </w:rPr>
            </w:pPr>
            <w:moveTo w:id="809" w:author="Qiming Gu" w:date="2017-02-22T23:48:00Z">
              <w:del w:id="810" w:author="Qiming Gu" w:date="2017-02-22T23:48:00Z">
                <w:r w:rsidDel="00C47918">
                  <w:rPr>
                    <w:rFonts w:hint="eastAsia"/>
                    <w:sz w:val="21"/>
                    <w:szCs w:val="21"/>
                  </w:rPr>
                  <w:delText>收银员手机号，多个号码用半角逗号分开</w:delText>
                </w:r>
              </w:del>
            </w:moveTo>
          </w:p>
        </w:tc>
      </w:tr>
      <w:moveToRangeEnd w:id="798"/>
      <w:tr w:rsidR="00400229" w:rsidRPr="00226BD4" w:rsidTr="00400229">
        <w:trPr>
          <w:ins w:id="811" w:author="Qiming Gu" w:date="2017-02-22T23:46:00Z"/>
        </w:trPr>
        <w:tc>
          <w:tcPr>
            <w:tcW w:w="339" w:type="pct"/>
            <w:vAlign w:val="center"/>
          </w:tcPr>
          <w:p w:rsidR="00400229" w:rsidRPr="00226BD4" w:rsidRDefault="00C47918" w:rsidP="00400229">
            <w:pPr>
              <w:rPr>
                <w:ins w:id="812" w:author="Qiming Gu" w:date="2017-02-22T23:46:00Z"/>
                <w:sz w:val="21"/>
                <w:szCs w:val="21"/>
              </w:rPr>
            </w:pPr>
            <w:ins w:id="813" w:author="Qiming Gu" w:date="2017-02-22T23:51:00Z">
              <w:r>
                <w:rPr>
                  <w:rFonts w:hint="eastAsia"/>
                  <w:sz w:val="21"/>
                  <w:szCs w:val="21"/>
                </w:rPr>
                <w:t>5</w:t>
              </w:r>
            </w:ins>
          </w:p>
        </w:tc>
        <w:tc>
          <w:tcPr>
            <w:tcW w:w="1453" w:type="pct"/>
          </w:tcPr>
          <w:p w:rsidR="00400229" w:rsidRPr="00226BD4" w:rsidRDefault="00C47918" w:rsidP="00400229">
            <w:pPr>
              <w:rPr>
                <w:ins w:id="814" w:author="Qiming Gu" w:date="2017-02-22T23:46:00Z"/>
                <w:sz w:val="21"/>
                <w:szCs w:val="21"/>
              </w:rPr>
            </w:pPr>
            <w:ins w:id="815" w:author="Qiming Gu" w:date="2017-02-22T23:48:00Z">
              <w:r>
                <w:rPr>
                  <w:rFonts w:hint="eastAsia"/>
                  <w:sz w:val="21"/>
                  <w:szCs w:val="21"/>
                </w:rPr>
                <w:t>is</w:t>
              </w:r>
            </w:ins>
            <w:ins w:id="816" w:author="Qiming Gu" w:date="2017-02-22T23:49:00Z">
              <w:r>
                <w:rPr>
                  <w:sz w:val="21"/>
                  <w:szCs w:val="21"/>
                </w:rPr>
                <w:t>_oncall</w:t>
              </w:r>
            </w:ins>
          </w:p>
        </w:tc>
        <w:tc>
          <w:tcPr>
            <w:tcW w:w="1281" w:type="pct"/>
            <w:tcBorders>
              <w:right w:val="single" w:sz="4" w:space="0" w:color="auto"/>
            </w:tcBorders>
          </w:tcPr>
          <w:p w:rsidR="00400229" w:rsidRPr="00226BD4" w:rsidRDefault="00C47918" w:rsidP="00400229">
            <w:pPr>
              <w:rPr>
                <w:ins w:id="817" w:author="Qiming Gu" w:date="2017-02-22T23:46:00Z"/>
                <w:sz w:val="21"/>
                <w:szCs w:val="21"/>
              </w:rPr>
            </w:pPr>
            <w:ins w:id="818" w:author="Qiming Gu" w:date="2017-02-22T23:49:00Z">
              <w:r>
                <w:rPr>
                  <w:rFonts w:hint="eastAsia"/>
                  <w:sz w:val="21"/>
                  <w:szCs w:val="21"/>
                </w:rPr>
                <w:t>签到标志</w:t>
              </w:r>
            </w:ins>
          </w:p>
        </w:tc>
        <w:tc>
          <w:tcPr>
            <w:tcW w:w="854" w:type="pct"/>
            <w:tcBorders>
              <w:top w:val="single" w:sz="4" w:space="0" w:color="auto"/>
              <w:left w:val="single" w:sz="4" w:space="0" w:color="auto"/>
              <w:bottom w:val="single" w:sz="4" w:space="0" w:color="auto"/>
              <w:right w:val="single" w:sz="4" w:space="0" w:color="auto"/>
            </w:tcBorders>
          </w:tcPr>
          <w:p w:rsidR="00400229" w:rsidRPr="00226BD4" w:rsidRDefault="00C47918" w:rsidP="00400229">
            <w:pPr>
              <w:rPr>
                <w:ins w:id="819" w:author="Qiming Gu" w:date="2017-02-22T23:46:00Z"/>
                <w:sz w:val="21"/>
                <w:szCs w:val="21"/>
              </w:rPr>
            </w:pPr>
            <w:ins w:id="820" w:author="Qiming Gu" w:date="2017-02-22T23:49:00Z">
              <w:r>
                <w:rPr>
                  <w:rFonts w:hint="eastAsia"/>
                  <w:sz w:val="21"/>
                  <w:szCs w:val="21"/>
                </w:rPr>
                <w:t>bit</w:t>
              </w:r>
            </w:ins>
            <w:ins w:id="821" w:author="Qiming Gu" w:date="2017-02-22T23:46:00Z">
              <w:r w:rsidR="00400229" w:rsidRPr="00226BD4">
                <w:rPr>
                  <w:sz w:val="21"/>
                  <w:szCs w:val="21"/>
                </w:rPr>
                <w:t>(</w:t>
              </w:r>
            </w:ins>
            <w:ins w:id="822" w:author="Qiming Gu" w:date="2017-02-22T23:49:00Z">
              <w:r>
                <w:rPr>
                  <w:rFonts w:hint="eastAsia"/>
                  <w:sz w:val="21"/>
                  <w:szCs w:val="21"/>
                </w:rPr>
                <w:t>1</w:t>
              </w:r>
            </w:ins>
            <w:ins w:id="823" w:author="Qiming Gu" w:date="2017-02-22T23:46:00Z">
              <w:r w:rsidR="00400229" w:rsidRPr="00226BD4">
                <w:rPr>
                  <w:sz w:val="21"/>
                  <w:szCs w:val="21"/>
                </w:rPr>
                <w:t>)</w:t>
              </w:r>
            </w:ins>
          </w:p>
        </w:tc>
        <w:tc>
          <w:tcPr>
            <w:tcW w:w="1073" w:type="pct"/>
            <w:tcBorders>
              <w:left w:val="single" w:sz="4" w:space="0" w:color="auto"/>
            </w:tcBorders>
          </w:tcPr>
          <w:p w:rsidR="00400229" w:rsidRPr="00226BD4" w:rsidRDefault="00C47918" w:rsidP="00400229">
            <w:pPr>
              <w:rPr>
                <w:ins w:id="824" w:author="Qiming Gu" w:date="2017-02-22T23:46:00Z"/>
                <w:sz w:val="21"/>
                <w:szCs w:val="21"/>
              </w:rPr>
            </w:pPr>
            <w:ins w:id="825" w:author="Qiming Gu" w:date="2017-02-22T23:50:00Z">
              <w:r>
                <w:rPr>
                  <w:rFonts w:hint="eastAsia"/>
                  <w:sz w:val="21"/>
                  <w:szCs w:val="21"/>
                </w:rPr>
                <w:t>已签到</w:t>
              </w:r>
              <w:r>
                <w:rPr>
                  <w:rFonts w:hint="eastAsia"/>
                  <w:sz w:val="21"/>
                  <w:szCs w:val="21"/>
                </w:rPr>
                <w:t>1</w:t>
              </w:r>
              <w:r>
                <w:rPr>
                  <w:rFonts w:hint="eastAsia"/>
                  <w:sz w:val="21"/>
                  <w:szCs w:val="21"/>
                </w:rPr>
                <w:t>；未签到</w:t>
              </w:r>
              <w:r>
                <w:rPr>
                  <w:rFonts w:hint="eastAsia"/>
                  <w:sz w:val="21"/>
                  <w:szCs w:val="21"/>
                </w:rPr>
                <w:t>0</w:t>
              </w:r>
            </w:ins>
          </w:p>
        </w:tc>
      </w:tr>
    </w:tbl>
    <w:p w:rsidR="00000000" w:rsidRDefault="00577889">
      <w:pPr>
        <w:rPr>
          <w:ins w:id="826" w:author="Qiming Gu" w:date="2017-02-22T23:52:00Z"/>
        </w:rPr>
        <w:pPrChange w:id="827" w:author="Qiming Gu" w:date="2017-02-22T23:52:00Z">
          <w:pPr>
            <w:pStyle w:val="3"/>
          </w:pPr>
        </w:pPrChange>
      </w:pPr>
      <w:ins w:id="828" w:author="Qiming Gu" w:date="2017-02-22T23:52:00Z">
        <w:r>
          <w:rPr>
            <w:rFonts w:hint="eastAsia"/>
          </w:rPr>
          <w:t>注：收银员发起签到后，如原来有签到收银员，</w:t>
        </w:r>
      </w:ins>
      <w:ins w:id="829" w:author="Qiming Gu" w:date="2017-02-22T23:53:00Z">
        <w:r>
          <w:rPr>
            <w:rFonts w:hint="eastAsia"/>
          </w:rPr>
          <w:t>原签到标志置成</w:t>
        </w:r>
        <w:r>
          <w:rPr>
            <w:rFonts w:hint="eastAsia"/>
          </w:rPr>
          <w:t>0</w:t>
        </w:r>
        <w:r>
          <w:rPr>
            <w:rFonts w:hint="eastAsia"/>
          </w:rPr>
          <w:t>，新收银员置成</w:t>
        </w:r>
        <w:r>
          <w:rPr>
            <w:rFonts w:hint="eastAsia"/>
          </w:rPr>
          <w:t>1</w:t>
        </w:r>
        <w:r>
          <w:rPr>
            <w:rFonts w:hint="eastAsia"/>
          </w:rPr>
          <w:t>。</w:t>
        </w:r>
      </w:ins>
    </w:p>
    <w:p w:rsidR="005545A1" w:rsidRDefault="004D4B20" w:rsidP="00FA4596">
      <w:pPr>
        <w:pStyle w:val="3"/>
      </w:pPr>
      <w:bookmarkStart w:id="830" w:name="_Toc475656398"/>
      <w:r>
        <w:rPr>
          <w:rFonts w:hint="eastAsia"/>
        </w:rPr>
        <w:lastRenderedPageBreak/>
        <w:t>上游渠道</w:t>
      </w:r>
      <w:r w:rsidR="009700DE">
        <w:rPr>
          <w:rFonts w:hint="eastAsia"/>
        </w:rPr>
        <w:t>基本信息</w:t>
      </w:r>
      <w:r w:rsidR="000F2A94">
        <w:rPr>
          <w:rFonts w:hint="eastAsia"/>
        </w:rPr>
        <w:t>(</w:t>
      </w:r>
      <w:r w:rsidR="000F2A94">
        <w:t>wozhi_upstream</w:t>
      </w:r>
      <w:r w:rsidR="000F2A94">
        <w:rPr>
          <w:rFonts w:hint="eastAsia"/>
        </w:rPr>
        <w:t>)</w:t>
      </w:r>
      <w:bookmarkEnd w:id="830"/>
    </w:p>
    <w:tbl>
      <w:tblPr>
        <w:tblStyle w:val="a8"/>
        <w:tblW w:w="5000" w:type="pct"/>
        <w:tblLook w:val="04A0"/>
      </w:tblPr>
      <w:tblGrid>
        <w:gridCol w:w="448"/>
        <w:gridCol w:w="3075"/>
        <w:gridCol w:w="1198"/>
        <w:gridCol w:w="1720"/>
        <w:gridCol w:w="2081"/>
      </w:tblGrid>
      <w:tr w:rsidR="00846948" w:rsidRPr="00226BD4" w:rsidTr="00ED7A21">
        <w:tc>
          <w:tcPr>
            <w:tcW w:w="263" w:type="pct"/>
          </w:tcPr>
          <w:p w:rsidR="00984FAB" w:rsidRPr="00226BD4" w:rsidRDefault="009700DE" w:rsidP="00285F50">
            <w:pPr>
              <w:rPr>
                <w:sz w:val="21"/>
                <w:szCs w:val="21"/>
              </w:rPr>
            </w:pPr>
            <w:r w:rsidRPr="00226BD4">
              <w:rPr>
                <w:rFonts w:hint="eastAsia"/>
                <w:sz w:val="21"/>
                <w:szCs w:val="21"/>
              </w:rPr>
              <w:t>序号</w:t>
            </w:r>
          </w:p>
        </w:tc>
        <w:tc>
          <w:tcPr>
            <w:tcW w:w="1804" w:type="pct"/>
          </w:tcPr>
          <w:p w:rsidR="00984FAB" w:rsidRPr="00226BD4" w:rsidRDefault="009700DE" w:rsidP="00285F50">
            <w:pPr>
              <w:rPr>
                <w:sz w:val="21"/>
                <w:szCs w:val="21"/>
              </w:rPr>
            </w:pPr>
            <w:r w:rsidRPr="00226BD4">
              <w:rPr>
                <w:rFonts w:hint="eastAsia"/>
                <w:sz w:val="21"/>
                <w:szCs w:val="21"/>
              </w:rPr>
              <w:t>列名</w:t>
            </w:r>
          </w:p>
        </w:tc>
        <w:tc>
          <w:tcPr>
            <w:tcW w:w="703" w:type="pct"/>
          </w:tcPr>
          <w:p w:rsidR="00984FAB" w:rsidRPr="00226BD4" w:rsidRDefault="009700DE" w:rsidP="00285F50">
            <w:pPr>
              <w:rPr>
                <w:sz w:val="21"/>
                <w:szCs w:val="21"/>
              </w:rPr>
            </w:pPr>
            <w:r>
              <w:rPr>
                <w:rFonts w:hint="eastAsia"/>
                <w:sz w:val="21"/>
                <w:szCs w:val="21"/>
              </w:rPr>
              <w:t>显示名称</w:t>
            </w:r>
          </w:p>
        </w:tc>
        <w:tc>
          <w:tcPr>
            <w:tcW w:w="1009" w:type="pct"/>
          </w:tcPr>
          <w:p w:rsidR="00984FAB" w:rsidRPr="00226BD4" w:rsidRDefault="009700DE" w:rsidP="00285F50">
            <w:pPr>
              <w:rPr>
                <w:sz w:val="21"/>
                <w:szCs w:val="21"/>
              </w:rPr>
            </w:pPr>
            <w:r w:rsidRPr="00226BD4">
              <w:rPr>
                <w:rFonts w:hint="eastAsia"/>
                <w:sz w:val="21"/>
                <w:szCs w:val="21"/>
              </w:rPr>
              <w:t>定义</w:t>
            </w:r>
          </w:p>
        </w:tc>
        <w:tc>
          <w:tcPr>
            <w:tcW w:w="1221" w:type="pct"/>
          </w:tcPr>
          <w:p w:rsidR="00984FAB" w:rsidRPr="00226BD4" w:rsidRDefault="009700DE" w:rsidP="00285F50">
            <w:pPr>
              <w:rPr>
                <w:sz w:val="21"/>
                <w:szCs w:val="21"/>
              </w:rPr>
            </w:pPr>
            <w:r w:rsidRPr="00226BD4">
              <w:rPr>
                <w:rFonts w:hint="eastAsia"/>
                <w:sz w:val="21"/>
                <w:szCs w:val="21"/>
              </w:rPr>
              <w:t>备注</w:t>
            </w:r>
          </w:p>
        </w:tc>
      </w:tr>
      <w:tr w:rsidR="00846948" w:rsidRPr="00226BD4" w:rsidTr="00ED7A21">
        <w:tc>
          <w:tcPr>
            <w:tcW w:w="263" w:type="pct"/>
          </w:tcPr>
          <w:p w:rsidR="00984FAB" w:rsidRPr="00226BD4" w:rsidRDefault="009700DE" w:rsidP="00285F50">
            <w:pPr>
              <w:rPr>
                <w:sz w:val="21"/>
                <w:szCs w:val="21"/>
              </w:rPr>
            </w:pPr>
            <w:r>
              <w:rPr>
                <w:sz w:val="21"/>
                <w:szCs w:val="21"/>
              </w:rPr>
              <w:t>1</w:t>
            </w:r>
          </w:p>
        </w:tc>
        <w:tc>
          <w:tcPr>
            <w:tcW w:w="1804" w:type="pct"/>
          </w:tcPr>
          <w:p w:rsidR="00984FAB" w:rsidRPr="00226BD4" w:rsidRDefault="006F28B2" w:rsidP="00285F50">
            <w:pPr>
              <w:rPr>
                <w:sz w:val="21"/>
                <w:szCs w:val="21"/>
              </w:rPr>
            </w:pPr>
            <w:r>
              <w:rPr>
                <w:rFonts w:hint="eastAsia"/>
                <w:sz w:val="21"/>
                <w:szCs w:val="21"/>
              </w:rPr>
              <w:t>up</w:t>
            </w:r>
            <w:r>
              <w:rPr>
                <w:sz w:val="21"/>
                <w:szCs w:val="21"/>
              </w:rPr>
              <w:t>stream</w:t>
            </w:r>
            <w:r w:rsidR="009700DE">
              <w:rPr>
                <w:sz w:val="21"/>
                <w:szCs w:val="21"/>
              </w:rPr>
              <w:t>_id</w:t>
            </w:r>
          </w:p>
        </w:tc>
        <w:tc>
          <w:tcPr>
            <w:tcW w:w="703" w:type="pct"/>
          </w:tcPr>
          <w:p w:rsidR="00984FAB" w:rsidRDefault="006F28B2" w:rsidP="00285F50">
            <w:pPr>
              <w:rPr>
                <w:sz w:val="21"/>
                <w:szCs w:val="21"/>
              </w:rPr>
            </w:pPr>
            <w:r>
              <w:rPr>
                <w:rFonts w:hint="eastAsia"/>
                <w:sz w:val="21"/>
                <w:szCs w:val="21"/>
              </w:rPr>
              <w:t>上游渠道</w:t>
            </w:r>
            <w:r w:rsidR="009700DE">
              <w:rPr>
                <w:rFonts w:hint="eastAsia"/>
                <w:sz w:val="21"/>
                <w:szCs w:val="21"/>
              </w:rPr>
              <w:t>编号</w:t>
            </w:r>
          </w:p>
        </w:tc>
        <w:tc>
          <w:tcPr>
            <w:tcW w:w="1009" w:type="pct"/>
          </w:tcPr>
          <w:p w:rsidR="00984FAB" w:rsidRPr="00226BD4" w:rsidRDefault="006F28B2" w:rsidP="00285F50">
            <w:pPr>
              <w:rPr>
                <w:sz w:val="21"/>
                <w:szCs w:val="21"/>
              </w:rPr>
            </w:pPr>
            <w:r>
              <w:rPr>
                <w:rFonts w:hint="eastAsia"/>
                <w:sz w:val="21"/>
                <w:szCs w:val="21"/>
              </w:rPr>
              <w:t>bigint</w:t>
            </w:r>
          </w:p>
        </w:tc>
        <w:tc>
          <w:tcPr>
            <w:tcW w:w="1221" w:type="pct"/>
          </w:tcPr>
          <w:p w:rsidR="00984FAB" w:rsidRPr="00226BD4" w:rsidRDefault="00984FAB" w:rsidP="00285F50">
            <w:pPr>
              <w:rPr>
                <w:sz w:val="21"/>
                <w:szCs w:val="21"/>
              </w:rPr>
            </w:pPr>
          </w:p>
        </w:tc>
      </w:tr>
      <w:tr w:rsidR="00ED7A21" w:rsidRPr="00226BD4" w:rsidTr="00ED7A21">
        <w:trPr>
          <w:ins w:id="831" w:author="think" w:date="2017-05-01T12:43:00Z"/>
        </w:trPr>
        <w:tc>
          <w:tcPr>
            <w:tcW w:w="263" w:type="pct"/>
          </w:tcPr>
          <w:p w:rsidR="00ED7A21" w:rsidRDefault="00ED7A21" w:rsidP="00252903">
            <w:pPr>
              <w:rPr>
                <w:ins w:id="832" w:author="think" w:date="2017-05-01T12:43:00Z"/>
                <w:sz w:val="21"/>
                <w:szCs w:val="21"/>
              </w:rPr>
            </w:pPr>
            <w:ins w:id="833" w:author="think" w:date="2017-05-01T12:43:00Z">
              <w:r>
                <w:rPr>
                  <w:sz w:val="21"/>
                  <w:szCs w:val="21"/>
                </w:rPr>
                <w:t>2</w:t>
              </w:r>
            </w:ins>
          </w:p>
        </w:tc>
        <w:tc>
          <w:tcPr>
            <w:tcW w:w="1804" w:type="pct"/>
          </w:tcPr>
          <w:p w:rsidR="00ED7A21" w:rsidRDefault="00ED7A21" w:rsidP="00252903">
            <w:pPr>
              <w:rPr>
                <w:ins w:id="834" w:author="think" w:date="2017-05-01T12:43:00Z"/>
                <w:sz w:val="21"/>
                <w:szCs w:val="21"/>
              </w:rPr>
            </w:pPr>
            <w:ins w:id="835" w:author="think" w:date="2017-05-01T12:43:00Z">
              <w:r>
                <w:rPr>
                  <w:sz w:val="21"/>
                  <w:szCs w:val="21"/>
                </w:rPr>
                <w:t>upstream_</w:t>
              </w:r>
              <w:r>
                <w:rPr>
                  <w:sz w:val="21"/>
                  <w:szCs w:val="21"/>
                </w:rPr>
                <w:t>alias</w:t>
              </w:r>
            </w:ins>
          </w:p>
        </w:tc>
        <w:tc>
          <w:tcPr>
            <w:tcW w:w="703" w:type="pct"/>
          </w:tcPr>
          <w:p w:rsidR="00ED7A21" w:rsidRDefault="00ED7A21" w:rsidP="00252903">
            <w:pPr>
              <w:rPr>
                <w:ins w:id="836" w:author="think" w:date="2017-05-01T12:43:00Z"/>
                <w:sz w:val="21"/>
                <w:szCs w:val="21"/>
              </w:rPr>
            </w:pPr>
            <w:ins w:id="837" w:author="think" w:date="2017-05-01T12:43:00Z">
              <w:r>
                <w:rPr>
                  <w:rFonts w:hint="eastAsia"/>
                  <w:sz w:val="21"/>
                  <w:szCs w:val="21"/>
                </w:rPr>
                <w:t>上游</w:t>
              </w:r>
            </w:ins>
            <w:ins w:id="838" w:author="think" w:date="2017-05-01T12:44:00Z">
              <w:r>
                <w:rPr>
                  <w:rFonts w:hint="eastAsia"/>
                  <w:sz w:val="21"/>
                  <w:szCs w:val="21"/>
                </w:rPr>
                <w:t>别称</w:t>
              </w:r>
            </w:ins>
          </w:p>
        </w:tc>
        <w:tc>
          <w:tcPr>
            <w:tcW w:w="1009" w:type="pct"/>
          </w:tcPr>
          <w:p w:rsidR="00ED7A21" w:rsidRPr="00226BD4" w:rsidRDefault="00ED7A21" w:rsidP="00252903">
            <w:pPr>
              <w:rPr>
                <w:ins w:id="839" w:author="think" w:date="2017-05-01T12:43:00Z"/>
                <w:sz w:val="21"/>
                <w:szCs w:val="21"/>
              </w:rPr>
            </w:pPr>
            <w:ins w:id="840" w:author="think" w:date="2017-05-01T12:43:00Z">
              <w:r w:rsidRPr="00226BD4">
                <w:rPr>
                  <w:sz w:val="21"/>
                  <w:szCs w:val="21"/>
                </w:rPr>
                <w:t>varchar(</w:t>
              </w:r>
            </w:ins>
            <w:ins w:id="841" w:author="think" w:date="2017-05-01T12:44:00Z">
              <w:r>
                <w:rPr>
                  <w:rFonts w:hint="eastAsia"/>
                  <w:sz w:val="21"/>
                  <w:szCs w:val="21"/>
                </w:rPr>
                <w:t>10</w:t>
              </w:r>
            </w:ins>
            <w:ins w:id="842" w:author="think" w:date="2017-05-01T12:43:00Z">
              <w:r w:rsidRPr="00226BD4">
                <w:rPr>
                  <w:sz w:val="21"/>
                  <w:szCs w:val="21"/>
                </w:rPr>
                <w:t>)</w:t>
              </w:r>
            </w:ins>
          </w:p>
        </w:tc>
        <w:tc>
          <w:tcPr>
            <w:tcW w:w="1221" w:type="pct"/>
          </w:tcPr>
          <w:p w:rsidR="00ED7A21" w:rsidRPr="00226BD4" w:rsidRDefault="00ED7A21" w:rsidP="00252903">
            <w:pPr>
              <w:rPr>
                <w:ins w:id="843" w:author="think" w:date="2017-05-01T12:43:00Z"/>
                <w:sz w:val="21"/>
                <w:szCs w:val="21"/>
              </w:rPr>
            </w:pPr>
            <w:ins w:id="844" w:author="think" w:date="2017-05-01T12:44:00Z">
              <w:r w:rsidRPr="00ED7A21">
                <w:rPr>
                  <w:rFonts w:hint="eastAsia"/>
                  <w:sz w:val="21"/>
                  <w:szCs w:val="21"/>
                </w:rPr>
                <w:t>上游接口的英文字母别称</w:t>
              </w:r>
            </w:ins>
          </w:p>
        </w:tc>
      </w:tr>
      <w:tr w:rsidR="00846948" w:rsidRPr="00226BD4" w:rsidTr="00ED7A21">
        <w:tc>
          <w:tcPr>
            <w:tcW w:w="263" w:type="pct"/>
          </w:tcPr>
          <w:p w:rsidR="00984FAB" w:rsidRDefault="009700DE" w:rsidP="00285F50">
            <w:pPr>
              <w:rPr>
                <w:sz w:val="21"/>
                <w:szCs w:val="21"/>
              </w:rPr>
            </w:pPr>
            <w:r>
              <w:rPr>
                <w:sz w:val="21"/>
                <w:szCs w:val="21"/>
              </w:rPr>
              <w:t>2</w:t>
            </w:r>
          </w:p>
        </w:tc>
        <w:tc>
          <w:tcPr>
            <w:tcW w:w="1804" w:type="pct"/>
          </w:tcPr>
          <w:p w:rsidR="00984FAB" w:rsidRDefault="006F28B2" w:rsidP="00285F50">
            <w:pPr>
              <w:rPr>
                <w:sz w:val="21"/>
                <w:szCs w:val="21"/>
              </w:rPr>
            </w:pPr>
            <w:r>
              <w:rPr>
                <w:sz w:val="21"/>
                <w:szCs w:val="21"/>
              </w:rPr>
              <w:t>upstream</w:t>
            </w:r>
            <w:r w:rsidR="009700DE">
              <w:rPr>
                <w:sz w:val="21"/>
                <w:szCs w:val="21"/>
              </w:rPr>
              <w:t>_name</w:t>
            </w:r>
          </w:p>
        </w:tc>
        <w:tc>
          <w:tcPr>
            <w:tcW w:w="703" w:type="pct"/>
          </w:tcPr>
          <w:p w:rsidR="00984FAB" w:rsidRDefault="006F28B2" w:rsidP="00285F50">
            <w:pPr>
              <w:rPr>
                <w:sz w:val="21"/>
                <w:szCs w:val="21"/>
              </w:rPr>
            </w:pPr>
            <w:r>
              <w:rPr>
                <w:rFonts w:hint="eastAsia"/>
                <w:sz w:val="21"/>
                <w:szCs w:val="21"/>
              </w:rPr>
              <w:t>上游渠道名称</w:t>
            </w:r>
          </w:p>
        </w:tc>
        <w:tc>
          <w:tcPr>
            <w:tcW w:w="1009" w:type="pct"/>
          </w:tcPr>
          <w:p w:rsidR="00984FAB" w:rsidRPr="00226BD4" w:rsidRDefault="009700DE" w:rsidP="00285F50">
            <w:pPr>
              <w:rPr>
                <w:sz w:val="21"/>
                <w:szCs w:val="21"/>
              </w:rPr>
            </w:pPr>
            <w:r w:rsidRPr="00226BD4">
              <w:rPr>
                <w:sz w:val="21"/>
                <w:szCs w:val="21"/>
              </w:rPr>
              <w:t>varchar(</w:t>
            </w:r>
            <w:r w:rsidR="006F28B2">
              <w:rPr>
                <w:rFonts w:hint="eastAsia"/>
                <w:sz w:val="21"/>
                <w:szCs w:val="21"/>
              </w:rPr>
              <w:t>1</w:t>
            </w:r>
            <w:r w:rsidRPr="00226BD4">
              <w:rPr>
                <w:sz w:val="21"/>
                <w:szCs w:val="21"/>
              </w:rPr>
              <w:t>00)</w:t>
            </w:r>
          </w:p>
        </w:tc>
        <w:tc>
          <w:tcPr>
            <w:tcW w:w="1221" w:type="pct"/>
          </w:tcPr>
          <w:p w:rsidR="00984FAB" w:rsidRPr="00226BD4" w:rsidRDefault="00984FAB" w:rsidP="00285F50">
            <w:pPr>
              <w:rPr>
                <w:sz w:val="21"/>
                <w:szCs w:val="21"/>
              </w:rPr>
            </w:pPr>
          </w:p>
        </w:tc>
      </w:tr>
      <w:tr w:rsidR="00846948" w:rsidRPr="00226BD4" w:rsidTr="00ED7A21">
        <w:tc>
          <w:tcPr>
            <w:tcW w:w="263" w:type="pct"/>
          </w:tcPr>
          <w:p w:rsidR="00984FAB" w:rsidRDefault="009700DE" w:rsidP="00285F50">
            <w:pPr>
              <w:rPr>
                <w:sz w:val="21"/>
                <w:szCs w:val="21"/>
              </w:rPr>
            </w:pPr>
            <w:r>
              <w:rPr>
                <w:sz w:val="21"/>
                <w:szCs w:val="21"/>
              </w:rPr>
              <w:t>3</w:t>
            </w:r>
          </w:p>
        </w:tc>
        <w:tc>
          <w:tcPr>
            <w:tcW w:w="1804" w:type="pct"/>
          </w:tcPr>
          <w:p w:rsidR="00984FAB" w:rsidRDefault="009700DE" w:rsidP="00285F50">
            <w:pPr>
              <w:rPr>
                <w:sz w:val="21"/>
                <w:szCs w:val="21"/>
              </w:rPr>
            </w:pPr>
            <w:r>
              <w:rPr>
                <w:sz w:val="21"/>
                <w:szCs w:val="21"/>
              </w:rPr>
              <w:t>weixin_</w:t>
            </w:r>
            <w:r w:rsidR="006F28B2">
              <w:rPr>
                <w:rFonts w:hint="eastAsia"/>
                <w:sz w:val="21"/>
                <w:szCs w:val="21"/>
              </w:rPr>
              <w:t>gateway</w:t>
            </w:r>
            <w:r w:rsidR="006F28B2">
              <w:rPr>
                <w:sz w:val="21"/>
                <w:szCs w:val="21"/>
              </w:rPr>
              <w:t>_url</w:t>
            </w:r>
          </w:p>
        </w:tc>
        <w:tc>
          <w:tcPr>
            <w:tcW w:w="703" w:type="pct"/>
          </w:tcPr>
          <w:p w:rsidR="00984FAB" w:rsidRDefault="009700DE" w:rsidP="00285F50">
            <w:pPr>
              <w:rPr>
                <w:sz w:val="21"/>
                <w:szCs w:val="21"/>
              </w:rPr>
            </w:pPr>
            <w:r>
              <w:rPr>
                <w:rFonts w:hint="eastAsia"/>
                <w:sz w:val="21"/>
                <w:szCs w:val="21"/>
              </w:rPr>
              <w:t>微信</w:t>
            </w:r>
            <w:r w:rsidR="006F28B2">
              <w:rPr>
                <w:rFonts w:hint="eastAsia"/>
                <w:sz w:val="21"/>
                <w:szCs w:val="21"/>
              </w:rPr>
              <w:t>网关入口</w:t>
            </w:r>
          </w:p>
        </w:tc>
        <w:tc>
          <w:tcPr>
            <w:tcW w:w="1009" w:type="pct"/>
          </w:tcPr>
          <w:p w:rsidR="00984FAB" w:rsidRPr="00226BD4" w:rsidRDefault="009700DE" w:rsidP="00285F50">
            <w:pPr>
              <w:rPr>
                <w:sz w:val="21"/>
                <w:szCs w:val="21"/>
              </w:rPr>
            </w:pPr>
            <w:r w:rsidRPr="00226BD4">
              <w:rPr>
                <w:sz w:val="21"/>
                <w:szCs w:val="21"/>
              </w:rPr>
              <w:t>varchar(</w:t>
            </w:r>
            <w:r w:rsidR="00E534F8">
              <w:rPr>
                <w:rFonts w:hint="eastAsia"/>
                <w:sz w:val="21"/>
                <w:szCs w:val="21"/>
              </w:rPr>
              <w:t>5</w:t>
            </w:r>
            <w:r w:rsidR="00846948">
              <w:rPr>
                <w:rFonts w:hint="eastAsia"/>
                <w:sz w:val="21"/>
                <w:szCs w:val="21"/>
              </w:rPr>
              <w:t>0</w:t>
            </w:r>
            <w:r w:rsidRPr="00226BD4">
              <w:rPr>
                <w:sz w:val="21"/>
                <w:szCs w:val="21"/>
              </w:rPr>
              <w:t>0)</w:t>
            </w:r>
          </w:p>
        </w:tc>
        <w:tc>
          <w:tcPr>
            <w:tcW w:w="1221" w:type="pct"/>
          </w:tcPr>
          <w:p w:rsidR="00984FAB" w:rsidRPr="00226BD4" w:rsidRDefault="00846948" w:rsidP="00285F50">
            <w:pPr>
              <w:rPr>
                <w:sz w:val="21"/>
                <w:szCs w:val="21"/>
              </w:rPr>
            </w:pPr>
            <w:r>
              <w:rPr>
                <w:rFonts w:hint="eastAsia"/>
                <w:sz w:val="21"/>
                <w:szCs w:val="21"/>
              </w:rPr>
              <w:t>收银台页面</w:t>
            </w:r>
          </w:p>
        </w:tc>
      </w:tr>
      <w:tr w:rsidR="00846948" w:rsidRPr="00226BD4" w:rsidTr="00ED7A21">
        <w:tc>
          <w:tcPr>
            <w:tcW w:w="263" w:type="pct"/>
          </w:tcPr>
          <w:p w:rsidR="00984FAB" w:rsidRDefault="009700DE" w:rsidP="00285F50">
            <w:pPr>
              <w:rPr>
                <w:sz w:val="21"/>
                <w:szCs w:val="21"/>
              </w:rPr>
            </w:pPr>
            <w:r>
              <w:rPr>
                <w:sz w:val="21"/>
                <w:szCs w:val="21"/>
              </w:rPr>
              <w:t>4</w:t>
            </w:r>
          </w:p>
        </w:tc>
        <w:tc>
          <w:tcPr>
            <w:tcW w:w="1804" w:type="pct"/>
          </w:tcPr>
          <w:p w:rsidR="00984FAB" w:rsidRDefault="009700DE" w:rsidP="00285F50">
            <w:pPr>
              <w:rPr>
                <w:sz w:val="21"/>
                <w:szCs w:val="21"/>
              </w:rPr>
            </w:pPr>
            <w:r>
              <w:rPr>
                <w:sz w:val="21"/>
                <w:szCs w:val="21"/>
              </w:rPr>
              <w:t>weixin_</w:t>
            </w:r>
            <w:r w:rsidR="00846948">
              <w:rPr>
                <w:rFonts w:hint="eastAsia"/>
                <w:sz w:val="21"/>
                <w:szCs w:val="21"/>
              </w:rPr>
              <w:t>cost</w:t>
            </w:r>
          </w:p>
        </w:tc>
        <w:tc>
          <w:tcPr>
            <w:tcW w:w="703" w:type="pct"/>
          </w:tcPr>
          <w:p w:rsidR="00984FAB" w:rsidRDefault="009700DE" w:rsidP="00285F50">
            <w:pPr>
              <w:rPr>
                <w:sz w:val="21"/>
                <w:szCs w:val="21"/>
              </w:rPr>
            </w:pPr>
            <w:r>
              <w:rPr>
                <w:rFonts w:hint="eastAsia"/>
                <w:sz w:val="21"/>
                <w:szCs w:val="21"/>
              </w:rPr>
              <w:t>微信成本</w:t>
            </w:r>
          </w:p>
        </w:tc>
        <w:tc>
          <w:tcPr>
            <w:tcW w:w="1009" w:type="pct"/>
          </w:tcPr>
          <w:p w:rsidR="00984FAB" w:rsidRPr="00226BD4" w:rsidRDefault="009700DE" w:rsidP="00285F50">
            <w:pPr>
              <w:rPr>
                <w:sz w:val="21"/>
                <w:szCs w:val="21"/>
              </w:rPr>
            </w:pPr>
            <w:r w:rsidRPr="00226BD4">
              <w:rPr>
                <w:sz w:val="21"/>
                <w:szCs w:val="21"/>
              </w:rPr>
              <w:t>decimal(10,4)</w:t>
            </w:r>
          </w:p>
        </w:tc>
        <w:tc>
          <w:tcPr>
            <w:tcW w:w="1221" w:type="pct"/>
          </w:tcPr>
          <w:p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rsidTr="00ED7A21">
        <w:tc>
          <w:tcPr>
            <w:tcW w:w="263" w:type="pct"/>
          </w:tcPr>
          <w:p w:rsidR="00590549" w:rsidRDefault="009700DE" w:rsidP="00285F50">
            <w:pPr>
              <w:rPr>
                <w:sz w:val="21"/>
                <w:szCs w:val="21"/>
              </w:rPr>
            </w:pPr>
            <w:r>
              <w:rPr>
                <w:sz w:val="21"/>
                <w:szCs w:val="21"/>
              </w:rPr>
              <w:t>5</w:t>
            </w:r>
          </w:p>
        </w:tc>
        <w:tc>
          <w:tcPr>
            <w:tcW w:w="1804" w:type="pct"/>
          </w:tcPr>
          <w:p w:rsidR="00590549" w:rsidRDefault="00846948" w:rsidP="00285F50">
            <w:pPr>
              <w:rPr>
                <w:sz w:val="21"/>
                <w:szCs w:val="21"/>
              </w:rPr>
            </w:pPr>
            <w:r>
              <w:rPr>
                <w:sz w:val="21"/>
                <w:szCs w:val="21"/>
              </w:rPr>
              <w:t>alipay_gateway_url</w:t>
            </w:r>
          </w:p>
        </w:tc>
        <w:tc>
          <w:tcPr>
            <w:tcW w:w="703" w:type="pct"/>
          </w:tcPr>
          <w:p w:rsidR="00590549" w:rsidRDefault="009700DE" w:rsidP="00285F50">
            <w:pPr>
              <w:rPr>
                <w:sz w:val="21"/>
                <w:szCs w:val="21"/>
              </w:rPr>
            </w:pPr>
            <w:r>
              <w:rPr>
                <w:rFonts w:hint="eastAsia"/>
                <w:sz w:val="21"/>
                <w:szCs w:val="21"/>
              </w:rPr>
              <w:t>支付宝</w:t>
            </w:r>
            <w:r w:rsidR="00846948">
              <w:rPr>
                <w:rFonts w:hint="eastAsia"/>
                <w:sz w:val="21"/>
                <w:szCs w:val="21"/>
              </w:rPr>
              <w:t>网关入口</w:t>
            </w:r>
          </w:p>
        </w:tc>
        <w:tc>
          <w:tcPr>
            <w:tcW w:w="1009" w:type="pct"/>
          </w:tcPr>
          <w:p w:rsidR="00590549" w:rsidRPr="00226BD4" w:rsidRDefault="009700DE" w:rsidP="00285F50">
            <w:pPr>
              <w:rPr>
                <w:sz w:val="21"/>
                <w:szCs w:val="21"/>
              </w:rPr>
            </w:pPr>
            <w:r w:rsidRPr="00226BD4">
              <w:rPr>
                <w:sz w:val="21"/>
                <w:szCs w:val="21"/>
              </w:rPr>
              <w:t>varchar(</w:t>
            </w:r>
            <w:r>
              <w:rPr>
                <w:sz w:val="21"/>
                <w:szCs w:val="21"/>
              </w:rPr>
              <w:t>5</w:t>
            </w:r>
            <w:r w:rsidRPr="00226BD4">
              <w:rPr>
                <w:sz w:val="21"/>
                <w:szCs w:val="21"/>
              </w:rPr>
              <w:t>00)</w:t>
            </w:r>
          </w:p>
        </w:tc>
        <w:tc>
          <w:tcPr>
            <w:tcW w:w="1221" w:type="pct"/>
          </w:tcPr>
          <w:p w:rsidR="00590549" w:rsidRDefault="00846948" w:rsidP="00285F50">
            <w:pPr>
              <w:rPr>
                <w:sz w:val="21"/>
                <w:szCs w:val="21"/>
              </w:rPr>
            </w:pPr>
            <w:r>
              <w:rPr>
                <w:rFonts w:hint="eastAsia"/>
                <w:sz w:val="21"/>
                <w:szCs w:val="21"/>
              </w:rPr>
              <w:t>收银台页面</w:t>
            </w:r>
          </w:p>
        </w:tc>
      </w:tr>
      <w:tr w:rsidR="00846948" w:rsidRPr="00226BD4" w:rsidTr="00ED7A21">
        <w:tc>
          <w:tcPr>
            <w:tcW w:w="263" w:type="pct"/>
          </w:tcPr>
          <w:p w:rsidR="00984FAB" w:rsidRDefault="009700DE" w:rsidP="00285F50">
            <w:pPr>
              <w:rPr>
                <w:sz w:val="21"/>
                <w:szCs w:val="21"/>
              </w:rPr>
            </w:pPr>
            <w:r>
              <w:rPr>
                <w:sz w:val="21"/>
                <w:szCs w:val="21"/>
              </w:rPr>
              <w:t>6</w:t>
            </w:r>
          </w:p>
        </w:tc>
        <w:tc>
          <w:tcPr>
            <w:tcW w:w="1804" w:type="pct"/>
          </w:tcPr>
          <w:p w:rsidR="00984FAB" w:rsidRDefault="009700DE" w:rsidP="00285F50">
            <w:pPr>
              <w:rPr>
                <w:sz w:val="21"/>
                <w:szCs w:val="21"/>
              </w:rPr>
            </w:pPr>
            <w:r>
              <w:rPr>
                <w:sz w:val="21"/>
                <w:szCs w:val="21"/>
              </w:rPr>
              <w:t>alipay_</w:t>
            </w:r>
            <w:r w:rsidR="00846948">
              <w:rPr>
                <w:rFonts w:hint="eastAsia"/>
                <w:sz w:val="21"/>
                <w:szCs w:val="21"/>
              </w:rPr>
              <w:t>cost</w:t>
            </w:r>
          </w:p>
        </w:tc>
        <w:tc>
          <w:tcPr>
            <w:tcW w:w="703" w:type="pct"/>
          </w:tcPr>
          <w:p w:rsidR="00984FAB" w:rsidRDefault="009700DE" w:rsidP="00285F50">
            <w:pPr>
              <w:rPr>
                <w:sz w:val="21"/>
                <w:szCs w:val="21"/>
              </w:rPr>
            </w:pPr>
            <w:r>
              <w:rPr>
                <w:rFonts w:hint="eastAsia"/>
                <w:sz w:val="21"/>
                <w:szCs w:val="21"/>
              </w:rPr>
              <w:t>支付宝成本</w:t>
            </w:r>
          </w:p>
        </w:tc>
        <w:tc>
          <w:tcPr>
            <w:tcW w:w="1009" w:type="pct"/>
          </w:tcPr>
          <w:p w:rsidR="00984FAB" w:rsidRPr="00226BD4" w:rsidRDefault="009700DE" w:rsidP="00285F50">
            <w:pPr>
              <w:rPr>
                <w:sz w:val="21"/>
                <w:szCs w:val="21"/>
              </w:rPr>
            </w:pPr>
            <w:r w:rsidRPr="00226BD4">
              <w:rPr>
                <w:sz w:val="21"/>
                <w:szCs w:val="21"/>
              </w:rPr>
              <w:t>decimal(10,4)</w:t>
            </w:r>
          </w:p>
        </w:tc>
        <w:tc>
          <w:tcPr>
            <w:tcW w:w="1221" w:type="pct"/>
          </w:tcPr>
          <w:p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rsidTr="00ED7A21">
        <w:tc>
          <w:tcPr>
            <w:tcW w:w="263" w:type="pct"/>
          </w:tcPr>
          <w:p w:rsidR="00846948" w:rsidRDefault="00846948" w:rsidP="00846948">
            <w:pPr>
              <w:rPr>
                <w:sz w:val="21"/>
                <w:szCs w:val="21"/>
              </w:rPr>
            </w:pPr>
            <w:r>
              <w:rPr>
                <w:sz w:val="21"/>
                <w:szCs w:val="21"/>
              </w:rPr>
              <w:t>7</w:t>
            </w:r>
          </w:p>
        </w:tc>
        <w:tc>
          <w:tcPr>
            <w:tcW w:w="1804" w:type="pct"/>
          </w:tcPr>
          <w:p w:rsidR="00846948" w:rsidRDefault="00846948" w:rsidP="00846948">
            <w:pPr>
              <w:rPr>
                <w:sz w:val="21"/>
                <w:szCs w:val="21"/>
              </w:rPr>
            </w:pPr>
            <w:r>
              <w:rPr>
                <w:rFonts w:hint="eastAsia"/>
                <w:sz w:val="21"/>
                <w:szCs w:val="21"/>
              </w:rPr>
              <w:t>is</w:t>
            </w:r>
            <w:r>
              <w:rPr>
                <w:sz w:val="21"/>
                <w:szCs w:val="21"/>
              </w:rPr>
              <w:t>_enable</w:t>
            </w:r>
          </w:p>
        </w:tc>
        <w:tc>
          <w:tcPr>
            <w:tcW w:w="703" w:type="pct"/>
          </w:tcPr>
          <w:p w:rsidR="00846948" w:rsidRDefault="00846948" w:rsidP="00846948">
            <w:pPr>
              <w:rPr>
                <w:sz w:val="21"/>
                <w:szCs w:val="21"/>
              </w:rPr>
            </w:pPr>
            <w:r>
              <w:rPr>
                <w:rFonts w:hint="eastAsia"/>
                <w:sz w:val="21"/>
                <w:szCs w:val="21"/>
              </w:rPr>
              <w:t>是否开通</w:t>
            </w:r>
          </w:p>
        </w:tc>
        <w:tc>
          <w:tcPr>
            <w:tcW w:w="1009" w:type="pct"/>
          </w:tcPr>
          <w:p w:rsidR="00846948" w:rsidRPr="00226BD4" w:rsidRDefault="00846948" w:rsidP="00846948">
            <w:pPr>
              <w:rPr>
                <w:sz w:val="21"/>
                <w:szCs w:val="21"/>
              </w:rPr>
            </w:pPr>
            <w:r>
              <w:rPr>
                <w:rFonts w:hint="eastAsia"/>
                <w:sz w:val="21"/>
                <w:szCs w:val="21"/>
              </w:rPr>
              <w:t>bit</w:t>
            </w:r>
            <w:r w:rsidRPr="00226BD4">
              <w:rPr>
                <w:sz w:val="21"/>
                <w:szCs w:val="21"/>
              </w:rPr>
              <w:t>(</w:t>
            </w:r>
            <w:r>
              <w:rPr>
                <w:sz w:val="21"/>
                <w:szCs w:val="21"/>
              </w:rPr>
              <w:t>1</w:t>
            </w:r>
            <w:r w:rsidRPr="00226BD4">
              <w:rPr>
                <w:sz w:val="21"/>
                <w:szCs w:val="21"/>
              </w:rPr>
              <w:t>)</w:t>
            </w:r>
          </w:p>
        </w:tc>
        <w:tc>
          <w:tcPr>
            <w:tcW w:w="1221" w:type="pct"/>
          </w:tcPr>
          <w:p w:rsidR="00846948" w:rsidRDefault="00846948" w:rsidP="00846948">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F1568F" w:rsidRPr="00226BD4" w:rsidTr="00ED7A21">
        <w:trPr>
          <w:trHeight w:val="441"/>
        </w:trPr>
        <w:tc>
          <w:tcPr>
            <w:tcW w:w="263" w:type="pct"/>
          </w:tcPr>
          <w:p w:rsidR="00F1568F" w:rsidRPr="00226BD4" w:rsidRDefault="00F1568F" w:rsidP="000A31F4">
            <w:pPr>
              <w:rPr>
                <w:sz w:val="21"/>
                <w:szCs w:val="21"/>
              </w:rPr>
            </w:pPr>
            <w:r>
              <w:rPr>
                <w:rFonts w:ascii="等线" w:eastAsia="等线" w:hAnsi="等线" w:hint="eastAsia"/>
                <w:color w:val="000000"/>
                <w:sz w:val="22"/>
              </w:rPr>
              <w:t>25</w:t>
            </w:r>
          </w:p>
        </w:tc>
        <w:tc>
          <w:tcPr>
            <w:tcW w:w="1804" w:type="pct"/>
          </w:tcPr>
          <w:p w:rsidR="00F1568F" w:rsidRPr="00226BD4" w:rsidRDefault="00F1568F" w:rsidP="000A31F4">
            <w:pPr>
              <w:rPr>
                <w:sz w:val="21"/>
                <w:szCs w:val="21"/>
              </w:rPr>
            </w:pPr>
            <w:r>
              <w:rPr>
                <w:sz w:val="21"/>
                <w:szCs w:val="21"/>
              </w:rPr>
              <w:t>gmt_create</w:t>
            </w:r>
          </w:p>
        </w:tc>
        <w:tc>
          <w:tcPr>
            <w:tcW w:w="703" w:type="pct"/>
          </w:tcPr>
          <w:p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09" w:type="pct"/>
          </w:tcPr>
          <w:p w:rsidR="00F1568F" w:rsidRPr="00226BD4" w:rsidRDefault="00F1568F" w:rsidP="000A31F4">
            <w:pPr>
              <w:rPr>
                <w:sz w:val="21"/>
                <w:szCs w:val="21"/>
              </w:rPr>
            </w:pPr>
            <w:r>
              <w:rPr>
                <w:sz w:val="21"/>
                <w:szCs w:val="21"/>
              </w:rPr>
              <w:t>timestamp</w:t>
            </w:r>
          </w:p>
        </w:tc>
        <w:tc>
          <w:tcPr>
            <w:tcW w:w="1221" w:type="pct"/>
          </w:tcPr>
          <w:p w:rsidR="00F1568F" w:rsidRPr="00226BD4" w:rsidRDefault="00F1568F" w:rsidP="000A31F4">
            <w:pPr>
              <w:rPr>
                <w:sz w:val="21"/>
                <w:szCs w:val="21"/>
              </w:rPr>
            </w:pPr>
          </w:p>
        </w:tc>
      </w:tr>
      <w:tr w:rsidR="00F1568F" w:rsidRPr="00226BD4" w:rsidTr="00ED7A21">
        <w:trPr>
          <w:trHeight w:val="441"/>
        </w:trPr>
        <w:tc>
          <w:tcPr>
            <w:tcW w:w="263" w:type="pct"/>
          </w:tcPr>
          <w:p w:rsidR="00F1568F" w:rsidRPr="00226BD4" w:rsidRDefault="00F1568F" w:rsidP="000A31F4">
            <w:pPr>
              <w:rPr>
                <w:sz w:val="21"/>
                <w:szCs w:val="21"/>
              </w:rPr>
            </w:pPr>
            <w:r>
              <w:rPr>
                <w:rFonts w:ascii="等线" w:eastAsia="等线" w:hAnsi="等线" w:hint="eastAsia"/>
                <w:color w:val="000000"/>
                <w:sz w:val="22"/>
              </w:rPr>
              <w:t>26</w:t>
            </w:r>
          </w:p>
        </w:tc>
        <w:tc>
          <w:tcPr>
            <w:tcW w:w="1804" w:type="pct"/>
          </w:tcPr>
          <w:p w:rsidR="00F1568F" w:rsidRPr="00226BD4" w:rsidRDefault="00F1568F" w:rsidP="000A31F4">
            <w:pPr>
              <w:rPr>
                <w:sz w:val="21"/>
                <w:szCs w:val="21"/>
              </w:rPr>
            </w:pPr>
            <w:r>
              <w:rPr>
                <w:sz w:val="21"/>
                <w:szCs w:val="21"/>
              </w:rPr>
              <w:t>gmt_modified</w:t>
            </w:r>
          </w:p>
        </w:tc>
        <w:tc>
          <w:tcPr>
            <w:tcW w:w="703" w:type="pct"/>
          </w:tcPr>
          <w:p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09" w:type="pct"/>
          </w:tcPr>
          <w:p w:rsidR="00F1568F" w:rsidRPr="00226BD4" w:rsidRDefault="00F1568F" w:rsidP="000A31F4">
            <w:pPr>
              <w:rPr>
                <w:sz w:val="21"/>
                <w:szCs w:val="21"/>
              </w:rPr>
            </w:pPr>
            <w:r>
              <w:rPr>
                <w:sz w:val="21"/>
                <w:szCs w:val="21"/>
              </w:rPr>
              <w:t>timestamp</w:t>
            </w:r>
          </w:p>
        </w:tc>
        <w:tc>
          <w:tcPr>
            <w:tcW w:w="1221" w:type="pct"/>
          </w:tcPr>
          <w:p w:rsidR="00F1568F" w:rsidRPr="00226BD4" w:rsidRDefault="00F1568F" w:rsidP="000A31F4">
            <w:pPr>
              <w:rPr>
                <w:sz w:val="21"/>
                <w:szCs w:val="21"/>
              </w:rPr>
            </w:pPr>
          </w:p>
        </w:tc>
      </w:tr>
      <w:tr w:rsidR="00F1568F" w:rsidRPr="00226BD4" w:rsidTr="00ED7A21">
        <w:trPr>
          <w:trHeight w:val="441"/>
        </w:trPr>
        <w:tc>
          <w:tcPr>
            <w:tcW w:w="263" w:type="pct"/>
          </w:tcPr>
          <w:p w:rsidR="00F1568F" w:rsidRPr="00226BD4" w:rsidRDefault="00F1568F" w:rsidP="000A31F4">
            <w:pPr>
              <w:rPr>
                <w:sz w:val="21"/>
                <w:szCs w:val="21"/>
              </w:rPr>
            </w:pPr>
            <w:r>
              <w:rPr>
                <w:rFonts w:ascii="等线" w:eastAsia="等线" w:hAnsi="等线" w:hint="eastAsia"/>
                <w:color w:val="000000"/>
                <w:sz w:val="22"/>
              </w:rPr>
              <w:t>27</w:t>
            </w:r>
          </w:p>
        </w:tc>
        <w:tc>
          <w:tcPr>
            <w:tcW w:w="1804" w:type="pct"/>
          </w:tcPr>
          <w:p w:rsidR="00F1568F" w:rsidRPr="00226BD4" w:rsidRDefault="00F1568F" w:rsidP="000A31F4">
            <w:pPr>
              <w:rPr>
                <w:sz w:val="21"/>
                <w:szCs w:val="21"/>
              </w:rPr>
            </w:pPr>
            <w:r>
              <w:rPr>
                <w:sz w:val="21"/>
                <w:szCs w:val="21"/>
              </w:rPr>
              <w:t>modified_person</w:t>
            </w:r>
          </w:p>
        </w:tc>
        <w:tc>
          <w:tcPr>
            <w:tcW w:w="703" w:type="pct"/>
          </w:tcPr>
          <w:p w:rsidR="00F1568F" w:rsidRPr="00226BD4" w:rsidRDefault="00F1568F" w:rsidP="000A31F4">
            <w:pPr>
              <w:rPr>
                <w:sz w:val="21"/>
                <w:szCs w:val="21"/>
              </w:rPr>
            </w:pPr>
            <w:r>
              <w:rPr>
                <w:rFonts w:hint="eastAsia"/>
                <w:sz w:val="21"/>
                <w:szCs w:val="21"/>
              </w:rPr>
              <w:t>修改者</w:t>
            </w:r>
          </w:p>
        </w:tc>
        <w:tc>
          <w:tcPr>
            <w:tcW w:w="1009" w:type="pct"/>
          </w:tcPr>
          <w:p w:rsidR="00F1568F" w:rsidRPr="00226BD4" w:rsidRDefault="00BF51FD" w:rsidP="000A31F4">
            <w:pPr>
              <w:rPr>
                <w:sz w:val="21"/>
                <w:szCs w:val="21"/>
              </w:rPr>
            </w:pPr>
            <w:r>
              <w:rPr>
                <w:sz w:val="21"/>
                <w:szCs w:val="21"/>
              </w:rPr>
              <w:t>varchar(10)</w:t>
            </w:r>
          </w:p>
        </w:tc>
        <w:tc>
          <w:tcPr>
            <w:tcW w:w="1221" w:type="pct"/>
          </w:tcPr>
          <w:p w:rsidR="00F1568F" w:rsidRPr="00226BD4" w:rsidRDefault="00F1568F" w:rsidP="000A31F4">
            <w:pPr>
              <w:rPr>
                <w:sz w:val="21"/>
                <w:szCs w:val="21"/>
              </w:rPr>
            </w:pPr>
          </w:p>
        </w:tc>
      </w:tr>
    </w:tbl>
    <w:p w:rsidR="00C24F4A" w:rsidRDefault="009700DE" w:rsidP="00FA4596">
      <w:pPr>
        <w:pStyle w:val="3"/>
      </w:pPr>
      <w:bookmarkStart w:id="845" w:name="_Toc475656399"/>
      <w:r>
        <w:rPr>
          <w:rFonts w:hint="eastAsia"/>
        </w:rPr>
        <w:t>路由</w:t>
      </w:r>
      <w:r w:rsidR="00660F5D">
        <w:rPr>
          <w:rFonts w:hint="eastAsia"/>
        </w:rPr>
        <w:t>关系配置</w:t>
      </w:r>
      <w:r w:rsidR="00A16110">
        <w:rPr>
          <w:rFonts w:hint="eastAsia"/>
        </w:rPr>
        <w:t>(wozhi</w:t>
      </w:r>
      <w:r w:rsidR="00A16110">
        <w:t>_route</w:t>
      </w:r>
      <w:r w:rsidR="00A16110">
        <w:rPr>
          <w:rFonts w:hint="eastAsia"/>
        </w:rPr>
        <w:t>)</w:t>
      </w:r>
      <w:bookmarkEnd w:id="845"/>
    </w:p>
    <w:tbl>
      <w:tblPr>
        <w:tblStyle w:val="a8"/>
        <w:tblW w:w="5000" w:type="pct"/>
        <w:tblLook w:val="04A0"/>
      </w:tblPr>
      <w:tblGrid>
        <w:gridCol w:w="680"/>
        <w:gridCol w:w="2134"/>
        <w:gridCol w:w="1555"/>
        <w:gridCol w:w="1698"/>
        <w:gridCol w:w="2455"/>
      </w:tblGrid>
      <w:tr w:rsidR="00347AFD" w:rsidRPr="00226BD4" w:rsidTr="00FA4596">
        <w:tc>
          <w:tcPr>
            <w:tcW w:w="284" w:type="pct"/>
          </w:tcPr>
          <w:p w:rsidR="00347AFD" w:rsidRPr="00226BD4" w:rsidRDefault="009700DE" w:rsidP="00FA4596">
            <w:pPr>
              <w:spacing w:line="560" w:lineRule="exact"/>
              <w:rPr>
                <w:sz w:val="21"/>
                <w:szCs w:val="21"/>
              </w:rPr>
            </w:pPr>
            <w:r w:rsidRPr="00226BD4">
              <w:rPr>
                <w:rFonts w:hint="eastAsia"/>
                <w:sz w:val="21"/>
                <w:szCs w:val="21"/>
              </w:rPr>
              <w:t>序号</w:t>
            </w:r>
          </w:p>
        </w:tc>
        <w:tc>
          <w:tcPr>
            <w:tcW w:w="1281" w:type="pct"/>
          </w:tcPr>
          <w:p w:rsidR="00347AFD" w:rsidRPr="00226BD4" w:rsidRDefault="009700DE" w:rsidP="00FA4596">
            <w:pPr>
              <w:spacing w:line="560" w:lineRule="exact"/>
              <w:rPr>
                <w:sz w:val="21"/>
                <w:szCs w:val="21"/>
              </w:rPr>
            </w:pPr>
            <w:r w:rsidRPr="00226BD4">
              <w:rPr>
                <w:rFonts w:hint="eastAsia"/>
                <w:sz w:val="21"/>
                <w:szCs w:val="21"/>
              </w:rPr>
              <w:t>列名</w:t>
            </w:r>
          </w:p>
        </w:tc>
        <w:tc>
          <w:tcPr>
            <w:tcW w:w="941" w:type="pct"/>
          </w:tcPr>
          <w:p w:rsidR="00347AFD" w:rsidRPr="00226BD4" w:rsidRDefault="009700DE" w:rsidP="00FA4596">
            <w:pPr>
              <w:spacing w:line="560" w:lineRule="exact"/>
              <w:rPr>
                <w:sz w:val="21"/>
                <w:szCs w:val="21"/>
              </w:rPr>
            </w:pPr>
            <w:r>
              <w:rPr>
                <w:rFonts w:hint="eastAsia"/>
                <w:sz w:val="21"/>
                <w:szCs w:val="21"/>
              </w:rPr>
              <w:t>显示名称</w:t>
            </w:r>
          </w:p>
        </w:tc>
        <w:tc>
          <w:tcPr>
            <w:tcW w:w="1025" w:type="pct"/>
          </w:tcPr>
          <w:p w:rsidR="00347AFD" w:rsidRPr="00226BD4" w:rsidRDefault="009700DE" w:rsidP="00FA4596">
            <w:pPr>
              <w:spacing w:line="560" w:lineRule="exact"/>
              <w:rPr>
                <w:sz w:val="21"/>
                <w:szCs w:val="21"/>
              </w:rPr>
            </w:pPr>
            <w:r w:rsidRPr="00226BD4">
              <w:rPr>
                <w:rFonts w:hint="eastAsia"/>
                <w:sz w:val="21"/>
                <w:szCs w:val="21"/>
              </w:rPr>
              <w:t>定义</w:t>
            </w:r>
          </w:p>
        </w:tc>
        <w:tc>
          <w:tcPr>
            <w:tcW w:w="1469" w:type="pct"/>
          </w:tcPr>
          <w:p w:rsidR="00347AFD" w:rsidRPr="00226BD4" w:rsidRDefault="009700DE" w:rsidP="00FA4596">
            <w:pPr>
              <w:spacing w:line="560" w:lineRule="exact"/>
              <w:rPr>
                <w:sz w:val="21"/>
                <w:szCs w:val="21"/>
              </w:rPr>
            </w:pPr>
            <w:r w:rsidRPr="00226BD4">
              <w:rPr>
                <w:rFonts w:hint="eastAsia"/>
                <w:sz w:val="21"/>
                <w:szCs w:val="21"/>
              </w:rPr>
              <w:t>备注</w:t>
            </w:r>
          </w:p>
        </w:tc>
      </w:tr>
      <w:tr w:rsidR="00347AFD" w:rsidRPr="00226BD4" w:rsidTr="00FA4596">
        <w:tc>
          <w:tcPr>
            <w:tcW w:w="284" w:type="pct"/>
          </w:tcPr>
          <w:p w:rsidR="00347AFD" w:rsidRPr="00226BD4" w:rsidRDefault="009700DE" w:rsidP="00FA4596">
            <w:pPr>
              <w:spacing w:line="560" w:lineRule="exact"/>
              <w:rPr>
                <w:sz w:val="21"/>
                <w:szCs w:val="21"/>
              </w:rPr>
            </w:pPr>
            <w:r>
              <w:rPr>
                <w:sz w:val="21"/>
                <w:szCs w:val="21"/>
              </w:rPr>
              <w:t>1</w:t>
            </w:r>
          </w:p>
        </w:tc>
        <w:tc>
          <w:tcPr>
            <w:tcW w:w="1281" w:type="pct"/>
          </w:tcPr>
          <w:p w:rsidR="00347AFD" w:rsidRPr="00226BD4" w:rsidRDefault="00660F5D" w:rsidP="00FA4596">
            <w:pPr>
              <w:spacing w:line="560" w:lineRule="exact"/>
              <w:rPr>
                <w:sz w:val="21"/>
                <w:szCs w:val="21"/>
              </w:rPr>
            </w:pPr>
            <w:r>
              <w:rPr>
                <w:rFonts w:hint="eastAsia"/>
                <w:sz w:val="21"/>
                <w:szCs w:val="21"/>
              </w:rPr>
              <w:t>route</w:t>
            </w:r>
            <w:r w:rsidR="009700DE">
              <w:rPr>
                <w:sz w:val="21"/>
                <w:szCs w:val="21"/>
              </w:rPr>
              <w:t>_id</w:t>
            </w:r>
          </w:p>
        </w:tc>
        <w:tc>
          <w:tcPr>
            <w:tcW w:w="941" w:type="pct"/>
          </w:tcPr>
          <w:p w:rsidR="00347AFD" w:rsidRDefault="009700DE" w:rsidP="00FA4596">
            <w:pPr>
              <w:spacing w:line="560" w:lineRule="exact"/>
              <w:rPr>
                <w:sz w:val="21"/>
                <w:szCs w:val="21"/>
              </w:rPr>
            </w:pPr>
            <w:r>
              <w:rPr>
                <w:rFonts w:hint="eastAsia"/>
                <w:sz w:val="21"/>
                <w:szCs w:val="21"/>
              </w:rPr>
              <w:t>商户路由关系</w:t>
            </w:r>
            <w:r>
              <w:rPr>
                <w:sz w:val="21"/>
                <w:szCs w:val="21"/>
              </w:rPr>
              <w:t>id</w:t>
            </w:r>
          </w:p>
        </w:tc>
        <w:tc>
          <w:tcPr>
            <w:tcW w:w="1025" w:type="pct"/>
          </w:tcPr>
          <w:p w:rsidR="00347AFD" w:rsidRPr="00226BD4" w:rsidRDefault="009700DE" w:rsidP="00FA4596">
            <w:pPr>
              <w:spacing w:line="560" w:lineRule="exact"/>
              <w:rPr>
                <w:sz w:val="21"/>
                <w:szCs w:val="21"/>
              </w:rPr>
            </w:pPr>
            <w:r>
              <w:rPr>
                <w:sz w:val="21"/>
                <w:szCs w:val="21"/>
              </w:rPr>
              <w:t>bigint</w:t>
            </w:r>
          </w:p>
        </w:tc>
        <w:tc>
          <w:tcPr>
            <w:tcW w:w="1469" w:type="pct"/>
          </w:tcPr>
          <w:p w:rsidR="00347AFD"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347AFD" w:rsidRPr="00226BD4" w:rsidTr="00FA4596">
        <w:tc>
          <w:tcPr>
            <w:tcW w:w="284" w:type="pct"/>
          </w:tcPr>
          <w:p w:rsidR="00347AFD" w:rsidRDefault="009700DE" w:rsidP="00FA4596">
            <w:pPr>
              <w:spacing w:line="560" w:lineRule="exact"/>
              <w:rPr>
                <w:sz w:val="21"/>
                <w:szCs w:val="21"/>
              </w:rPr>
            </w:pPr>
            <w:r>
              <w:rPr>
                <w:sz w:val="21"/>
                <w:szCs w:val="21"/>
              </w:rPr>
              <w:t>2</w:t>
            </w:r>
          </w:p>
        </w:tc>
        <w:tc>
          <w:tcPr>
            <w:tcW w:w="1281" w:type="pct"/>
          </w:tcPr>
          <w:p w:rsidR="00347AFD" w:rsidRDefault="00660F5D" w:rsidP="00FA4596">
            <w:pPr>
              <w:spacing w:line="560" w:lineRule="exact"/>
              <w:rPr>
                <w:sz w:val="21"/>
                <w:szCs w:val="21"/>
              </w:rPr>
            </w:pPr>
            <w:r>
              <w:rPr>
                <w:rFonts w:hint="eastAsia"/>
                <w:sz w:val="21"/>
                <w:szCs w:val="21"/>
              </w:rPr>
              <w:t>up</w:t>
            </w:r>
            <w:r>
              <w:rPr>
                <w:sz w:val="21"/>
                <w:szCs w:val="21"/>
              </w:rPr>
              <w:t>stream_id</w:t>
            </w:r>
          </w:p>
        </w:tc>
        <w:tc>
          <w:tcPr>
            <w:tcW w:w="941" w:type="pct"/>
          </w:tcPr>
          <w:p w:rsidR="00347AFD" w:rsidRDefault="00660F5D" w:rsidP="00FA4596">
            <w:pPr>
              <w:spacing w:line="560" w:lineRule="exact"/>
              <w:rPr>
                <w:sz w:val="21"/>
                <w:szCs w:val="21"/>
              </w:rPr>
            </w:pPr>
            <w:r>
              <w:rPr>
                <w:rFonts w:hint="eastAsia"/>
                <w:sz w:val="21"/>
                <w:szCs w:val="21"/>
              </w:rPr>
              <w:t>上游渠道编号</w:t>
            </w:r>
          </w:p>
        </w:tc>
        <w:tc>
          <w:tcPr>
            <w:tcW w:w="1025" w:type="pct"/>
          </w:tcPr>
          <w:p w:rsidR="00347AFD" w:rsidRPr="00226BD4" w:rsidRDefault="00660F5D" w:rsidP="00FA4596">
            <w:pPr>
              <w:spacing w:line="560" w:lineRule="exact"/>
              <w:rPr>
                <w:sz w:val="21"/>
                <w:szCs w:val="21"/>
              </w:rPr>
            </w:pPr>
            <w:r>
              <w:rPr>
                <w:rFonts w:hint="eastAsia"/>
                <w:sz w:val="21"/>
                <w:szCs w:val="21"/>
              </w:rPr>
              <w:t>bigint</w:t>
            </w:r>
          </w:p>
        </w:tc>
        <w:tc>
          <w:tcPr>
            <w:tcW w:w="1469" w:type="pct"/>
          </w:tcPr>
          <w:p w:rsidR="00347AFD" w:rsidRPr="00226BD4" w:rsidRDefault="00660F5D" w:rsidP="00FA4596">
            <w:pPr>
              <w:spacing w:line="560" w:lineRule="exact"/>
              <w:rPr>
                <w:sz w:val="21"/>
                <w:szCs w:val="21"/>
              </w:rPr>
            </w:pPr>
            <w:r>
              <w:rPr>
                <w:rFonts w:hint="eastAsia"/>
                <w:sz w:val="21"/>
                <w:szCs w:val="21"/>
              </w:rPr>
              <w:t>外建</w:t>
            </w:r>
          </w:p>
        </w:tc>
      </w:tr>
      <w:tr w:rsidR="00347AFD" w:rsidRPr="00226BD4" w:rsidTr="00FA4596">
        <w:tc>
          <w:tcPr>
            <w:tcW w:w="284" w:type="pct"/>
          </w:tcPr>
          <w:p w:rsidR="00347AFD" w:rsidRDefault="009700DE" w:rsidP="00FA4596">
            <w:pPr>
              <w:spacing w:line="560" w:lineRule="exact"/>
              <w:rPr>
                <w:sz w:val="21"/>
                <w:szCs w:val="21"/>
              </w:rPr>
            </w:pPr>
            <w:r>
              <w:rPr>
                <w:sz w:val="21"/>
                <w:szCs w:val="21"/>
              </w:rPr>
              <w:t>3</w:t>
            </w:r>
          </w:p>
        </w:tc>
        <w:tc>
          <w:tcPr>
            <w:tcW w:w="1281" w:type="pct"/>
          </w:tcPr>
          <w:p w:rsidR="00347AFD" w:rsidRPr="00226BD4" w:rsidRDefault="009700DE" w:rsidP="00FA4596">
            <w:pPr>
              <w:spacing w:line="560" w:lineRule="exact"/>
              <w:rPr>
                <w:sz w:val="21"/>
                <w:szCs w:val="21"/>
              </w:rPr>
            </w:pPr>
            <w:r>
              <w:rPr>
                <w:sz w:val="21"/>
                <w:szCs w:val="21"/>
              </w:rPr>
              <w:t>merchant_id</w:t>
            </w:r>
          </w:p>
        </w:tc>
        <w:tc>
          <w:tcPr>
            <w:tcW w:w="941" w:type="pct"/>
          </w:tcPr>
          <w:p w:rsidR="00347AFD" w:rsidRPr="00226BD4" w:rsidRDefault="009700DE" w:rsidP="00FA4596">
            <w:pPr>
              <w:spacing w:line="560" w:lineRule="exact"/>
              <w:rPr>
                <w:sz w:val="21"/>
                <w:szCs w:val="21"/>
              </w:rPr>
            </w:pPr>
            <w:r w:rsidRPr="00226BD4">
              <w:rPr>
                <w:rFonts w:hint="eastAsia"/>
                <w:sz w:val="21"/>
                <w:szCs w:val="21"/>
              </w:rPr>
              <w:t>商户</w:t>
            </w:r>
            <w:r w:rsidR="006F6971">
              <w:rPr>
                <w:rFonts w:hint="eastAsia"/>
                <w:sz w:val="21"/>
                <w:szCs w:val="21"/>
              </w:rPr>
              <w:t>id</w:t>
            </w:r>
          </w:p>
        </w:tc>
        <w:tc>
          <w:tcPr>
            <w:tcW w:w="1025" w:type="pct"/>
          </w:tcPr>
          <w:p w:rsidR="00347AFD" w:rsidRPr="00226BD4" w:rsidRDefault="00660F5D" w:rsidP="00FA4596">
            <w:pPr>
              <w:spacing w:line="560" w:lineRule="exact"/>
              <w:rPr>
                <w:sz w:val="21"/>
                <w:szCs w:val="21"/>
              </w:rPr>
            </w:pPr>
            <w:r>
              <w:rPr>
                <w:rFonts w:hint="eastAsia"/>
                <w:sz w:val="21"/>
                <w:szCs w:val="21"/>
              </w:rPr>
              <w:t>bigint</w:t>
            </w:r>
          </w:p>
        </w:tc>
        <w:tc>
          <w:tcPr>
            <w:tcW w:w="1469" w:type="pct"/>
          </w:tcPr>
          <w:p w:rsidR="00347AFD" w:rsidRPr="00226BD4" w:rsidRDefault="00660F5D" w:rsidP="00FA4596">
            <w:pPr>
              <w:spacing w:line="560" w:lineRule="exact"/>
              <w:rPr>
                <w:sz w:val="21"/>
                <w:szCs w:val="21"/>
              </w:rPr>
            </w:pPr>
            <w:r>
              <w:rPr>
                <w:rFonts w:hint="eastAsia"/>
                <w:sz w:val="21"/>
                <w:szCs w:val="21"/>
              </w:rPr>
              <w:t>外键</w:t>
            </w:r>
          </w:p>
        </w:tc>
      </w:tr>
      <w:tr w:rsidR="00183CE8" w:rsidRPr="00226BD4" w:rsidTr="00252903">
        <w:trPr>
          <w:ins w:id="846" w:author="think" w:date="2017-05-01T11:46:00Z"/>
        </w:trPr>
        <w:tc>
          <w:tcPr>
            <w:tcW w:w="284" w:type="pct"/>
          </w:tcPr>
          <w:p w:rsidR="00183CE8" w:rsidRDefault="00183CE8" w:rsidP="00252903">
            <w:pPr>
              <w:spacing w:line="560" w:lineRule="exact"/>
              <w:rPr>
                <w:ins w:id="847" w:author="think" w:date="2017-05-01T11:46:00Z"/>
                <w:sz w:val="21"/>
                <w:szCs w:val="21"/>
              </w:rPr>
            </w:pPr>
            <w:ins w:id="848" w:author="think" w:date="2017-05-01T11:46:00Z">
              <w:r>
                <w:rPr>
                  <w:sz w:val="21"/>
                  <w:szCs w:val="21"/>
                </w:rPr>
                <w:t>4</w:t>
              </w:r>
            </w:ins>
          </w:p>
        </w:tc>
        <w:tc>
          <w:tcPr>
            <w:tcW w:w="1281" w:type="pct"/>
          </w:tcPr>
          <w:p w:rsidR="00183CE8" w:rsidRDefault="00183CE8" w:rsidP="00252903">
            <w:pPr>
              <w:spacing w:line="560" w:lineRule="exact"/>
              <w:rPr>
                <w:ins w:id="849" w:author="think" w:date="2017-05-01T11:46:00Z"/>
                <w:sz w:val="21"/>
                <w:szCs w:val="21"/>
              </w:rPr>
            </w:pPr>
            <w:ins w:id="850" w:author="think" w:date="2017-05-01T11:46:00Z">
              <w:r>
                <w:rPr>
                  <w:sz w:val="21"/>
                  <w:szCs w:val="21"/>
                </w:rPr>
                <w:t>third_merchant_code</w:t>
              </w:r>
            </w:ins>
          </w:p>
        </w:tc>
        <w:tc>
          <w:tcPr>
            <w:tcW w:w="941" w:type="pct"/>
          </w:tcPr>
          <w:p w:rsidR="00183CE8" w:rsidRDefault="00183CE8" w:rsidP="00252903">
            <w:pPr>
              <w:spacing w:line="560" w:lineRule="exact"/>
              <w:rPr>
                <w:ins w:id="851" w:author="think" w:date="2017-05-01T11:46:00Z"/>
                <w:rFonts w:hint="eastAsia"/>
                <w:sz w:val="21"/>
                <w:szCs w:val="21"/>
              </w:rPr>
            </w:pPr>
            <w:ins w:id="852" w:author="think" w:date="2017-05-01T11:47:00Z">
              <w:r>
                <w:rPr>
                  <w:rFonts w:hint="eastAsia"/>
                  <w:sz w:val="21"/>
                  <w:szCs w:val="21"/>
                </w:rPr>
                <w:t>第三方商户编</w:t>
              </w:r>
              <w:r>
                <w:rPr>
                  <w:rFonts w:hint="eastAsia"/>
                  <w:sz w:val="21"/>
                  <w:szCs w:val="21"/>
                </w:rPr>
                <w:lastRenderedPageBreak/>
                <w:t>号</w:t>
              </w:r>
            </w:ins>
          </w:p>
        </w:tc>
        <w:tc>
          <w:tcPr>
            <w:tcW w:w="1025" w:type="pct"/>
          </w:tcPr>
          <w:p w:rsidR="00183CE8" w:rsidRDefault="00183CE8" w:rsidP="00252903">
            <w:pPr>
              <w:spacing w:line="560" w:lineRule="exact"/>
              <w:rPr>
                <w:ins w:id="853" w:author="think" w:date="2017-05-01T11:49:00Z"/>
                <w:rFonts w:hint="eastAsia"/>
                <w:sz w:val="21"/>
                <w:szCs w:val="21"/>
              </w:rPr>
            </w:pPr>
            <w:ins w:id="854" w:author="think" w:date="2017-05-01T11:46:00Z">
              <w:r>
                <w:rPr>
                  <w:rFonts w:hint="eastAsia"/>
                  <w:sz w:val="21"/>
                  <w:szCs w:val="21"/>
                </w:rPr>
                <w:lastRenderedPageBreak/>
                <w:t>varchar(</w:t>
              </w:r>
              <w:r>
                <w:rPr>
                  <w:sz w:val="21"/>
                  <w:szCs w:val="21"/>
                </w:rPr>
                <w:t>100)</w:t>
              </w:r>
            </w:ins>
          </w:p>
          <w:p w:rsidR="00E42449" w:rsidRDefault="00E42449" w:rsidP="00252903">
            <w:pPr>
              <w:spacing w:line="560" w:lineRule="exact"/>
              <w:rPr>
                <w:ins w:id="855" w:author="think" w:date="2017-05-01T11:46:00Z"/>
                <w:sz w:val="21"/>
                <w:szCs w:val="21"/>
              </w:rPr>
            </w:pPr>
            <w:ins w:id="856" w:author="think" w:date="2017-05-01T11:49:00Z">
              <w:r>
                <w:rPr>
                  <w:rFonts w:hint="eastAsia"/>
                  <w:sz w:val="21"/>
                  <w:szCs w:val="21"/>
                </w:rPr>
                <w:lastRenderedPageBreak/>
                <w:t>非空</w:t>
              </w:r>
            </w:ins>
          </w:p>
        </w:tc>
        <w:tc>
          <w:tcPr>
            <w:tcW w:w="1469" w:type="pct"/>
          </w:tcPr>
          <w:p w:rsidR="00183CE8" w:rsidRDefault="00183CE8" w:rsidP="00E42449">
            <w:pPr>
              <w:spacing w:line="560" w:lineRule="exact"/>
              <w:rPr>
                <w:ins w:id="857" w:author="think" w:date="2017-05-01T11:46:00Z"/>
                <w:sz w:val="21"/>
                <w:szCs w:val="21"/>
              </w:rPr>
              <w:pPrChange w:id="858" w:author="think" w:date="2017-05-01T11:49:00Z">
                <w:pPr>
                  <w:spacing w:line="560" w:lineRule="exact"/>
                </w:pPr>
              </w:pPrChange>
            </w:pPr>
            <w:ins w:id="859" w:author="think" w:date="2017-05-01T11:46:00Z">
              <w:r>
                <w:rPr>
                  <w:rFonts w:hint="eastAsia"/>
                  <w:sz w:val="21"/>
                  <w:szCs w:val="21"/>
                </w:rPr>
                <w:lastRenderedPageBreak/>
                <w:t>由上游提供</w:t>
              </w:r>
            </w:ins>
          </w:p>
        </w:tc>
      </w:tr>
      <w:tr w:rsidR="00347AFD" w:rsidRPr="00226BD4" w:rsidTr="00FA4596">
        <w:tc>
          <w:tcPr>
            <w:tcW w:w="284" w:type="pct"/>
          </w:tcPr>
          <w:p w:rsidR="00347AFD" w:rsidRDefault="009700DE" w:rsidP="00FA4596">
            <w:pPr>
              <w:spacing w:line="560" w:lineRule="exact"/>
              <w:rPr>
                <w:sz w:val="21"/>
                <w:szCs w:val="21"/>
              </w:rPr>
            </w:pPr>
            <w:del w:id="860" w:author="think" w:date="2017-05-01T11:46:00Z">
              <w:r w:rsidDel="00183CE8">
                <w:rPr>
                  <w:sz w:val="21"/>
                  <w:szCs w:val="21"/>
                </w:rPr>
                <w:lastRenderedPageBreak/>
                <w:delText>4</w:delText>
              </w:r>
            </w:del>
            <w:ins w:id="861" w:author="think" w:date="2017-05-01T11:46:00Z">
              <w:r w:rsidR="00183CE8">
                <w:rPr>
                  <w:sz w:val="21"/>
                  <w:szCs w:val="21"/>
                </w:rPr>
                <w:t>5</w:t>
              </w:r>
            </w:ins>
          </w:p>
        </w:tc>
        <w:tc>
          <w:tcPr>
            <w:tcW w:w="1281" w:type="pct"/>
          </w:tcPr>
          <w:p w:rsidR="00347AFD" w:rsidRDefault="009700DE" w:rsidP="00FA4596">
            <w:pPr>
              <w:spacing w:line="560" w:lineRule="exact"/>
              <w:rPr>
                <w:sz w:val="21"/>
                <w:szCs w:val="21"/>
              </w:rPr>
            </w:pPr>
            <w:r>
              <w:rPr>
                <w:sz w:val="21"/>
                <w:szCs w:val="21"/>
              </w:rPr>
              <w:t>priority</w:t>
            </w:r>
          </w:p>
        </w:tc>
        <w:tc>
          <w:tcPr>
            <w:tcW w:w="941" w:type="pct"/>
          </w:tcPr>
          <w:p w:rsidR="00347AFD" w:rsidRPr="00226BD4" w:rsidRDefault="009700DE" w:rsidP="00FA4596">
            <w:pPr>
              <w:spacing w:line="560" w:lineRule="exact"/>
              <w:rPr>
                <w:sz w:val="21"/>
                <w:szCs w:val="21"/>
              </w:rPr>
            </w:pPr>
            <w:r>
              <w:rPr>
                <w:rFonts w:hint="eastAsia"/>
                <w:sz w:val="21"/>
                <w:szCs w:val="21"/>
              </w:rPr>
              <w:t>优先级</w:t>
            </w:r>
          </w:p>
        </w:tc>
        <w:tc>
          <w:tcPr>
            <w:tcW w:w="1025" w:type="pct"/>
          </w:tcPr>
          <w:p w:rsidR="00347AFD" w:rsidRPr="00226BD4" w:rsidRDefault="009700DE" w:rsidP="00FA4596">
            <w:pPr>
              <w:spacing w:line="560" w:lineRule="exact"/>
              <w:rPr>
                <w:sz w:val="21"/>
                <w:szCs w:val="21"/>
              </w:rPr>
            </w:pPr>
            <w:r>
              <w:rPr>
                <w:sz w:val="21"/>
                <w:szCs w:val="21"/>
              </w:rPr>
              <w:t>int(11)</w:t>
            </w:r>
          </w:p>
        </w:tc>
        <w:tc>
          <w:tcPr>
            <w:tcW w:w="1469" w:type="pct"/>
          </w:tcPr>
          <w:p w:rsidR="00347AFD" w:rsidRPr="00226BD4" w:rsidRDefault="009700DE" w:rsidP="00FA4596">
            <w:pPr>
              <w:spacing w:line="560" w:lineRule="exact"/>
              <w:rPr>
                <w:sz w:val="21"/>
                <w:szCs w:val="21"/>
              </w:rPr>
            </w:pPr>
            <w:r>
              <w:rPr>
                <w:rFonts w:hint="eastAsia"/>
                <w:sz w:val="21"/>
                <w:szCs w:val="21"/>
              </w:rPr>
              <w:t>默认</w:t>
            </w:r>
            <w:r>
              <w:rPr>
                <w:sz w:val="21"/>
                <w:szCs w:val="21"/>
              </w:rPr>
              <w:t>50</w:t>
            </w:r>
            <w:r>
              <w:rPr>
                <w:rFonts w:hint="eastAsia"/>
                <w:sz w:val="21"/>
                <w:szCs w:val="21"/>
              </w:rPr>
              <w:t>，值越大优先级越高</w:t>
            </w:r>
          </w:p>
        </w:tc>
      </w:tr>
      <w:tr w:rsidR="00660F5D" w:rsidRPr="00226BD4" w:rsidTr="00FA4596">
        <w:tc>
          <w:tcPr>
            <w:tcW w:w="284" w:type="pct"/>
          </w:tcPr>
          <w:p w:rsidR="00660F5D" w:rsidRDefault="00660F5D">
            <w:pPr>
              <w:spacing w:line="560" w:lineRule="exact"/>
              <w:rPr>
                <w:sz w:val="21"/>
                <w:szCs w:val="21"/>
              </w:rPr>
            </w:pPr>
            <w:del w:id="862" w:author="think" w:date="2017-05-01T11:46:00Z">
              <w:r w:rsidDel="00183CE8">
                <w:rPr>
                  <w:rFonts w:hint="eastAsia"/>
                  <w:sz w:val="21"/>
                  <w:szCs w:val="21"/>
                </w:rPr>
                <w:delText>5</w:delText>
              </w:r>
            </w:del>
            <w:ins w:id="863" w:author="think" w:date="2017-05-01T11:46:00Z">
              <w:r w:rsidR="00183CE8">
                <w:rPr>
                  <w:sz w:val="21"/>
                  <w:szCs w:val="21"/>
                </w:rPr>
                <w:t>6</w:t>
              </w:r>
            </w:ins>
          </w:p>
        </w:tc>
        <w:tc>
          <w:tcPr>
            <w:tcW w:w="1281" w:type="pct"/>
          </w:tcPr>
          <w:p w:rsidR="00660F5D" w:rsidRDefault="00660F5D">
            <w:pPr>
              <w:spacing w:line="560" w:lineRule="exact"/>
              <w:rPr>
                <w:sz w:val="21"/>
                <w:szCs w:val="21"/>
              </w:rPr>
            </w:pPr>
            <w:r>
              <w:rPr>
                <w:rFonts w:hint="eastAsia"/>
                <w:sz w:val="21"/>
                <w:szCs w:val="21"/>
              </w:rPr>
              <w:t>gateway</w:t>
            </w:r>
            <w:r>
              <w:rPr>
                <w:sz w:val="21"/>
                <w:szCs w:val="21"/>
              </w:rPr>
              <w:t>_type</w:t>
            </w:r>
          </w:p>
        </w:tc>
        <w:tc>
          <w:tcPr>
            <w:tcW w:w="941" w:type="pct"/>
          </w:tcPr>
          <w:p w:rsidR="00660F5D" w:rsidRDefault="00660F5D">
            <w:pPr>
              <w:spacing w:line="560" w:lineRule="exact"/>
              <w:rPr>
                <w:sz w:val="21"/>
                <w:szCs w:val="21"/>
              </w:rPr>
            </w:pPr>
            <w:r>
              <w:rPr>
                <w:rFonts w:hint="eastAsia"/>
                <w:sz w:val="21"/>
                <w:szCs w:val="21"/>
              </w:rPr>
              <w:t>网关类型</w:t>
            </w:r>
          </w:p>
        </w:tc>
        <w:tc>
          <w:tcPr>
            <w:tcW w:w="1025" w:type="pct"/>
          </w:tcPr>
          <w:p w:rsidR="00660F5D" w:rsidRDefault="00660F5D">
            <w:pPr>
              <w:spacing w:line="560" w:lineRule="exact"/>
              <w:rPr>
                <w:sz w:val="21"/>
                <w:szCs w:val="21"/>
              </w:rPr>
            </w:pPr>
            <w:r>
              <w:rPr>
                <w:rFonts w:hint="eastAsia"/>
                <w:sz w:val="21"/>
                <w:szCs w:val="21"/>
              </w:rPr>
              <w:t>char</w:t>
            </w:r>
            <w:r>
              <w:rPr>
                <w:sz w:val="21"/>
                <w:szCs w:val="21"/>
              </w:rPr>
              <w:t>(</w:t>
            </w:r>
            <w:r>
              <w:rPr>
                <w:rFonts w:hint="eastAsia"/>
                <w:sz w:val="21"/>
                <w:szCs w:val="21"/>
              </w:rPr>
              <w:t>2</w:t>
            </w:r>
            <w:r>
              <w:rPr>
                <w:sz w:val="21"/>
                <w:szCs w:val="21"/>
              </w:rPr>
              <w:t>)</w:t>
            </w:r>
          </w:p>
        </w:tc>
        <w:tc>
          <w:tcPr>
            <w:tcW w:w="1469" w:type="pct"/>
          </w:tcPr>
          <w:p w:rsidR="00660F5D" w:rsidRDefault="00660F5D">
            <w:pPr>
              <w:spacing w:line="560" w:lineRule="exact"/>
              <w:rPr>
                <w:sz w:val="21"/>
                <w:szCs w:val="21"/>
              </w:rPr>
            </w:pPr>
            <w:r>
              <w:rPr>
                <w:rFonts w:hint="eastAsia"/>
                <w:sz w:val="21"/>
                <w:szCs w:val="21"/>
              </w:rPr>
              <w:t>微信：</w:t>
            </w:r>
            <w:r>
              <w:rPr>
                <w:rFonts w:hint="eastAsia"/>
                <w:sz w:val="21"/>
                <w:szCs w:val="21"/>
              </w:rPr>
              <w:t>W</w:t>
            </w:r>
            <w:ins w:id="864" w:author="think" w:date="2017-05-01T11:49:00Z">
              <w:r w:rsidR="00E42449">
                <w:rPr>
                  <w:rFonts w:hint="eastAsia"/>
                  <w:sz w:val="21"/>
                  <w:szCs w:val="21"/>
                </w:rPr>
                <w:t>X</w:t>
              </w:r>
            </w:ins>
            <w:del w:id="865" w:author="think" w:date="2017-05-01T11:49:00Z">
              <w:r w:rsidDel="00E42449">
                <w:rPr>
                  <w:rFonts w:hint="eastAsia"/>
                  <w:sz w:val="21"/>
                  <w:szCs w:val="21"/>
                </w:rPr>
                <w:delText>1</w:delText>
              </w:r>
            </w:del>
          </w:p>
          <w:p w:rsidR="00660F5D" w:rsidRDefault="00660F5D" w:rsidP="00E42449">
            <w:pPr>
              <w:spacing w:line="560" w:lineRule="exact"/>
              <w:rPr>
                <w:sz w:val="21"/>
                <w:szCs w:val="21"/>
              </w:rPr>
              <w:pPrChange w:id="866" w:author="think" w:date="2017-05-01T11:49:00Z">
                <w:pPr>
                  <w:spacing w:line="560" w:lineRule="exact"/>
                </w:pPr>
              </w:pPrChange>
            </w:pPr>
            <w:r>
              <w:rPr>
                <w:rFonts w:hint="eastAsia"/>
                <w:sz w:val="21"/>
                <w:szCs w:val="21"/>
              </w:rPr>
              <w:t>支付宝：</w:t>
            </w:r>
            <w:del w:id="867" w:author="think" w:date="2017-05-01T11:49:00Z">
              <w:r w:rsidDel="00E42449">
                <w:rPr>
                  <w:sz w:val="21"/>
                  <w:szCs w:val="21"/>
                </w:rPr>
                <w:delText>W</w:delText>
              </w:r>
              <w:r w:rsidDel="00E42449">
                <w:rPr>
                  <w:rFonts w:hint="eastAsia"/>
                  <w:sz w:val="21"/>
                  <w:szCs w:val="21"/>
                </w:rPr>
                <w:delText>2</w:delText>
              </w:r>
            </w:del>
            <w:ins w:id="868" w:author="think" w:date="2017-05-01T11:49:00Z">
              <w:r w:rsidR="00E42449">
                <w:rPr>
                  <w:rFonts w:hint="eastAsia"/>
                  <w:sz w:val="21"/>
                  <w:szCs w:val="21"/>
                </w:rPr>
                <w:t>AL</w:t>
              </w:r>
            </w:ins>
          </w:p>
        </w:tc>
      </w:tr>
      <w:tr w:rsidR="00660F5D" w:rsidRPr="00226BD4" w:rsidTr="00FA4596">
        <w:tc>
          <w:tcPr>
            <w:tcW w:w="284" w:type="pct"/>
          </w:tcPr>
          <w:p w:rsidR="00660F5D" w:rsidRDefault="00660F5D">
            <w:pPr>
              <w:spacing w:line="560" w:lineRule="exact"/>
              <w:rPr>
                <w:sz w:val="21"/>
                <w:szCs w:val="21"/>
              </w:rPr>
            </w:pPr>
            <w:del w:id="869" w:author="think" w:date="2017-05-01T11:46:00Z">
              <w:r w:rsidDel="00183CE8">
                <w:rPr>
                  <w:rFonts w:hint="eastAsia"/>
                  <w:sz w:val="21"/>
                  <w:szCs w:val="21"/>
                </w:rPr>
                <w:delText>6</w:delText>
              </w:r>
            </w:del>
            <w:ins w:id="870" w:author="think" w:date="2017-05-01T11:46:00Z">
              <w:r w:rsidR="00183CE8">
                <w:rPr>
                  <w:sz w:val="21"/>
                  <w:szCs w:val="21"/>
                </w:rPr>
                <w:t>7</w:t>
              </w:r>
            </w:ins>
          </w:p>
        </w:tc>
        <w:tc>
          <w:tcPr>
            <w:tcW w:w="1281" w:type="pct"/>
          </w:tcPr>
          <w:p w:rsidR="00660F5D" w:rsidRDefault="00660F5D">
            <w:pPr>
              <w:spacing w:line="560" w:lineRule="exact"/>
              <w:rPr>
                <w:sz w:val="21"/>
                <w:szCs w:val="21"/>
              </w:rPr>
            </w:pPr>
            <w:r>
              <w:rPr>
                <w:rFonts w:hint="eastAsia"/>
                <w:sz w:val="21"/>
                <w:szCs w:val="21"/>
              </w:rPr>
              <w:t>query</w:t>
            </w:r>
            <w:r>
              <w:rPr>
                <w:sz w:val="21"/>
                <w:szCs w:val="21"/>
              </w:rPr>
              <w:t>_string</w:t>
            </w:r>
          </w:p>
        </w:tc>
        <w:tc>
          <w:tcPr>
            <w:tcW w:w="941" w:type="pct"/>
          </w:tcPr>
          <w:p w:rsidR="00660F5D" w:rsidRDefault="00660F5D">
            <w:pPr>
              <w:spacing w:line="560" w:lineRule="exact"/>
              <w:rPr>
                <w:sz w:val="21"/>
                <w:szCs w:val="21"/>
              </w:rPr>
            </w:pPr>
            <w:r>
              <w:rPr>
                <w:rFonts w:hint="eastAsia"/>
                <w:sz w:val="21"/>
                <w:szCs w:val="21"/>
              </w:rPr>
              <w:t>各商户自定义字段</w:t>
            </w:r>
          </w:p>
        </w:tc>
        <w:tc>
          <w:tcPr>
            <w:tcW w:w="1025" w:type="pct"/>
          </w:tcPr>
          <w:p w:rsidR="00660F5D" w:rsidRDefault="00660F5D">
            <w:pPr>
              <w:spacing w:line="560" w:lineRule="exact"/>
              <w:rPr>
                <w:ins w:id="871" w:author="think" w:date="2017-05-01T11:49:00Z"/>
                <w:rFonts w:hint="eastAsia"/>
                <w:sz w:val="21"/>
                <w:szCs w:val="21"/>
              </w:rPr>
            </w:pPr>
            <w:r>
              <w:rPr>
                <w:rFonts w:hint="eastAsia"/>
                <w:sz w:val="21"/>
                <w:szCs w:val="21"/>
              </w:rPr>
              <w:t>varchar(</w:t>
            </w:r>
            <w:r>
              <w:rPr>
                <w:sz w:val="21"/>
                <w:szCs w:val="21"/>
              </w:rPr>
              <w:t>100)</w:t>
            </w:r>
          </w:p>
          <w:p w:rsidR="00E42449" w:rsidRDefault="00E42449">
            <w:pPr>
              <w:spacing w:line="560" w:lineRule="exact"/>
              <w:rPr>
                <w:sz w:val="21"/>
                <w:szCs w:val="21"/>
              </w:rPr>
            </w:pPr>
            <w:ins w:id="872" w:author="think" w:date="2017-05-01T11:49:00Z">
              <w:r>
                <w:rPr>
                  <w:rFonts w:hint="eastAsia"/>
                  <w:sz w:val="21"/>
                  <w:szCs w:val="21"/>
                </w:rPr>
                <w:t>非空</w:t>
              </w:r>
            </w:ins>
          </w:p>
        </w:tc>
        <w:tc>
          <w:tcPr>
            <w:tcW w:w="1469" w:type="pct"/>
          </w:tcPr>
          <w:p w:rsidR="00660F5D" w:rsidRDefault="00660F5D">
            <w:pPr>
              <w:spacing w:line="560" w:lineRule="exact"/>
              <w:rPr>
                <w:sz w:val="21"/>
                <w:szCs w:val="21"/>
              </w:rPr>
            </w:pPr>
            <w:r>
              <w:rPr>
                <w:rFonts w:hint="eastAsia"/>
                <w:sz w:val="21"/>
                <w:szCs w:val="21"/>
              </w:rPr>
              <w:t>由上游提供</w:t>
            </w:r>
          </w:p>
        </w:tc>
      </w:tr>
      <w:tr w:rsidR="00F1568F" w:rsidRPr="00226BD4" w:rsidTr="00F1568F">
        <w:trPr>
          <w:trHeight w:val="441"/>
        </w:trPr>
        <w:tc>
          <w:tcPr>
            <w:tcW w:w="284" w:type="pct"/>
          </w:tcPr>
          <w:p w:rsidR="00F1568F" w:rsidRPr="00226BD4" w:rsidRDefault="00F1568F" w:rsidP="000A31F4">
            <w:pPr>
              <w:rPr>
                <w:sz w:val="21"/>
                <w:szCs w:val="21"/>
              </w:rPr>
            </w:pPr>
            <w:del w:id="873" w:author="think" w:date="2017-05-01T11:46:00Z">
              <w:r w:rsidDel="00183CE8">
                <w:rPr>
                  <w:rFonts w:ascii="等线" w:eastAsia="等线" w:hAnsi="等线" w:hint="eastAsia"/>
                  <w:color w:val="000000"/>
                  <w:sz w:val="22"/>
                </w:rPr>
                <w:delText>25</w:delText>
              </w:r>
            </w:del>
            <w:ins w:id="874" w:author="think" w:date="2017-05-01T11:46:00Z">
              <w:r w:rsidR="00183CE8">
                <w:rPr>
                  <w:rFonts w:ascii="等线" w:eastAsia="等线" w:hAnsi="等线"/>
                  <w:color w:val="000000"/>
                  <w:sz w:val="22"/>
                </w:rPr>
                <w:t>8</w:t>
              </w:r>
            </w:ins>
          </w:p>
        </w:tc>
        <w:tc>
          <w:tcPr>
            <w:tcW w:w="1281" w:type="pct"/>
          </w:tcPr>
          <w:p w:rsidR="00F1568F" w:rsidRPr="00226BD4" w:rsidRDefault="00F1568F" w:rsidP="000A31F4">
            <w:pPr>
              <w:rPr>
                <w:sz w:val="21"/>
                <w:szCs w:val="21"/>
              </w:rPr>
            </w:pPr>
            <w:r>
              <w:rPr>
                <w:sz w:val="21"/>
                <w:szCs w:val="21"/>
              </w:rPr>
              <w:t>gmt_create</w:t>
            </w:r>
          </w:p>
        </w:tc>
        <w:tc>
          <w:tcPr>
            <w:tcW w:w="941" w:type="pct"/>
          </w:tcPr>
          <w:p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25" w:type="pct"/>
          </w:tcPr>
          <w:p w:rsidR="00F1568F" w:rsidRPr="00226BD4" w:rsidRDefault="00F1568F" w:rsidP="000A31F4">
            <w:pPr>
              <w:rPr>
                <w:sz w:val="21"/>
                <w:szCs w:val="21"/>
              </w:rPr>
            </w:pPr>
            <w:r>
              <w:rPr>
                <w:sz w:val="21"/>
                <w:szCs w:val="21"/>
              </w:rPr>
              <w:t>timestamp</w:t>
            </w:r>
          </w:p>
        </w:tc>
        <w:tc>
          <w:tcPr>
            <w:tcW w:w="1469" w:type="pct"/>
          </w:tcPr>
          <w:p w:rsidR="00F1568F" w:rsidRPr="00226BD4" w:rsidRDefault="00F1568F" w:rsidP="000A31F4">
            <w:pPr>
              <w:rPr>
                <w:sz w:val="21"/>
                <w:szCs w:val="21"/>
              </w:rPr>
            </w:pPr>
          </w:p>
        </w:tc>
      </w:tr>
      <w:tr w:rsidR="00F1568F" w:rsidRPr="00226BD4" w:rsidTr="00F1568F">
        <w:trPr>
          <w:trHeight w:val="441"/>
        </w:trPr>
        <w:tc>
          <w:tcPr>
            <w:tcW w:w="284" w:type="pct"/>
          </w:tcPr>
          <w:p w:rsidR="00F1568F" w:rsidRPr="00226BD4" w:rsidRDefault="00F1568F" w:rsidP="000A31F4">
            <w:pPr>
              <w:rPr>
                <w:sz w:val="21"/>
                <w:szCs w:val="21"/>
              </w:rPr>
            </w:pPr>
            <w:del w:id="875" w:author="think" w:date="2017-05-01T11:46:00Z">
              <w:r w:rsidDel="00183CE8">
                <w:rPr>
                  <w:rFonts w:ascii="等线" w:eastAsia="等线" w:hAnsi="等线" w:hint="eastAsia"/>
                  <w:color w:val="000000"/>
                  <w:sz w:val="22"/>
                </w:rPr>
                <w:delText>26</w:delText>
              </w:r>
            </w:del>
            <w:ins w:id="876" w:author="think" w:date="2017-05-01T11:46:00Z">
              <w:r w:rsidR="00183CE8">
                <w:rPr>
                  <w:rFonts w:ascii="等线" w:eastAsia="等线" w:hAnsi="等线"/>
                  <w:color w:val="000000"/>
                  <w:sz w:val="22"/>
                </w:rPr>
                <w:t>9</w:t>
              </w:r>
            </w:ins>
          </w:p>
        </w:tc>
        <w:tc>
          <w:tcPr>
            <w:tcW w:w="1281" w:type="pct"/>
          </w:tcPr>
          <w:p w:rsidR="00F1568F" w:rsidRPr="00226BD4" w:rsidRDefault="00F1568F" w:rsidP="000A31F4">
            <w:pPr>
              <w:rPr>
                <w:sz w:val="21"/>
                <w:szCs w:val="21"/>
              </w:rPr>
            </w:pPr>
            <w:r>
              <w:rPr>
                <w:sz w:val="21"/>
                <w:szCs w:val="21"/>
              </w:rPr>
              <w:t>gmt_modified</w:t>
            </w:r>
          </w:p>
        </w:tc>
        <w:tc>
          <w:tcPr>
            <w:tcW w:w="941" w:type="pct"/>
          </w:tcPr>
          <w:p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25" w:type="pct"/>
          </w:tcPr>
          <w:p w:rsidR="00F1568F" w:rsidRPr="00226BD4" w:rsidRDefault="00F1568F" w:rsidP="000A31F4">
            <w:pPr>
              <w:rPr>
                <w:sz w:val="21"/>
                <w:szCs w:val="21"/>
              </w:rPr>
            </w:pPr>
            <w:r>
              <w:rPr>
                <w:sz w:val="21"/>
                <w:szCs w:val="21"/>
              </w:rPr>
              <w:t>timestamp</w:t>
            </w:r>
          </w:p>
        </w:tc>
        <w:tc>
          <w:tcPr>
            <w:tcW w:w="1469" w:type="pct"/>
          </w:tcPr>
          <w:p w:rsidR="00F1568F" w:rsidRPr="00226BD4" w:rsidRDefault="00F1568F" w:rsidP="000A31F4">
            <w:pPr>
              <w:rPr>
                <w:sz w:val="21"/>
                <w:szCs w:val="21"/>
              </w:rPr>
            </w:pPr>
          </w:p>
        </w:tc>
      </w:tr>
      <w:tr w:rsidR="00F1568F" w:rsidRPr="00226BD4" w:rsidTr="00F1568F">
        <w:trPr>
          <w:trHeight w:val="441"/>
        </w:trPr>
        <w:tc>
          <w:tcPr>
            <w:tcW w:w="284" w:type="pct"/>
          </w:tcPr>
          <w:p w:rsidR="00F1568F" w:rsidRPr="00226BD4" w:rsidRDefault="00F1568F" w:rsidP="000A31F4">
            <w:pPr>
              <w:rPr>
                <w:sz w:val="21"/>
                <w:szCs w:val="21"/>
              </w:rPr>
            </w:pPr>
            <w:del w:id="877" w:author="think" w:date="2017-05-01T11:46:00Z">
              <w:r w:rsidDel="00183CE8">
                <w:rPr>
                  <w:rFonts w:ascii="等线" w:eastAsia="等线" w:hAnsi="等线" w:hint="eastAsia"/>
                  <w:color w:val="000000"/>
                  <w:sz w:val="22"/>
                </w:rPr>
                <w:delText>27</w:delText>
              </w:r>
            </w:del>
            <w:ins w:id="878" w:author="think" w:date="2017-05-01T11:46:00Z">
              <w:r w:rsidR="00183CE8">
                <w:rPr>
                  <w:rFonts w:ascii="等线" w:eastAsia="等线" w:hAnsi="等线"/>
                  <w:color w:val="000000"/>
                  <w:sz w:val="22"/>
                </w:rPr>
                <w:t>10</w:t>
              </w:r>
            </w:ins>
          </w:p>
        </w:tc>
        <w:tc>
          <w:tcPr>
            <w:tcW w:w="1281" w:type="pct"/>
          </w:tcPr>
          <w:p w:rsidR="00F1568F" w:rsidRPr="00226BD4" w:rsidRDefault="00F1568F" w:rsidP="000A31F4">
            <w:pPr>
              <w:rPr>
                <w:sz w:val="21"/>
                <w:szCs w:val="21"/>
              </w:rPr>
            </w:pPr>
            <w:r>
              <w:rPr>
                <w:sz w:val="21"/>
                <w:szCs w:val="21"/>
              </w:rPr>
              <w:t>modified_person</w:t>
            </w:r>
          </w:p>
        </w:tc>
        <w:tc>
          <w:tcPr>
            <w:tcW w:w="941" w:type="pct"/>
          </w:tcPr>
          <w:p w:rsidR="00F1568F" w:rsidRPr="00226BD4" w:rsidRDefault="00F1568F" w:rsidP="000A31F4">
            <w:pPr>
              <w:rPr>
                <w:sz w:val="21"/>
                <w:szCs w:val="21"/>
              </w:rPr>
            </w:pPr>
            <w:r>
              <w:rPr>
                <w:rFonts w:hint="eastAsia"/>
                <w:sz w:val="21"/>
                <w:szCs w:val="21"/>
              </w:rPr>
              <w:t>修改者</w:t>
            </w:r>
          </w:p>
        </w:tc>
        <w:tc>
          <w:tcPr>
            <w:tcW w:w="1025" w:type="pct"/>
          </w:tcPr>
          <w:p w:rsidR="00F1568F" w:rsidRPr="00226BD4" w:rsidRDefault="006245CA" w:rsidP="000A31F4">
            <w:pPr>
              <w:rPr>
                <w:sz w:val="21"/>
                <w:szCs w:val="21"/>
              </w:rPr>
            </w:pPr>
            <w:r>
              <w:rPr>
                <w:sz w:val="21"/>
                <w:szCs w:val="21"/>
              </w:rPr>
              <w:t>varchar(10)</w:t>
            </w:r>
          </w:p>
        </w:tc>
        <w:tc>
          <w:tcPr>
            <w:tcW w:w="1469" w:type="pct"/>
          </w:tcPr>
          <w:p w:rsidR="00F1568F" w:rsidRPr="00226BD4" w:rsidRDefault="00F1568F" w:rsidP="000A31F4">
            <w:pPr>
              <w:rPr>
                <w:sz w:val="21"/>
                <w:szCs w:val="21"/>
              </w:rPr>
            </w:pPr>
          </w:p>
        </w:tc>
      </w:tr>
    </w:tbl>
    <w:p w:rsidR="00C24F4A" w:rsidRPr="00C24F4A" w:rsidRDefault="00C24F4A" w:rsidP="00FA4596">
      <w:pPr>
        <w:spacing w:line="560" w:lineRule="exact"/>
      </w:pPr>
    </w:p>
    <w:p w:rsidR="005545A1" w:rsidRDefault="009700DE" w:rsidP="00FA4596">
      <w:pPr>
        <w:pStyle w:val="3"/>
      </w:pPr>
      <w:bookmarkStart w:id="879" w:name="_Toc475656400"/>
      <w:r>
        <w:rPr>
          <w:rFonts w:hint="eastAsia"/>
        </w:rPr>
        <w:t>客户经理信息</w:t>
      </w:r>
      <w:r w:rsidR="006F6971">
        <w:t>(wozhi_saler)</w:t>
      </w:r>
      <w:bookmarkEnd w:id="879"/>
    </w:p>
    <w:tbl>
      <w:tblPr>
        <w:tblStyle w:val="a8"/>
        <w:tblW w:w="5000" w:type="pct"/>
        <w:tblLook w:val="04A0"/>
      </w:tblPr>
      <w:tblGrid>
        <w:gridCol w:w="580"/>
        <w:gridCol w:w="1796"/>
        <w:gridCol w:w="1701"/>
        <w:gridCol w:w="1844"/>
        <w:gridCol w:w="2601"/>
      </w:tblGrid>
      <w:tr w:rsidR="00984FAB" w:rsidRPr="00226BD4" w:rsidTr="0008435D">
        <w:tc>
          <w:tcPr>
            <w:tcW w:w="340" w:type="pct"/>
          </w:tcPr>
          <w:p w:rsidR="00984FAB" w:rsidRPr="00226BD4" w:rsidRDefault="009700DE" w:rsidP="00FA4596">
            <w:pPr>
              <w:spacing w:line="560" w:lineRule="exact"/>
              <w:rPr>
                <w:sz w:val="21"/>
                <w:szCs w:val="21"/>
              </w:rPr>
            </w:pPr>
            <w:r w:rsidRPr="00226BD4">
              <w:rPr>
                <w:rFonts w:hint="eastAsia"/>
                <w:sz w:val="21"/>
                <w:szCs w:val="21"/>
              </w:rPr>
              <w:t>序号</w:t>
            </w:r>
          </w:p>
        </w:tc>
        <w:tc>
          <w:tcPr>
            <w:tcW w:w="1054" w:type="pct"/>
          </w:tcPr>
          <w:p w:rsidR="00984FAB" w:rsidRPr="00226BD4" w:rsidRDefault="009700DE" w:rsidP="00FA4596">
            <w:pPr>
              <w:spacing w:line="560" w:lineRule="exact"/>
              <w:rPr>
                <w:sz w:val="21"/>
                <w:szCs w:val="21"/>
              </w:rPr>
            </w:pPr>
            <w:r w:rsidRPr="00226BD4">
              <w:rPr>
                <w:rFonts w:hint="eastAsia"/>
                <w:sz w:val="21"/>
                <w:szCs w:val="21"/>
              </w:rPr>
              <w:t>列名</w:t>
            </w:r>
          </w:p>
        </w:tc>
        <w:tc>
          <w:tcPr>
            <w:tcW w:w="998" w:type="pct"/>
          </w:tcPr>
          <w:p w:rsidR="00984FAB" w:rsidRPr="00226BD4" w:rsidRDefault="009700DE" w:rsidP="00FA4596">
            <w:pPr>
              <w:spacing w:line="560" w:lineRule="exact"/>
              <w:rPr>
                <w:sz w:val="21"/>
                <w:szCs w:val="21"/>
              </w:rPr>
            </w:pPr>
            <w:r>
              <w:rPr>
                <w:rFonts w:hint="eastAsia"/>
                <w:sz w:val="21"/>
                <w:szCs w:val="21"/>
              </w:rPr>
              <w:t>显示名称</w:t>
            </w:r>
          </w:p>
        </w:tc>
        <w:tc>
          <w:tcPr>
            <w:tcW w:w="1082" w:type="pct"/>
          </w:tcPr>
          <w:p w:rsidR="00984FAB" w:rsidRPr="00226BD4" w:rsidRDefault="009700DE" w:rsidP="00FA4596">
            <w:pPr>
              <w:spacing w:line="560" w:lineRule="exact"/>
              <w:rPr>
                <w:sz w:val="21"/>
                <w:szCs w:val="21"/>
              </w:rPr>
            </w:pPr>
            <w:r w:rsidRPr="00226BD4">
              <w:rPr>
                <w:rFonts w:hint="eastAsia"/>
                <w:sz w:val="21"/>
                <w:szCs w:val="21"/>
              </w:rPr>
              <w:t>定义</w:t>
            </w:r>
          </w:p>
        </w:tc>
        <w:tc>
          <w:tcPr>
            <w:tcW w:w="1526" w:type="pct"/>
          </w:tcPr>
          <w:p w:rsidR="00984FAB" w:rsidRPr="00226BD4" w:rsidRDefault="009700DE" w:rsidP="00FA4596">
            <w:pPr>
              <w:spacing w:line="560" w:lineRule="exact"/>
              <w:rPr>
                <w:sz w:val="21"/>
                <w:szCs w:val="21"/>
              </w:rPr>
            </w:pPr>
            <w:r w:rsidRPr="00226BD4">
              <w:rPr>
                <w:rFonts w:hint="eastAsia"/>
                <w:sz w:val="21"/>
                <w:szCs w:val="21"/>
              </w:rPr>
              <w:t>备注</w:t>
            </w:r>
          </w:p>
        </w:tc>
      </w:tr>
      <w:tr w:rsidR="00984FAB" w:rsidRPr="00226BD4" w:rsidTr="0008435D">
        <w:tc>
          <w:tcPr>
            <w:tcW w:w="340" w:type="pct"/>
          </w:tcPr>
          <w:p w:rsidR="00984FAB" w:rsidRPr="00226BD4" w:rsidRDefault="009700DE" w:rsidP="00FA4596">
            <w:pPr>
              <w:spacing w:line="560" w:lineRule="exact"/>
              <w:rPr>
                <w:sz w:val="21"/>
                <w:szCs w:val="21"/>
              </w:rPr>
            </w:pPr>
            <w:r>
              <w:rPr>
                <w:sz w:val="21"/>
                <w:szCs w:val="21"/>
              </w:rPr>
              <w:t>1</w:t>
            </w:r>
          </w:p>
        </w:tc>
        <w:tc>
          <w:tcPr>
            <w:tcW w:w="1054" w:type="pct"/>
          </w:tcPr>
          <w:p w:rsidR="00984FAB" w:rsidRPr="00226BD4" w:rsidRDefault="009700DE" w:rsidP="00FA4596">
            <w:pPr>
              <w:spacing w:line="560" w:lineRule="exact"/>
              <w:rPr>
                <w:sz w:val="21"/>
                <w:szCs w:val="21"/>
              </w:rPr>
            </w:pPr>
            <w:r>
              <w:rPr>
                <w:sz w:val="21"/>
                <w:szCs w:val="21"/>
              </w:rPr>
              <w:t>saler_id</w:t>
            </w:r>
          </w:p>
        </w:tc>
        <w:tc>
          <w:tcPr>
            <w:tcW w:w="998" w:type="pct"/>
          </w:tcPr>
          <w:p w:rsidR="00984FAB" w:rsidRDefault="00BF45FF" w:rsidP="00FA4596">
            <w:pPr>
              <w:spacing w:line="560" w:lineRule="exact"/>
              <w:rPr>
                <w:sz w:val="21"/>
                <w:szCs w:val="21"/>
              </w:rPr>
            </w:pPr>
            <w:r>
              <w:rPr>
                <w:rFonts w:hint="eastAsia"/>
                <w:sz w:val="21"/>
                <w:szCs w:val="21"/>
              </w:rPr>
              <w:t>id</w:t>
            </w:r>
          </w:p>
        </w:tc>
        <w:tc>
          <w:tcPr>
            <w:tcW w:w="1082" w:type="pct"/>
          </w:tcPr>
          <w:p w:rsidR="00984FAB" w:rsidRPr="00226BD4" w:rsidRDefault="007B6730" w:rsidP="00FA4596">
            <w:pPr>
              <w:spacing w:line="560" w:lineRule="exact"/>
              <w:rPr>
                <w:sz w:val="21"/>
                <w:szCs w:val="21"/>
              </w:rPr>
            </w:pPr>
            <w:r>
              <w:rPr>
                <w:sz w:val="21"/>
                <w:szCs w:val="21"/>
              </w:rPr>
              <w:t>bigint</w:t>
            </w:r>
          </w:p>
        </w:tc>
        <w:tc>
          <w:tcPr>
            <w:tcW w:w="1526" w:type="pct"/>
          </w:tcPr>
          <w:p w:rsidR="00984FAB"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rsidTr="000A31F4">
        <w:tc>
          <w:tcPr>
            <w:tcW w:w="340" w:type="pct"/>
          </w:tcPr>
          <w:p w:rsidR="00BF45FF" w:rsidRPr="00226BD4" w:rsidRDefault="00BF45FF" w:rsidP="000A31F4">
            <w:pPr>
              <w:spacing w:line="560" w:lineRule="exact"/>
              <w:rPr>
                <w:sz w:val="21"/>
                <w:szCs w:val="21"/>
              </w:rPr>
            </w:pPr>
            <w:r>
              <w:rPr>
                <w:sz w:val="21"/>
                <w:szCs w:val="21"/>
              </w:rPr>
              <w:t>1</w:t>
            </w:r>
          </w:p>
        </w:tc>
        <w:tc>
          <w:tcPr>
            <w:tcW w:w="1054" w:type="pct"/>
          </w:tcPr>
          <w:p w:rsidR="00BF45FF" w:rsidRPr="00226BD4" w:rsidRDefault="00BF45FF" w:rsidP="000A31F4">
            <w:pPr>
              <w:spacing w:line="560" w:lineRule="exact"/>
              <w:rPr>
                <w:sz w:val="21"/>
                <w:szCs w:val="21"/>
              </w:rPr>
            </w:pPr>
            <w:r>
              <w:rPr>
                <w:sz w:val="21"/>
                <w:szCs w:val="21"/>
              </w:rPr>
              <w:t>saler_</w:t>
            </w:r>
            <w:r>
              <w:rPr>
                <w:rFonts w:hint="eastAsia"/>
                <w:sz w:val="21"/>
                <w:szCs w:val="21"/>
              </w:rPr>
              <w:t>code</w:t>
            </w:r>
          </w:p>
        </w:tc>
        <w:tc>
          <w:tcPr>
            <w:tcW w:w="998" w:type="pct"/>
          </w:tcPr>
          <w:p w:rsidR="00BF45FF" w:rsidRDefault="00BF45FF" w:rsidP="000A31F4">
            <w:pPr>
              <w:spacing w:line="560" w:lineRule="exact"/>
              <w:rPr>
                <w:sz w:val="21"/>
                <w:szCs w:val="21"/>
              </w:rPr>
            </w:pPr>
            <w:r>
              <w:rPr>
                <w:rFonts w:hint="eastAsia"/>
                <w:sz w:val="21"/>
                <w:szCs w:val="21"/>
              </w:rPr>
              <w:t>客户经理编号</w:t>
            </w:r>
          </w:p>
        </w:tc>
        <w:tc>
          <w:tcPr>
            <w:tcW w:w="1082" w:type="pct"/>
          </w:tcPr>
          <w:p w:rsidR="00BF45FF" w:rsidRPr="00226BD4" w:rsidRDefault="00BF45FF" w:rsidP="000A31F4">
            <w:pPr>
              <w:spacing w:line="560" w:lineRule="exact"/>
              <w:rPr>
                <w:sz w:val="21"/>
                <w:szCs w:val="21"/>
              </w:rPr>
            </w:pPr>
            <w:r>
              <w:rPr>
                <w:rFonts w:hint="eastAsia"/>
                <w:sz w:val="21"/>
                <w:szCs w:val="21"/>
              </w:rPr>
              <w:t>char</w:t>
            </w:r>
            <w:r>
              <w:rPr>
                <w:sz w:val="21"/>
                <w:szCs w:val="21"/>
              </w:rPr>
              <w:t>(10)</w:t>
            </w:r>
          </w:p>
        </w:tc>
        <w:tc>
          <w:tcPr>
            <w:tcW w:w="1526" w:type="pct"/>
          </w:tcPr>
          <w:p w:rsidR="00BF45FF" w:rsidRPr="00226BD4" w:rsidRDefault="00BF45FF" w:rsidP="000A31F4">
            <w:pPr>
              <w:spacing w:line="560" w:lineRule="exact"/>
              <w:rPr>
                <w:sz w:val="21"/>
                <w:szCs w:val="21"/>
              </w:rPr>
            </w:pPr>
            <w:r>
              <w:rPr>
                <w:rFonts w:hint="eastAsia"/>
                <w:sz w:val="21"/>
                <w:szCs w:val="21"/>
              </w:rPr>
              <w:t>请确定规则</w:t>
            </w:r>
          </w:p>
        </w:tc>
      </w:tr>
      <w:tr w:rsidR="00984FAB" w:rsidRPr="00226BD4" w:rsidTr="0008435D">
        <w:tc>
          <w:tcPr>
            <w:tcW w:w="340" w:type="pct"/>
          </w:tcPr>
          <w:p w:rsidR="00984FAB" w:rsidRDefault="009700DE" w:rsidP="00FA4596">
            <w:pPr>
              <w:spacing w:line="560" w:lineRule="exact"/>
              <w:rPr>
                <w:sz w:val="21"/>
                <w:szCs w:val="21"/>
              </w:rPr>
            </w:pPr>
            <w:r>
              <w:rPr>
                <w:sz w:val="21"/>
                <w:szCs w:val="21"/>
              </w:rPr>
              <w:t>2</w:t>
            </w:r>
          </w:p>
        </w:tc>
        <w:tc>
          <w:tcPr>
            <w:tcW w:w="1054" w:type="pct"/>
          </w:tcPr>
          <w:p w:rsidR="00984FAB" w:rsidRDefault="009700DE" w:rsidP="00FA4596">
            <w:pPr>
              <w:spacing w:line="560" w:lineRule="exact"/>
              <w:rPr>
                <w:sz w:val="21"/>
                <w:szCs w:val="21"/>
              </w:rPr>
            </w:pPr>
            <w:r>
              <w:rPr>
                <w:sz w:val="21"/>
                <w:szCs w:val="21"/>
              </w:rPr>
              <w:t>saler_name</w:t>
            </w:r>
          </w:p>
        </w:tc>
        <w:tc>
          <w:tcPr>
            <w:tcW w:w="998" w:type="pct"/>
          </w:tcPr>
          <w:p w:rsidR="00984FAB" w:rsidRDefault="009700DE" w:rsidP="00FA4596">
            <w:pPr>
              <w:spacing w:line="560" w:lineRule="exact"/>
              <w:rPr>
                <w:sz w:val="21"/>
                <w:szCs w:val="21"/>
              </w:rPr>
            </w:pPr>
            <w:r>
              <w:rPr>
                <w:rFonts w:hint="eastAsia"/>
                <w:sz w:val="21"/>
                <w:szCs w:val="21"/>
              </w:rPr>
              <w:t>客户经理姓名</w:t>
            </w:r>
          </w:p>
        </w:tc>
        <w:tc>
          <w:tcPr>
            <w:tcW w:w="1082" w:type="pct"/>
          </w:tcPr>
          <w:p w:rsidR="00984FAB" w:rsidRPr="00226BD4" w:rsidRDefault="009700DE" w:rsidP="00FA4596">
            <w:pPr>
              <w:spacing w:line="560" w:lineRule="exact"/>
              <w:rPr>
                <w:sz w:val="21"/>
                <w:szCs w:val="21"/>
              </w:rPr>
            </w:pPr>
            <w:r w:rsidRPr="00226BD4">
              <w:rPr>
                <w:sz w:val="21"/>
                <w:szCs w:val="21"/>
              </w:rPr>
              <w:t>varchar(</w:t>
            </w:r>
            <w:r w:rsidR="007B6730">
              <w:rPr>
                <w:sz w:val="21"/>
                <w:szCs w:val="21"/>
              </w:rPr>
              <w:t>30</w:t>
            </w:r>
            <w:r w:rsidRPr="00226BD4">
              <w:rPr>
                <w:sz w:val="21"/>
                <w:szCs w:val="21"/>
              </w:rPr>
              <w:t>)</w:t>
            </w:r>
          </w:p>
        </w:tc>
        <w:tc>
          <w:tcPr>
            <w:tcW w:w="1526" w:type="pct"/>
          </w:tcPr>
          <w:p w:rsidR="00984FAB" w:rsidRPr="00226BD4" w:rsidRDefault="00984FAB" w:rsidP="00FA4596">
            <w:pPr>
              <w:spacing w:line="560" w:lineRule="exact"/>
              <w:rPr>
                <w:sz w:val="21"/>
                <w:szCs w:val="21"/>
              </w:rPr>
            </w:pPr>
          </w:p>
        </w:tc>
      </w:tr>
      <w:tr w:rsidR="00984FAB" w:rsidRPr="00226BD4" w:rsidTr="0008435D">
        <w:tc>
          <w:tcPr>
            <w:tcW w:w="340" w:type="pct"/>
          </w:tcPr>
          <w:p w:rsidR="00984FAB" w:rsidRDefault="009700DE" w:rsidP="00FA4596">
            <w:pPr>
              <w:spacing w:line="560" w:lineRule="exact"/>
              <w:rPr>
                <w:sz w:val="21"/>
                <w:szCs w:val="21"/>
              </w:rPr>
            </w:pPr>
            <w:r>
              <w:rPr>
                <w:sz w:val="21"/>
                <w:szCs w:val="21"/>
              </w:rPr>
              <w:t>3</w:t>
            </w:r>
          </w:p>
        </w:tc>
        <w:tc>
          <w:tcPr>
            <w:tcW w:w="1054" w:type="pct"/>
          </w:tcPr>
          <w:p w:rsidR="00984FAB" w:rsidRDefault="009700DE" w:rsidP="00FA4596">
            <w:pPr>
              <w:spacing w:line="560" w:lineRule="exact"/>
              <w:rPr>
                <w:sz w:val="21"/>
                <w:szCs w:val="21"/>
              </w:rPr>
            </w:pPr>
            <w:r>
              <w:rPr>
                <w:sz w:val="21"/>
                <w:szCs w:val="21"/>
              </w:rPr>
              <w:t>saler_mobile</w:t>
            </w:r>
          </w:p>
        </w:tc>
        <w:tc>
          <w:tcPr>
            <w:tcW w:w="998" w:type="pct"/>
          </w:tcPr>
          <w:p w:rsidR="00984FAB" w:rsidRDefault="009700DE" w:rsidP="00FA4596">
            <w:pPr>
              <w:spacing w:line="560" w:lineRule="exact"/>
              <w:rPr>
                <w:sz w:val="21"/>
                <w:szCs w:val="21"/>
              </w:rPr>
            </w:pPr>
            <w:r>
              <w:rPr>
                <w:rFonts w:hint="eastAsia"/>
                <w:sz w:val="21"/>
                <w:szCs w:val="21"/>
              </w:rPr>
              <w:t>客户经理手机号</w:t>
            </w:r>
          </w:p>
        </w:tc>
        <w:tc>
          <w:tcPr>
            <w:tcW w:w="1082" w:type="pct"/>
          </w:tcPr>
          <w:p w:rsidR="00984FAB" w:rsidRPr="00226BD4" w:rsidRDefault="009700DE" w:rsidP="00FA4596">
            <w:pPr>
              <w:spacing w:line="560" w:lineRule="exact"/>
              <w:rPr>
                <w:sz w:val="21"/>
                <w:szCs w:val="21"/>
              </w:rPr>
            </w:pPr>
            <w:r w:rsidRPr="00226BD4">
              <w:rPr>
                <w:sz w:val="21"/>
                <w:szCs w:val="21"/>
              </w:rPr>
              <w:t>char(</w:t>
            </w:r>
            <w:r>
              <w:rPr>
                <w:sz w:val="21"/>
                <w:szCs w:val="21"/>
              </w:rPr>
              <w:t>11</w:t>
            </w:r>
            <w:r w:rsidRPr="00226BD4">
              <w:rPr>
                <w:sz w:val="21"/>
                <w:szCs w:val="21"/>
              </w:rPr>
              <w:t>)</w:t>
            </w:r>
          </w:p>
        </w:tc>
        <w:tc>
          <w:tcPr>
            <w:tcW w:w="1526" w:type="pct"/>
          </w:tcPr>
          <w:p w:rsidR="00984FAB" w:rsidRPr="00226BD4" w:rsidRDefault="00984FAB" w:rsidP="00FA4596">
            <w:pPr>
              <w:spacing w:line="560" w:lineRule="exact"/>
              <w:rPr>
                <w:sz w:val="21"/>
                <w:szCs w:val="21"/>
              </w:rPr>
            </w:pPr>
          </w:p>
        </w:tc>
      </w:tr>
      <w:tr w:rsidR="00984FAB" w:rsidRPr="00226BD4" w:rsidTr="0008435D">
        <w:tc>
          <w:tcPr>
            <w:tcW w:w="340" w:type="pct"/>
          </w:tcPr>
          <w:p w:rsidR="00984FAB" w:rsidRDefault="009700DE" w:rsidP="00FA4596">
            <w:pPr>
              <w:spacing w:line="560" w:lineRule="exact"/>
              <w:rPr>
                <w:sz w:val="21"/>
                <w:szCs w:val="21"/>
              </w:rPr>
            </w:pPr>
            <w:r>
              <w:rPr>
                <w:sz w:val="21"/>
                <w:szCs w:val="21"/>
              </w:rPr>
              <w:t>4</w:t>
            </w:r>
          </w:p>
        </w:tc>
        <w:tc>
          <w:tcPr>
            <w:tcW w:w="1054" w:type="pct"/>
          </w:tcPr>
          <w:p w:rsidR="00984FAB" w:rsidRPr="00226BD4" w:rsidRDefault="009700DE" w:rsidP="00FA4596">
            <w:pPr>
              <w:spacing w:line="560" w:lineRule="exact"/>
              <w:rPr>
                <w:sz w:val="21"/>
                <w:szCs w:val="21"/>
              </w:rPr>
            </w:pPr>
            <w:r w:rsidRPr="00226BD4">
              <w:rPr>
                <w:sz w:val="21"/>
                <w:szCs w:val="21"/>
              </w:rPr>
              <w:t>saler</w:t>
            </w:r>
            <w:r>
              <w:rPr>
                <w:sz w:val="21"/>
                <w:szCs w:val="21"/>
              </w:rPr>
              <w:t>_</w:t>
            </w:r>
            <w:r w:rsidRPr="00226BD4">
              <w:rPr>
                <w:sz w:val="21"/>
                <w:szCs w:val="21"/>
              </w:rPr>
              <w:t>reward</w:t>
            </w:r>
          </w:p>
        </w:tc>
        <w:tc>
          <w:tcPr>
            <w:tcW w:w="998" w:type="pct"/>
          </w:tcPr>
          <w:p w:rsidR="00984FAB" w:rsidRPr="00226BD4" w:rsidRDefault="009700DE" w:rsidP="00FA4596">
            <w:pPr>
              <w:spacing w:line="560" w:lineRule="exact"/>
              <w:rPr>
                <w:sz w:val="21"/>
                <w:szCs w:val="21"/>
              </w:rPr>
            </w:pPr>
            <w:r w:rsidRPr="00226BD4">
              <w:rPr>
                <w:rFonts w:hint="eastAsia"/>
                <w:sz w:val="21"/>
                <w:szCs w:val="21"/>
              </w:rPr>
              <w:t>奖励标准</w:t>
            </w:r>
          </w:p>
        </w:tc>
        <w:tc>
          <w:tcPr>
            <w:tcW w:w="1082" w:type="pct"/>
          </w:tcPr>
          <w:p w:rsidR="00984FAB" w:rsidRPr="00226BD4" w:rsidRDefault="009700DE" w:rsidP="00FA4596">
            <w:pPr>
              <w:spacing w:line="560" w:lineRule="exact"/>
              <w:rPr>
                <w:sz w:val="21"/>
                <w:szCs w:val="21"/>
              </w:rPr>
            </w:pPr>
            <w:r w:rsidRPr="00226BD4">
              <w:rPr>
                <w:sz w:val="21"/>
                <w:szCs w:val="21"/>
              </w:rPr>
              <w:t>decimal(10,4)</w:t>
            </w:r>
          </w:p>
        </w:tc>
        <w:tc>
          <w:tcPr>
            <w:tcW w:w="1526" w:type="pct"/>
          </w:tcPr>
          <w:p w:rsidR="00984FAB" w:rsidRPr="00226BD4" w:rsidRDefault="009700DE" w:rsidP="00FA4596">
            <w:pPr>
              <w:spacing w:line="560" w:lineRule="exact"/>
              <w:rPr>
                <w:sz w:val="21"/>
                <w:szCs w:val="21"/>
              </w:rPr>
            </w:pPr>
            <w:r>
              <w:rPr>
                <w:rFonts w:hint="eastAsia"/>
                <w:sz w:val="21"/>
                <w:szCs w:val="21"/>
              </w:rPr>
              <w:t>利润的百分比，如</w:t>
            </w:r>
            <w:r>
              <w:rPr>
                <w:sz w:val="21"/>
                <w:szCs w:val="21"/>
              </w:rPr>
              <w:t>50%</w:t>
            </w:r>
          </w:p>
        </w:tc>
      </w:tr>
      <w:tr w:rsidR="00984FAB" w:rsidRPr="00226BD4" w:rsidTr="0008435D">
        <w:tc>
          <w:tcPr>
            <w:tcW w:w="340" w:type="pct"/>
          </w:tcPr>
          <w:p w:rsidR="00984FAB" w:rsidRDefault="009700DE" w:rsidP="00FA4596">
            <w:pPr>
              <w:spacing w:line="560" w:lineRule="exact"/>
              <w:rPr>
                <w:sz w:val="21"/>
                <w:szCs w:val="21"/>
              </w:rPr>
            </w:pPr>
            <w:r>
              <w:rPr>
                <w:sz w:val="21"/>
                <w:szCs w:val="21"/>
              </w:rPr>
              <w:t>5</w:t>
            </w:r>
          </w:p>
        </w:tc>
        <w:tc>
          <w:tcPr>
            <w:tcW w:w="1054" w:type="pct"/>
          </w:tcPr>
          <w:p w:rsidR="00984FAB" w:rsidRPr="00226BD4" w:rsidRDefault="009700DE" w:rsidP="00FA4596">
            <w:pPr>
              <w:spacing w:line="560" w:lineRule="exact"/>
              <w:rPr>
                <w:sz w:val="21"/>
                <w:szCs w:val="21"/>
              </w:rPr>
            </w:pPr>
            <w:r>
              <w:rPr>
                <w:sz w:val="21"/>
                <w:szCs w:val="21"/>
              </w:rPr>
              <w:t>reward_time</w:t>
            </w:r>
          </w:p>
        </w:tc>
        <w:tc>
          <w:tcPr>
            <w:tcW w:w="998" w:type="pct"/>
          </w:tcPr>
          <w:p w:rsidR="00984FAB" w:rsidRPr="00226BD4" w:rsidRDefault="009700DE" w:rsidP="00FA4596">
            <w:pPr>
              <w:spacing w:line="560" w:lineRule="exact"/>
              <w:rPr>
                <w:sz w:val="21"/>
                <w:szCs w:val="21"/>
              </w:rPr>
            </w:pPr>
            <w:r>
              <w:rPr>
                <w:rFonts w:hint="eastAsia"/>
                <w:sz w:val="21"/>
                <w:szCs w:val="21"/>
              </w:rPr>
              <w:t>奖励周期</w:t>
            </w:r>
          </w:p>
        </w:tc>
        <w:tc>
          <w:tcPr>
            <w:tcW w:w="1082" w:type="pct"/>
          </w:tcPr>
          <w:p w:rsidR="00984FAB" w:rsidRPr="00226BD4" w:rsidRDefault="00615D83" w:rsidP="00FA4596">
            <w:pPr>
              <w:spacing w:line="560" w:lineRule="exact"/>
              <w:rPr>
                <w:sz w:val="21"/>
                <w:szCs w:val="21"/>
              </w:rPr>
            </w:pPr>
            <w:r>
              <w:rPr>
                <w:sz w:val="21"/>
                <w:szCs w:val="21"/>
              </w:rPr>
              <w:t>char</w:t>
            </w:r>
            <w:r w:rsidR="009700DE" w:rsidRPr="00226BD4">
              <w:rPr>
                <w:sz w:val="21"/>
                <w:szCs w:val="21"/>
              </w:rPr>
              <w:t>(2)</w:t>
            </w:r>
          </w:p>
        </w:tc>
        <w:tc>
          <w:tcPr>
            <w:tcW w:w="1526" w:type="pct"/>
          </w:tcPr>
          <w:p w:rsidR="00A203D0" w:rsidRDefault="00A203D0" w:rsidP="00FA4596">
            <w:pPr>
              <w:spacing w:line="560" w:lineRule="exact"/>
              <w:rPr>
                <w:sz w:val="21"/>
                <w:szCs w:val="21"/>
              </w:rPr>
            </w:pPr>
            <w:r>
              <w:rPr>
                <w:rFonts w:hint="eastAsia"/>
                <w:sz w:val="21"/>
                <w:szCs w:val="21"/>
              </w:rPr>
              <w:t>不奖励</w:t>
            </w:r>
            <w:r>
              <w:rPr>
                <w:rFonts w:hint="eastAsia"/>
                <w:sz w:val="21"/>
                <w:szCs w:val="21"/>
              </w:rPr>
              <w:t>0</w:t>
            </w:r>
            <w:ins w:id="880" w:author="Qiming Gu" w:date="2017-03-02T22:47:00Z">
              <w:r w:rsidR="00F3297A">
                <w:rPr>
                  <w:rFonts w:hint="eastAsia"/>
                  <w:sz w:val="21"/>
                  <w:szCs w:val="21"/>
                </w:rPr>
                <w:t>0</w:t>
              </w:r>
            </w:ins>
            <w:r>
              <w:rPr>
                <w:rFonts w:hint="eastAsia"/>
                <w:sz w:val="21"/>
                <w:szCs w:val="21"/>
              </w:rPr>
              <w:t>、年</w:t>
            </w:r>
            <w:ins w:id="881" w:author="Qiming Gu" w:date="2017-03-02T22:47:00Z">
              <w:r w:rsidR="00F3297A">
                <w:rPr>
                  <w:rFonts w:hint="eastAsia"/>
                  <w:sz w:val="21"/>
                  <w:szCs w:val="21"/>
                </w:rPr>
                <w:t>0</w:t>
              </w:r>
            </w:ins>
            <w:r>
              <w:rPr>
                <w:rFonts w:hint="eastAsia"/>
                <w:sz w:val="21"/>
                <w:szCs w:val="21"/>
              </w:rPr>
              <w:t>1</w:t>
            </w:r>
            <w:r>
              <w:rPr>
                <w:rFonts w:hint="eastAsia"/>
                <w:sz w:val="21"/>
                <w:szCs w:val="21"/>
              </w:rPr>
              <w:t>、半年</w:t>
            </w:r>
            <w:ins w:id="882" w:author="Qiming Gu" w:date="2017-03-02T22:47:00Z">
              <w:r w:rsidR="00F3297A">
                <w:rPr>
                  <w:rFonts w:hint="eastAsia"/>
                  <w:sz w:val="21"/>
                  <w:szCs w:val="21"/>
                </w:rPr>
                <w:t>0</w:t>
              </w:r>
              <w:r w:rsidR="00370295">
                <w:rPr>
                  <w:rFonts w:hint="eastAsia"/>
                  <w:sz w:val="21"/>
                  <w:szCs w:val="21"/>
                </w:rPr>
                <w:t>2</w:t>
              </w:r>
            </w:ins>
          </w:p>
          <w:p w:rsidR="00984FAB" w:rsidRDefault="00A203D0" w:rsidP="00FA4596">
            <w:pPr>
              <w:spacing w:line="560" w:lineRule="exact"/>
              <w:rPr>
                <w:sz w:val="21"/>
                <w:szCs w:val="21"/>
              </w:rPr>
            </w:pPr>
            <w:del w:id="883" w:author="Qiming Gu" w:date="2017-03-02T22:51:00Z">
              <w:r w:rsidDel="006A5CED">
                <w:rPr>
                  <w:rFonts w:hint="eastAsia"/>
                  <w:sz w:val="21"/>
                  <w:szCs w:val="21"/>
                </w:rPr>
                <w:delText>半年</w:delText>
              </w:r>
            </w:del>
            <w:ins w:id="884" w:author="Qiming Gu" w:date="2017-03-02T22:51:00Z">
              <w:r w:rsidR="006A5CED">
                <w:rPr>
                  <w:rFonts w:hint="eastAsia"/>
                  <w:sz w:val="21"/>
                  <w:szCs w:val="21"/>
                </w:rPr>
                <w:t>每</w:t>
              </w:r>
            </w:ins>
            <w:r w:rsidR="009700DE">
              <w:rPr>
                <w:rFonts w:hint="eastAsia"/>
                <w:sz w:val="21"/>
                <w:szCs w:val="21"/>
              </w:rPr>
              <w:t>季度</w:t>
            </w:r>
            <w:ins w:id="885" w:author="Qiming Gu" w:date="2017-03-02T22:47:00Z">
              <w:r w:rsidR="00F3297A">
                <w:rPr>
                  <w:rFonts w:hint="eastAsia"/>
                  <w:sz w:val="21"/>
                  <w:szCs w:val="21"/>
                </w:rPr>
                <w:t>03</w:t>
              </w:r>
            </w:ins>
            <w:r w:rsidR="009700DE">
              <w:rPr>
                <w:rFonts w:hint="eastAsia"/>
                <w:sz w:val="21"/>
                <w:szCs w:val="21"/>
              </w:rPr>
              <w:t>、</w:t>
            </w:r>
            <w:del w:id="886" w:author="Qiming Gu" w:date="2017-03-02T22:51:00Z">
              <w:r w:rsidR="009700DE" w:rsidDel="006A5CED">
                <w:rPr>
                  <w:rFonts w:hint="eastAsia"/>
                  <w:sz w:val="21"/>
                  <w:szCs w:val="21"/>
                </w:rPr>
                <w:delText>半</w:delText>
              </w:r>
            </w:del>
            <w:ins w:id="887" w:author="Qiming Gu" w:date="2017-03-02T22:51:00Z">
              <w:r w:rsidR="006A5CED">
                <w:rPr>
                  <w:rFonts w:hint="eastAsia"/>
                  <w:sz w:val="21"/>
                  <w:szCs w:val="21"/>
                </w:rPr>
                <w:t>每月</w:t>
              </w:r>
            </w:ins>
            <w:del w:id="888" w:author="Qiming Gu" w:date="2017-03-02T22:51:00Z">
              <w:r w:rsidR="009700DE" w:rsidDel="006A5CED">
                <w:rPr>
                  <w:rFonts w:hint="eastAsia"/>
                  <w:sz w:val="21"/>
                  <w:szCs w:val="21"/>
                </w:rPr>
                <w:delText>年</w:delText>
              </w:r>
            </w:del>
            <w:ins w:id="889" w:author="Qiming Gu" w:date="2017-03-02T22:47:00Z">
              <w:r w:rsidR="00F3297A">
                <w:rPr>
                  <w:rFonts w:hint="eastAsia"/>
                  <w:sz w:val="21"/>
                  <w:szCs w:val="21"/>
                </w:rPr>
                <w:t>0</w:t>
              </w:r>
              <w:r w:rsidR="00370295">
                <w:rPr>
                  <w:rFonts w:hint="eastAsia"/>
                  <w:sz w:val="21"/>
                  <w:szCs w:val="21"/>
                </w:rPr>
                <w:t>4</w:t>
              </w:r>
            </w:ins>
            <w:r w:rsidR="009700DE">
              <w:rPr>
                <w:rFonts w:hint="eastAsia"/>
                <w:sz w:val="21"/>
                <w:szCs w:val="21"/>
              </w:rPr>
              <w:t>等</w:t>
            </w:r>
          </w:p>
        </w:tc>
      </w:tr>
      <w:tr w:rsidR="004B7D6B" w:rsidRPr="00226BD4" w:rsidTr="004B7D6B">
        <w:trPr>
          <w:trHeight w:val="441"/>
        </w:trPr>
        <w:tc>
          <w:tcPr>
            <w:tcW w:w="340" w:type="pct"/>
          </w:tcPr>
          <w:p w:rsidR="004B7D6B" w:rsidRPr="00226BD4" w:rsidRDefault="004B7D6B" w:rsidP="000A31F4">
            <w:pPr>
              <w:rPr>
                <w:sz w:val="21"/>
                <w:szCs w:val="21"/>
              </w:rPr>
            </w:pPr>
            <w:r>
              <w:rPr>
                <w:rFonts w:hint="eastAsia"/>
                <w:sz w:val="21"/>
                <w:szCs w:val="21"/>
              </w:rPr>
              <w:t>6</w:t>
            </w:r>
          </w:p>
        </w:tc>
        <w:tc>
          <w:tcPr>
            <w:tcW w:w="1054" w:type="pct"/>
          </w:tcPr>
          <w:p w:rsidR="004B7D6B" w:rsidRPr="00226BD4" w:rsidRDefault="004B7D6B" w:rsidP="000A31F4">
            <w:pPr>
              <w:rPr>
                <w:sz w:val="21"/>
                <w:szCs w:val="21"/>
              </w:rPr>
            </w:pPr>
            <w:r>
              <w:rPr>
                <w:sz w:val="21"/>
                <w:szCs w:val="21"/>
              </w:rPr>
              <w:t>gmt_create</w:t>
            </w:r>
          </w:p>
        </w:tc>
        <w:tc>
          <w:tcPr>
            <w:tcW w:w="998" w:type="pct"/>
          </w:tcPr>
          <w:p w:rsidR="004B7D6B" w:rsidRPr="00226BD4" w:rsidRDefault="004B7D6B" w:rsidP="000A31F4">
            <w:pPr>
              <w:rPr>
                <w:sz w:val="21"/>
                <w:szCs w:val="21"/>
              </w:rPr>
            </w:pPr>
            <w:r>
              <w:rPr>
                <w:rFonts w:hint="eastAsia"/>
                <w:sz w:val="21"/>
                <w:szCs w:val="21"/>
              </w:rPr>
              <w:t>创建</w:t>
            </w:r>
            <w:r w:rsidRPr="00226BD4">
              <w:rPr>
                <w:rFonts w:hint="eastAsia"/>
                <w:sz w:val="21"/>
                <w:szCs w:val="21"/>
              </w:rPr>
              <w:t>时间</w:t>
            </w:r>
          </w:p>
        </w:tc>
        <w:tc>
          <w:tcPr>
            <w:tcW w:w="1082" w:type="pct"/>
          </w:tcPr>
          <w:p w:rsidR="004B7D6B" w:rsidRPr="00226BD4" w:rsidRDefault="004B7D6B" w:rsidP="000A31F4">
            <w:pPr>
              <w:rPr>
                <w:sz w:val="21"/>
                <w:szCs w:val="21"/>
              </w:rPr>
            </w:pPr>
            <w:r>
              <w:rPr>
                <w:sz w:val="21"/>
                <w:szCs w:val="21"/>
              </w:rPr>
              <w:t>timestamp</w:t>
            </w:r>
          </w:p>
        </w:tc>
        <w:tc>
          <w:tcPr>
            <w:tcW w:w="1526" w:type="pct"/>
          </w:tcPr>
          <w:p w:rsidR="004B7D6B" w:rsidRPr="00226BD4" w:rsidRDefault="004B7D6B" w:rsidP="000A31F4">
            <w:pPr>
              <w:rPr>
                <w:sz w:val="21"/>
                <w:szCs w:val="21"/>
              </w:rPr>
            </w:pPr>
          </w:p>
        </w:tc>
      </w:tr>
      <w:tr w:rsidR="004B7D6B" w:rsidRPr="00226BD4" w:rsidTr="004B7D6B">
        <w:trPr>
          <w:trHeight w:val="441"/>
        </w:trPr>
        <w:tc>
          <w:tcPr>
            <w:tcW w:w="340" w:type="pct"/>
          </w:tcPr>
          <w:p w:rsidR="004B7D6B" w:rsidRPr="00226BD4" w:rsidRDefault="004B7D6B" w:rsidP="000A31F4">
            <w:pPr>
              <w:rPr>
                <w:sz w:val="21"/>
                <w:szCs w:val="21"/>
              </w:rPr>
            </w:pPr>
            <w:r>
              <w:rPr>
                <w:rFonts w:hint="eastAsia"/>
                <w:sz w:val="21"/>
                <w:szCs w:val="21"/>
              </w:rPr>
              <w:t>7</w:t>
            </w:r>
          </w:p>
        </w:tc>
        <w:tc>
          <w:tcPr>
            <w:tcW w:w="1054" w:type="pct"/>
          </w:tcPr>
          <w:p w:rsidR="004B7D6B" w:rsidRPr="00226BD4" w:rsidRDefault="004B7D6B" w:rsidP="000A31F4">
            <w:pPr>
              <w:rPr>
                <w:sz w:val="21"/>
                <w:szCs w:val="21"/>
              </w:rPr>
            </w:pPr>
            <w:r>
              <w:rPr>
                <w:sz w:val="21"/>
                <w:szCs w:val="21"/>
              </w:rPr>
              <w:t>gmt_modified</w:t>
            </w:r>
          </w:p>
        </w:tc>
        <w:tc>
          <w:tcPr>
            <w:tcW w:w="998" w:type="pct"/>
          </w:tcPr>
          <w:p w:rsidR="004B7D6B" w:rsidRPr="00226BD4" w:rsidRDefault="004B7D6B" w:rsidP="000A31F4">
            <w:pPr>
              <w:rPr>
                <w:sz w:val="21"/>
                <w:szCs w:val="21"/>
              </w:rPr>
            </w:pPr>
            <w:r>
              <w:rPr>
                <w:rFonts w:hint="eastAsia"/>
                <w:sz w:val="21"/>
                <w:szCs w:val="21"/>
              </w:rPr>
              <w:t>修改</w:t>
            </w:r>
            <w:r w:rsidRPr="00226BD4">
              <w:rPr>
                <w:rFonts w:hint="eastAsia"/>
                <w:sz w:val="21"/>
                <w:szCs w:val="21"/>
              </w:rPr>
              <w:t>时间</w:t>
            </w:r>
          </w:p>
        </w:tc>
        <w:tc>
          <w:tcPr>
            <w:tcW w:w="1082" w:type="pct"/>
          </w:tcPr>
          <w:p w:rsidR="004B7D6B" w:rsidRPr="00226BD4" w:rsidRDefault="004B7D6B" w:rsidP="000A31F4">
            <w:pPr>
              <w:rPr>
                <w:sz w:val="21"/>
                <w:szCs w:val="21"/>
              </w:rPr>
            </w:pPr>
            <w:r>
              <w:rPr>
                <w:sz w:val="21"/>
                <w:szCs w:val="21"/>
              </w:rPr>
              <w:t>timestamp</w:t>
            </w:r>
          </w:p>
        </w:tc>
        <w:tc>
          <w:tcPr>
            <w:tcW w:w="1526" w:type="pct"/>
          </w:tcPr>
          <w:p w:rsidR="004B7D6B" w:rsidRPr="00226BD4" w:rsidRDefault="004B7D6B" w:rsidP="000A31F4">
            <w:pPr>
              <w:rPr>
                <w:sz w:val="21"/>
                <w:szCs w:val="21"/>
              </w:rPr>
            </w:pPr>
          </w:p>
        </w:tc>
      </w:tr>
      <w:tr w:rsidR="004B7D6B" w:rsidRPr="00226BD4" w:rsidTr="004B7D6B">
        <w:trPr>
          <w:trHeight w:val="441"/>
        </w:trPr>
        <w:tc>
          <w:tcPr>
            <w:tcW w:w="340" w:type="pct"/>
          </w:tcPr>
          <w:p w:rsidR="004B7D6B" w:rsidRPr="00226BD4" w:rsidRDefault="004B7D6B" w:rsidP="000A31F4">
            <w:pPr>
              <w:rPr>
                <w:sz w:val="21"/>
                <w:szCs w:val="21"/>
              </w:rPr>
            </w:pPr>
            <w:r>
              <w:rPr>
                <w:rFonts w:ascii="等线" w:eastAsia="等线" w:hAnsi="等线" w:hint="eastAsia"/>
                <w:color w:val="000000"/>
                <w:sz w:val="22"/>
              </w:rPr>
              <w:t>8</w:t>
            </w:r>
          </w:p>
        </w:tc>
        <w:tc>
          <w:tcPr>
            <w:tcW w:w="1054" w:type="pct"/>
          </w:tcPr>
          <w:p w:rsidR="004B7D6B" w:rsidRPr="00226BD4" w:rsidRDefault="004B7D6B" w:rsidP="000A31F4">
            <w:pPr>
              <w:rPr>
                <w:sz w:val="21"/>
                <w:szCs w:val="21"/>
              </w:rPr>
            </w:pPr>
            <w:r>
              <w:rPr>
                <w:sz w:val="21"/>
                <w:szCs w:val="21"/>
              </w:rPr>
              <w:t>modified_person</w:t>
            </w:r>
          </w:p>
        </w:tc>
        <w:tc>
          <w:tcPr>
            <w:tcW w:w="998" w:type="pct"/>
          </w:tcPr>
          <w:p w:rsidR="004B7D6B" w:rsidRPr="00226BD4" w:rsidRDefault="004B7D6B" w:rsidP="000A31F4">
            <w:pPr>
              <w:rPr>
                <w:sz w:val="21"/>
                <w:szCs w:val="21"/>
              </w:rPr>
            </w:pPr>
            <w:r>
              <w:rPr>
                <w:rFonts w:hint="eastAsia"/>
                <w:sz w:val="21"/>
                <w:szCs w:val="21"/>
              </w:rPr>
              <w:t>修改者</w:t>
            </w:r>
          </w:p>
        </w:tc>
        <w:tc>
          <w:tcPr>
            <w:tcW w:w="1082" w:type="pct"/>
          </w:tcPr>
          <w:p w:rsidR="004B7D6B" w:rsidRPr="00226BD4" w:rsidRDefault="006245CA" w:rsidP="000A31F4">
            <w:pPr>
              <w:rPr>
                <w:sz w:val="21"/>
                <w:szCs w:val="21"/>
              </w:rPr>
            </w:pPr>
            <w:r>
              <w:rPr>
                <w:sz w:val="21"/>
                <w:szCs w:val="21"/>
              </w:rPr>
              <w:t>varchar(10)</w:t>
            </w:r>
          </w:p>
        </w:tc>
        <w:tc>
          <w:tcPr>
            <w:tcW w:w="1526" w:type="pct"/>
          </w:tcPr>
          <w:p w:rsidR="004B7D6B" w:rsidRPr="00226BD4" w:rsidRDefault="004B7D6B" w:rsidP="000A31F4">
            <w:pPr>
              <w:rPr>
                <w:sz w:val="21"/>
                <w:szCs w:val="21"/>
              </w:rPr>
            </w:pPr>
          </w:p>
        </w:tc>
      </w:tr>
    </w:tbl>
    <w:p w:rsidR="00984FAB" w:rsidRPr="00984FAB" w:rsidRDefault="007B6730" w:rsidP="00FA4596">
      <w:pPr>
        <w:spacing w:line="560" w:lineRule="exact"/>
      </w:pPr>
      <w:r w:rsidRPr="00FA4596">
        <w:rPr>
          <w:rFonts w:hint="eastAsia"/>
          <w:highlight w:val="yellow"/>
        </w:rPr>
        <w:lastRenderedPageBreak/>
        <w:t>这奖励标准和商户表里面的奖励标准有什么关系</w:t>
      </w:r>
      <w:r w:rsidRPr="00FA4596">
        <w:rPr>
          <w:highlight w:val="yellow"/>
        </w:rPr>
        <w:t>?</w:t>
      </w:r>
      <w:r w:rsidRPr="00FA4596">
        <w:rPr>
          <w:rFonts w:hint="eastAsia"/>
          <w:highlight w:val="yellow"/>
        </w:rPr>
        <w:t>如果标准未定或者标准经常改的话，不应该做到业务系统中，应该通过导出明细交易明细或者汇总信息进行计算。</w:t>
      </w:r>
    </w:p>
    <w:p w:rsidR="00D90D94" w:rsidRDefault="00D90D94" w:rsidP="00D90D94">
      <w:pPr>
        <w:pStyle w:val="3"/>
      </w:pPr>
      <w:bookmarkStart w:id="890" w:name="_Toc475656401"/>
      <w:r>
        <w:rPr>
          <w:rFonts w:hint="eastAsia"/>
        </w:rPr>
        <w:t>订单信息</w:t>
      </w:r>
      <w:r w:rsidR="000978B4">
        <w:rPr>
          <w:rFonts w:hint="eastAsia"/>
        </w:rPr>
        <w:t>（</w:t>
      </w:r>
      <w:r w:rsidR="000978B4">
        <w:rPr>
          <w:rFonts w:hint="eastAsia"/>
        </w:rPr>
        <w:t>wozhi</w:t>
      </w:r>
      <w:r w:rsidR="000978B4">
        <w:t>_order</w:t>
      </w:r>
      <w:r w:rsidR="000978B4">
        <w:rPr>
          <w:rFonts w:hint="eastAsia"/>
        </w:rPr>
        <w:t>）</w:t>
      </w:r>
      <w:bookmarkEnd w:id="890"/>
    </w:p>
    <w:tbl>
      <w:tblPr>
        <w:tblStyle w:val="a8"/>
        <w:tblW w:w="5000" w:type="pct"/>
        <w:tblLook w:val="04A0"/>
      </w:tblPr>
      <w:tblGrid>
        <w:gridCol w:w="564"/>
        <w:gridCol w:w="2164"/>
        <w:gridCol w:w="1583"/>
        <w:gridCol w:w="1727"/>
        <w:gridCol w:w="2484"/>
      </w:tblGrid>
      <w:tr w:rsidR="00D90D94" w:rsidRPr="00226BD4" w:rsidTr="00FA4596">
        <w:tc>
          <w:tcPr>
            <w:tcW w:w="283" w:type="pct"/>
          </w:tcPr>
          <w:p w:rsidR="00D90D94" w:rsidRPr="00226BD4" w:rsidRDefault="00D90D94" w:rsidP="00D90D94">
            <w:pPr>
              <w:spacing w:line="560" w:lineRule="exact"/>
              <w:rPr>
                <w:sz w:val="21"/>
                <w:szCs w:val="21"/>
              </w:rPr>
            </w:pPr>
            <w:r w:rsidRPr="00226BD4">
              <w:rPr>
                <w:rFonts w:hint="eastAsia"/>
                <w:sz w:val="21"/>
                <w:szCs w:val="21"/>
              </w:rPr>
              <w:t>序号</w:t>
            </w:r>
          </w:p>
        </w:tc>
        <w:tc>
          <w:tcPr>
            <w:tcW w:w="1282" w:type="pct"/>
          </w:tcPr>
          <w:p w:rsidR="00D90D94" w:rsidRPr="00226BD4" w:rsidRDefault="00D90D94" w:rsidP="00D90D94">
            <w:pPr>
              <w:spacing w:line="560" w:lineRule="exact"/>
              <w:rPr>
                <w:sz w:val="21"/>
                <w:szCs w:val="21"/>
              </w:rPr>
            </w:pPr>
            <w:r w:rsidRPr="00226BD4">
              <w:rPr>
                <w:rFonts w:hint="eastAsia"/>
                <w:sz w:val="21"/>
                <w:szCs w:val="21"/>
              </w:rPr>
              <w:t>列名</w:t>
            </w:r>
          </w:p>
        </w:tc>
        <w:tc>
          <w:tcPr>
            <w:tcW w:w="941" w:type="pct"/>
          </w:tcPr>
          <w:p w:rsidR="00D90D94" w:rsidRPr="00226BD4" w:rsidRDefault="00D90D94" w:rsidP="00D90D94">
            <w:pPr>
              <w:spacing w:line="560" w:lineRule="exact"/>
              <w:rPr>
                <w:sz w:val="21"/>
                <w:szCs w:val="21"/>
              </w:rPr>
            </w:pPr>
            <w:r>
              <w:rPr>
                <w:rFonts w:hint="eastAsia"/>
                <w:sz w:val="21"/>
                <w:szCs w:val="21"/>
              </w:rPr>
              <w:t>显示名称</w:t>
            </w:r>
          </w:p>
        </w:tc>
        <w:tc>
          <w:tcPr>
            <w:tcW w:w="1025" w:type="pct"/>
          </w:tcPr>
          <w:p w:rsidR="00D90D94" w:rsidRPr="00226BD4" w:rsidRDefault="00D90D94" w:rsidP="00D90D94">
            <w:pPr>
              <w:spacing w:line="560" w:lineRule="exact"/>
              <w:rPr>
                <w:sz w:val="21"/>
                <w:szCs w:val="21"/>
              </w:rPr>
            </w:pPr>
            <w:r w:rsidRPr="00226BD4">
              <w:rPr>
                <w:rFonts w:hint="eastAsia"/>
                <w:sz w:val="21"/>
                <w:szCs w:val="21"/>
              </w:rPr>
              <w:t>定义</w:t>
            </w:r>
          </w:p>
        </w:tc>
        <w:tc>
          <w:tcPr>
            <w:tcW w:w="1469" w:type="pct"/>
          </w:tcPr>
          <w:p w:rsidR="00D90D94" w:rsidRPr="00226BD4" w:rsidRDefault="00D90D94" w:rsidP="00D90D94">
            <w:pPr>
              <w:spacing w:line="560" w:lineRule="exact"/>
              <w:rPr>
                <w:sz w:val="21"/>
                <w:szCs w:val="21"/>
              </w:rPr>
            </w:pPr>
            <w:r w:rsidRPr="00226BD4">
              <w:rPr>
                <w:rFonts w:hint="eastAsia"/>
                <w:sz w:val="21"/>
                <w:szCs w:val="21"/>
              </w:rPr>
              <w:t>备注</w:t>
            </w:r>
          </w:p>
        </w:tc>
      </w:tr>
      <w:tr w:rsidR="00DB5960" w:rsidRPr="00226BD4" w:rsidTr="00FA4596">
        <w:tc>
          <w:tcPr>
            <w:tcW w:w="283" w:type="pct"/>
            <w:vAlign w:val="center"/>
          </w:tcPr>
          <w:p w:rsidR="00DB5960" w:rsidRPr="00226BD4" w:rsidRDefault="00DB5960" w:rsidP="00DB5960">
            <w:pPr>
              <w:spacing w:line="560" w:lineRule="exact"/>
              <w:rPr>
                <w:sz w:val="21"/>
                <w:szCs w:val="21"/>
              </w:rPr>
            </w:pPr>
            <w:r>
              <w:rPr>
                <w:rFonts w:ascii="等线" w:eastAsia="等线" w:hAnsi="等线" w:hint="eastAsia"/>
                <w:color w:val="000000"/>
                <w:sz w:val="22"/>
              </w:rPr>
              <w:t>1</w:t>
            </w:r>
          </w:p>
        </w:tc>
        <w:tc>
          <w:tcPr>
            <w:tcW w:w="1282" w:type="pct"/>
          </w:tcPr>
          <w:p w:rsidR="00DB5960" w:rsidRPr="00226BD4" w:rsidRDefault="00DB5960" w:rsidP="00DB5960">
            <w:pPr>
              <w:spacing w:line="560" w:lineRule="exact"/>
              <w:rPr>
                <w:sz w:val="21"/>
                <w:szCs w:val="21"/>
              </w:rPr>
            </w:pPr>
            <w:r>
              <w:rPr>
                <w:rFonts w:hint="eastAsia"/>
                <w:sz w:val="21"/>
                <w:szCs w:val="21"/>
              </w:rPr>
              <w:t>order</w:t>
            </w:r>
            <w:r>
              <w:rPr>
                <w:sz w:val="21"/>
                <w:szCs w:val="21"/>
              </w:rPr>
              <w:t>_id</w:t>
            </w:r>
          </w:p>
        </w:tc>
        <w:tc>
          <w:tcPr>
            <w:tcW w:w="941" w:type="pct"/>
          </w:tcPr>
          <w:p w:rsidR="00DB5960" w:rsidRDefault="00BF45FF" w:rsidP="00DB5960">
            <w:pPr>
              <w:spacing w:line="560" w:lineRule="exact"/>
              <w:rPr>
                <w:sz w:val="21"/>
                <w:szCs w:val="21"/>
              </w:rPr>
            </w:pPr>
            <w:r>
              <w:rPr>
                <w:rFonts w:hint="eastAsia"/>
                <w:sz w:val="21"/>
                <w:szCs w:val="21"/>
              </w:rPr>
              <w:t>id</w:t>
            </w:r>
          </w:p>
        </w:tc>
        <w:tc>
          <w:tcPr>
            <w:tcW w:w="1025" w:type="pct"/>
          </w:tcPr>
          <w:p w:rsidR="00DB5960" w:rsidRPr="00226BD4" w:rsidRDefault="00DB5960" w:rsidP="00DB5960">
            <w:pPr>
              <w:spacing w:line="560" w:lineRule="exact"/>
              <w:rPr>
                <w:sz w:val="21"/>
                <w:szCs w:val="21"/>
              </w:rPr>
            </w:pPr>
            <w:r>
              <w:rPr>
                <w:sz w:val="21"/>
                <w:szCs w:val="21"/>
              </w:rPr>
              <w:t>bigint</w:t>
            </w:r>
          </w:p>
        </w:tc>
        <w:tc>
          <w:tcPr>
            <w:tcW w:w="1469" w:type="pct"/>
          </w:tcPr>
          <w:p w:rsidR="00DB5960" w:rsidRPr="00226BD4" w:rsidRDefault="00DB5960" w:rsidP="00DB5960">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rsidTr="000A31F4">
        <w:tc>
          <w:tcPr>
            <w:tcW w:w="283" w:type="pct"/>
            <w:vAlign w:val="center"/>
          </w:tcPr>
          <w:p w:rsidR="00BF45FF" w:rsidRPr="00226BD4" w:rsidRDefault="00BF45FF" w:rsidP="000A31F4">
            <w:pPr>
              <w:rPr>
                <w:sz w:val="21"/>
                <w:szCs w:val="21"/>
              </w:rPr>
            </w:pPr>
            <w:r>
              <w:rPr>
                <w:rFonts w:ascii="等线" w:eastAsia="等线" w:hAnsi="等线" w:hint="eastAsia"/>
                <w:color w:val="000000"/>
                <w:sz w:val="22"/>
              </w:rPr>
              <w:t>2</w:t>
            </w:r>
          </w:p>
        </w:tc>
        <w:tc>
          <w:tcPr>
            <w:tcW w:w="1282" w:type="pct"/>
          </w:tcPr>
          <w:p w:rsidR="00BF45FF" w:rsidRPr="00226BD4" w:rsidRDefault="00BF45FF" w:rsidP="000A31F4">
            <w:pPr>
              <w:rPr>
                <w:sz w:val="21"/>
                <w:szCs w:val="21"/>
              </w:rPr>
            </w:pPr>
            <w:r>
              <w:rPr>
                <w:rFonts w:hint="eastAsia"/>
                <w:sz w:val="21"/>
                <w:szCs w:val="21"/>
              </w:rPr>
              <w:t>order</w:t>
            </w:r>
            <w:r>
              <w:rPr>
                <w:sz w:val="21"/>
                <w:szCs w:val="21"/>
              </w:rPr>
              <w:t>_</w:t>
            </w:r>
            <w:r>
              <w:rPr>
                <w:rFonts w:hint="eastAsia"/>
                <w:sz w:val="21"/>
                <w:szCs w:val="21"/>
              </w:rPr>
              <w:t>number</w:t>
            </w:r>
          </w:p>
        </w:tc>
        <w:tc>
          <w:tcPr>
            <w:tcW w:w="941" w:type="pct"/>
          </w:tcPr>
          <w:p w:rsidR="00BF45FF" w:rsidRPr="00226BD4" w:rsidRDefault="00BF45FF" w:rsidP="000A31F4">
            <w:pPr>
              <w:rPr>
                <w:sz w:val="21"/>
                <w:szCs w:val="21"/>
              </w:rPr>
            </w:pPr>
            <w:r>
              <w:rPr>
                <w:rFonts w:hint="eastAsia"/>
                <w:sz w:val="21"/>
                <w:szCs w:val="21"/>
              </w:rPr>
              <w:t>订单编号</w:t>
            </w:r>
          </w:p>
        </w:tc>
        <w:tc>
          <w:tcPr>
            <w:tcW w:w="1025" w:type="pct"/>
          </w:tcPr>
          <w:p w:rsidR="00BF45FF" w:rsidRPr="00226BD4" w:rsidRDefault="00BF45FF" w:rsidP="000A31F4">
            <w:pPr>
              <w:rPr>
                <w:sz w:val="21"/>
                <w:szCs w:val="21"/>
              </w:rPr>
            </w:pPr>
            <w:r w:rsidRPr="009E77CA">
              <w:rPr>
                <w:sz w:val="21"/>
                <w:szCs w:val="21"/>
              </w:rPr>
              <w:t>char</w:t>
            </w:r>
            <w:r w:rsidRPr="00226BD4">
              <w:rPr>
                <w:sz w:val="21"/>
                <w:szCs w:val="21"/>
              </w:rPr>
              <w:t>(20)</w:t>
            </w:r>
          </w:p>
        </w:tc>
        <w:tc>
          <w:tcPr>
            <w:tcW w:w="1469" w:type="pct"/>
          </w:tcPr>
          <w:p w:rsidR="00BF45FF" w:rsidRPr="00226BD4" w:rsidRDefault="00BF45FF" w:rsidP="000A31F4">
            <w:pPr>
              <w:rPr>
                <w:sz w:val="21"/>
                <w:szCs w:val="21"/>
              </w:rPr>
            </w:pPr>
            <w:r>
              <w:rPr>
                <w:rFonts w:hint="eastAsia"/>
                <w:sz w:val="21"/>
                <w:szCs w:val="21"/>
              </w:rPr>
              <w:t>上游提供</w:t>
            </w:r>
          </w:p>
        </w:tc>
      </w:tr>
      <w:tr w:rsidR="00DB5960" w:rsidRPr="00226BD4" w:rsidTr="00FA4596">
        <w:tc>
          <w:tcPr>
            <w:tcW w:w="283" w:type="pct"/>
            <w:vAlign w:val="center"/>
          </w:tcPr>
          <w:p w:rsidR="00DB5960" w:rsidRPr="00226BD4" w:rsidRDefault="00DB5960" w:rsidP="00DB5960">
            <w:pPr>
              <w:rPr>
                <w:sz w:val="21"/>
                <w:szCs w:val="21"/>
              </w:rPr>
            </w:pPr>
            <w:del w:id="891" w:author="think" w:date="2017-05-01T12:25:00Z">
              <w:r w:rsidDel="003B6906">
                <w:rPr>
                  <w:rFonts w:ascii="等线" w:eastAsia="等线" w:hAnsi="等线" w:hint="eastAsia"/>
                  <w:color w:val="000000"/>
                  <w:sz w:val="22"/>
                </w:rPr>
                <w:delText>2</w:delText>
              </w:r>
            </w:del>
            <w:ins w:id="892" w:author="think" w:date="2017-05-01T12:25:00Z">
              <w:r w:rsidR="003B6906">
                <w:rPr>
                  <w:rFonts w:ascii="等线" w:eastAsia="等线" w:hAnsi="等线" w:hint="eastAsia"/>
                  <w:color w:val="000000"/>
                  <w:sz w:val="22"/>
                </w:rPr>
                <w:t>3</w:t>
              </w:r>
            </w:ins>
          </w:p>
        </w:tc>
        <w:tc>
          <w:tcPr>
            <w:tcW w:w="1282" w:type="pct"/>
          </w:tcPr>
          <w:p w:rsidR="00DB5960" w:rsidRPr="00226BD4" w:rsidRDefault="00DB5960" w:rsidP="00DB5960">
            <w:pPr>
              <w:rPr>
                <w:sz w:val="21"/>
                <w:szCs w:val="21"/>
              </w:rPr>
            </w:pPr>
            <w:r>
              <w:rPr>
                <w:sz w:val="21"/>
                <w:szCs w:val="21"/>
              </w:rPr>
              <w:t>merchant_code</w:t>
            </w:r>
          </w:p>
        </w:tc>
        <w:tc>
          <w:tcPr>
            <w:tcW w:w="941" w:type="pct"/>
          </w:tcPr>
          <w:p w:rsidR="00DB5960" w:rsidRPr="00226BD4" w:rsidRDefault="00DB5960" w:rsidP="00DB5960">
            <w:pPr>
              <w:rPr>
                <w:sz w:val="21"/>
                <w:szCs w:val="21"/>
              </w:rPr>
            </w:pPr>
            <w:r w:rsidRPr="00226BD4">
              <w:rPr>
                <w:rFonts w:hint="eastAsia"/>
                <w:sz w:val="21"/>
                <w:szCs w:val="21"/>
              </w:rPr>
              <w:t>商户</w:t>
            </w:r>
            <w:r>
              <w:rPr>
                <w:rFonts w:hint="eastAsia"/>
                <w:sz w:val="21"/>
                <w:szCs w:val="21"/>
              </w:rPr>
              <w:t>编号</w:t>
            </w:r>
          </w:p>
        </w:tc>
        <w:tc>
          <w:tcPr>
            <w:tcW w:w="1025" w:type="pct"/>
          </w:tcPr>
          <w:p w:rsidR="00DB5960" w:rsidRPr="00226BD4" w:rsidRDefault="00DB5960" w:rsidP="00DB5960">
            <w:pPr>
              <w:rPr>
                <w:sz w:val="21"/>
                <w:szCs w:val="21"/>
              </w:rPr>
            </w:pPr>
            <w:r w:rsidRPr="009E77CA">
              <w:rPr>
                <w:sz w:val="21"/>
                <w:szCs w:val="21"/>
              </w:rPr>
              <w:t>char</w:t>
            </w:r>
            <w:r w:rsidRPr="00226BD4">
              <w:rPr>
                <w:sz w:val="21"/>
                <w:szCs w:val="21"/>
              </w:rPr>
              <w:t>(20)</w:t>
            </w:r>
          </w:p>
        </w:tc>
        <w:tc>
          <w:tcPr>
            <w:tcW w:w="1469" w:type="pct"/>
          </w:tcPr>
          <w:p w:rsidR="00DB5960" w:rsidRPr="00226BD4" w:rsidRDefault="00DB5960" w:rsidP="00DB5960">
            <w:pPr>
              <w:rPr>
                <w:sz w:val="21"/>
                <w:szCs w:val="21"/>
              </w:rPr>
            </w:pPr>
          </w:p>
        </w:tc>
      </w:tr>
      <w:tr w:rsidR="00DB5960" w:rsidRPr="00226BD4" w:rsidTr="00FA4596">
        <w:tc>
          <w:tcPr>
            <w:tcW w:w="283" w:type="pct"/>
            <w:vAlign w:val="center"/>
          </w:tcPr>
          <w:p w:rsidR="00DB5960" w:rsidRPr="00226BD4" w:rsidRDefault="00DB5960" w:rsidP="00DB5960">
            <w:pPr>
              <w:rPr>
                <w:sz w:val="21"/>
                <w:szCs w:val="21"/>
              </w:rPr>
            </w:pPr>
            <w:del w:id="893" w:author="think" w:date="2017-05-01T12:25:00Z">
              <w:r w:rsidDel="003B6906">
                <w:rPr>
                  <w:rFonts w:ascii="等线" w:eastAsia="等线" w:hAnsi="等线" w:hint="eastAsia"/>
                  <w:color w:val="000000"/>
                  <w:sz w:val="22"/>
                </w:rPr>
                <w:delText>3</w:delText>
              </w:r>
            </w:del>
            <w:ins w:id="894" w:author="think" w:date="2017-05-01T12:25:00Z">
              <w:r w:rsidR="003B6906">
                <w:rPr>
                  <w:rFonts w:ascii="等线" w:eastAsia="等线" w:hAnsi="等线" w:hint="eastAsia"/>
                  <w:color w:val="000000"/>
                  <w:sz w:val="22"/>
                </w:rPr>
                <w:t>4</w:t>
              </w:r>
            </w:ins>
          </w:p>
        </w:tc>
        <w:tc>
          <w:tcPr>
            <w:tcW w:w="1282" w:type="pct"/>
          </w:tcPr>
          <w:p w:rsidR="00DB5960" w:rsidRPr="00226BD4" w:rsidRDefault="00DB5960" w:rsidP="00DB5960">
            <w:pPr>
              <w:rPr>
                <w:sz w:val="21"/>
                <w:szCs w:val="21"/>
              </w:rPr>
            </w:pPr>
            <w:r>
              <w:rPr>
                <w:sz w:val="21"/>
                <w:szCs w:val="21"/>
              </w:rPr>
              <w:t>merchant_</w:t>
            </w:r>
            <w:r w:rsidRPr="00226BD4">
              <w:rPr>
                <w:sz w:val="21"/>
                <w:szCs w:val="21"/>
              </w:rPr>
              <w:t>name</w:t>
            </w:r>
          </w:p>
        </w:tc>
        <w:tc>
          <w:tcPr>
            <w:tcW w:w="941" w:type="pct"/>
          </w:tcPr>
          <w:p w:rsidR="00DB5960" w:rsidRPr="00226BD4" w:rsidRDefault="00DB5960" w:rsidP="00DB5960">
            <w:pPr>
              <w:rPr>
                <w:sz w:val="21"/>
                <w:szCs w:val="21"/>
              </w:rPr>
            </w:pPr>
            <w:r w:rsidRPr="00226BD4">
              <w:rPr>
                <w:rFonts w:hint="eastAsia"/>
                <w:sz w:val="21"/>
                <w:szCs w:val="21"/>
              </w:rPr>
              <w:t>商户名称</w:t>
            </w:r>
          </w:p>
        </w:tc>
        <w:tc>
          <w:tcPr>
            <w:tcW w:w="1025" w:type="pct"/>
          </w:tcPr>
          <w:p w:rsidR="00DB5960" w:rsidRPr="00226BD4" w:rsidRDefault="00DB5960" w:rsidP="00DB5960">
            <w:pPr>
              <w:rPr>
                <w:sz w:val="21"/>
                <w:szCs w:val="21"/>
              </w:rPr>
            </w:pPr>
            <w:r w:rsidRPr="00226BD4">
              <w:rPr>
                <w:sz w:val="21"/>
                <w:szCs w:val="21"/>
              </w:rPr>
              <w:t>varchar(</w:t>
            </w:r>
            <w:r>
              <w:rPr>
                <w:rFonts w:hint="eastAsia"/>
                <w:sz w:val="21"/>
                <w:szCs w:val="21"/>
              </w:rPr>
              <w:t>5</w:t>
            </w:r>
            <w:r w:rsidRPr="00226BD4">
              <w:rPr>
                <w:sz w:val="21"/>
                <w:szCs w:val="21"/>
              </w:rPr>
              <w:t>0)</w:t>
            </w:r>
          </w:p>
        </w:tc>
        <w:tc>
          <w:tcPr>
            <w:tcW w:w="1469" w:type="pct"/>
          </w:tcPr>
          <w:p w:rsidR="00DB5960" w:rsidRPr="00226BD4" w:rsidRDefault="00DB5960" w:rsidP="00DB5960">
            <w:pPr>
              <w:rPr>
                <w:sz w:val="21"/>
                <w:szCs w:val="21"/>
              </w:rPr>
            </w:pPr>
            <w:r>
              <w:rPr>
                <w:rFonts w:hint="eastAsia"/>
                <w:sz w:val="21"/>
                <w:szCs w:val="21"/>
              </w:rPr>
              <w:t>由上游主动通知获取</w:t>
            </w:r>
          </w:p>
        </w:tc>
      </w:tr>
      <w:tr w:rsidR="00DB5960" w:rsidRPr="00226BD4" w:rsidTr="00FA4596">
        <w:tc>
          <w:tcPr>
            <w:tcW w:w="283" w:type="pct"/>
            <w:vAlign w:val="center"/>
          </w:tcPr>
          <w:p w:rsidR="00DB5960" w:rsidRDefault="00DB5960" w:rsidP="00DB5960">
            <w:pPr>
              <w:spacing w:line="560" w:lineRule="exact"/>
              <w:rPr>
                <w:sz w:val="21"/>
                <w:szCs w:val="21"/>
              </w:rPr>
            </w:pPr>
            <w:del w:id="895" w:author="think" w:date="2017-05-01T12:25:00Z">
              <w:r w:rsidDel="003B6906">
                <w:rPr>
                  <w:rFonts w:ascii="等线" w:eastAsia="等线" w:hAnsi="等线" w:hint="eastAsia"/>
                  <w:color w:val="000000"/>
                  <w:sz w:val="22"/>
                </w:rPr>
                <w:delText>4</w:delText>
              </w:r>
            </w:del>
            <w:ins w:id="896" w:author="think" w:date="2017-05-01T12:25:00Z">
              <w:r w:rsidR="003B6906">
                <w:rPr>
                  <w:rFonts w:ascii="等线" w:eastAsia="等线" w:hAnsi="等线" w:hint="eastAsia"/>
                  <w:color w:val="000000"/>
                  <w:sz w:val="22"/>
                </w:rPr>
                <w:t>5</w:t>
              </w:r>
            </w:ins>
          </w:p>
        </w:tc>
        <w:tc>
          <w:tcPr>
            <w:tcW w:w="1282" w:type="pct"/>
          </w:tcPr>
          <w:p w:rsidR="00DB5960" w:rsidRPr="00226BD4" w:rsidRDefault="00DB5960" w:rsidP="00DB5960">
            <w:pPr>
              <w:spacing w:line="560" w:lineRule="exact"/>
              <w:rPr>
                <w:sz w:val="21"/>
                <w:szCs w:val="21"/>
              </w:rPr>
            </w:pPr>
            <w:r>
              <w:rPr>
                <w:sz w:val="21"/>
                <w:szCs w:val="21"/>
              </w:rPr>
              <w:t>txn_amt</w:t>
            </w:r>
          </w:p>
        </w:tc>
        <w:tc>
          <w:tcPr>
            <w:tcW w:w="941" w:type="pct"/>
          </w:tcPr>
          <w:p w:rsidR="00DB5960" w:rsidRPr="00226BD4" w:rsidRDefault="00DB5960" w:rsidP="00DB5960">
            <w:pPr>
              <w:spacing w:line="560" w:lineRule="exact"/>
              <w:rPr>
                <w:sz w:val="21"/>
                <w:szCs w:val="21"/>
              </w:rPr>
            </w:pPr>
            <w:r>
              <w:rPr>
                <w:rFonts w:hint="eastAsia"/>
                <w:sz w:val="21"/>
                <w:szCs w:val="21"/>
              </w:rPr>
              <w:t>交易金额</w:t>
            </w:r>
          </w:p>
        </w:tc>
        <w:tc>
          <w:tcPr>
            <w:tcW w:w="1025" w:type="pct"/>
          </w:tcPr>
          <w:p w:rsidR="00DB5960" w:rsidRPr="00226BD4" w:rsidRDefault="00DB5960" w:rsidP="00DB5960">
            <w:pPr>
              <w:spacing w:line="560" w:lineRule="exact"/>
              <w:rPr>
                <w:sz w:val="21"/>
                <w:szCs w:val="21"/>
              </w:rPr>
            </w:pPr>
            <w:r w:rsidRPr="00226BD4">
              <w:rPr>
                <w:sz w:val="21"/>
                <w:szCs w:val="21"/>
              </w:rPr>
              <w:t>decimal(10,4)</w:t>
            </w:r>
          </w:p>
        </w:tc>
        <w:tc>
          <w:tcPr>
            <w:tcW w:w="1469" w:type="pct"/>
          </w:tcPr>
          <w:p w:rsidR="00DB5960" w:rsidRPr="00226BD4" w:rsidRDefault="00DB5960" w:rsidP="00DB5960">
            <w:pPr>
              <w:spacing w:line="560" w:lineRule="exact"/>
              <w:rPr>
                <w:sz w:val="21"/>
                <w:szCs w:val="21"/>
              </w:rPr>
            </w:pPr>
          </w:p>
        </w:tc>
      </w:tr>
      <w:tr w:rsidR="00DB5960" w:rsidRPr="00226BD4" w:rsidTr="00FA4596">
        <w:tc>
          <w:tcPr>
            <w:tcW w:w="283" w:type="pct"/>
            <w:vAlign w:val="center"/>
          </w:tcPr>
          <w:p w:rsidR="00DB5960" w:rsidRDefault="00DB5960" w:rsidP="00DB5960">
            <w:pPr>
              <w:spacing w:line="560" w:lineRule="exact"/>
              <w:rPr>
                <w:sz w:val="21"/>
                <w:szCs w:val="21"/>
              </w:rPr>
            </w:pPr>
            <w:del w:id="897" w:author="think" w:date="2017-05-01T12:25:00Z">
              <w:r w:rsidDel="003B6906">
                <w:rPr>
                  <w:rFonts w:ascii="等线" w:eastAsia="等线" w:hAnsi="等线" w:hint="eastAsia"/>
                  <w:color w:val="000000"/>
                  <w:sz w:val="22"/>
                </w:rPr>
                <w:delText>5</w:delText>
              </w:r>
            </w:del>
            <w:ins w:id="898" w:author="think" w:date="2017-05-01T12:25:00Z">
              <w:r w:rsidR="003B6906">
                <w:rPr>
                  <w:rFonts w:ascii="等线" w:eastAsia="等线" w:hAnsi="等线" w:hint="eastAsia"/>
                  <w:color w:val="000000"/>
                  <w:sz w:val="22"/>
                </w:rPr>
                <w:t>6</w:t>
              </w:r>
            </w:ins>
          </w:p>
        </w:tc>
        <w:tc>
          <w:tcPr>
            <w:tcW w:w="1282" w:type="pct"/>
          </w:tcPr>
          <w:p w:rsidR="00DB5960" w:rsidRPr="00226BD4" w:rsidRDefault="00DB5960" w:rsidP="00DB5960">
            <w:pPr>
              <w:spacing w:line="560" w:lineRule="exact"/>
              <w:rPr>
                <w:sz w:val="21"/>
                <w:szCs w:val="21"/>
              </w:rPr>
            </w:pPr>
            <w:r>
              <w:rPr>
                <w:sz w:val="21"/>
                <w:szCs w:val="21"/>
              </w:rPr>
              <w:t>currency_code</w:t>
            </w:r>
          </w:p>
        </w:tc>
        <w:tc>
          <w:tcPr>
            <w:tcW w:w="941" w:type="pct"/>
          </w:tcPr>
          <w:p w:rsidR="00DB5960" w:rsidRPr="00226BD4" w:rsidRDefault="00DB5960" w:rsidP="00DB5960">
            <w:pPr>
              <w:spacing w:line="560" w:lineRule="exact"/>
              <w:rPr>
                <w:sz w:val="21"/>
                <w:szCs w:val="21"/>
              </w:rPr>
            </w:pPr>
            <w:r>
              <w:rPr>
                <w:rFonts w:hint="eastAsia"/>
                <w:sz w:val="21"/>
                <w:szCs w:val="21"/>
              </w:rPr>
              <w:t>交易货币</w:t>
            </w:r>
          </w:p>
        </w:tc>
        <w:tc>
          <w:tcPr>
            <w:tcW w:w="1025" w:type="pct"/>
          </w:tcPr>
          <w:p w:rsidR="00DB5960" w:rsidRPr="00226BD4" w:rsidRDefault="00DB5960" w:rsidP="00DB5960">
            <w:pPr>
              <w:spacing w:line="560" w:lineRule="exact"/>
              <w:rPr>
                <w:sz w:val="21"/>
                <w:szCs w:val="21"/>
              </w:rPr>
            </w:pPr>
            <w:r w:rsidRPr="00226BD4">
              <w:rPr>
                <w:sz w:val="21"/>
                <w:szCs w:val="21"/>
              </w:rPr>
              <w:t>char(</w:t>
            </w:r>
            <w:r>
              <w:rPr>
                <w:rFonts w:hint="eastAsia"/>
                <w:sz w:val="21"/>
                <w:szCs w:val="21"/>
              </w:rPr>
              <w:t>3</w:t>
            </w:r>
            <w:r w:rsidRPr="00226BD4">
              <w:rPr>
                <w:sz w:val="21"/>
                <w:szCs w:val="21"/>
              </w:rPr>
              <w:t>)</w:t>
            </w:r>
          </w:p>
        </w:tc>
        <w:tc>
          <w:tcPr>
            <w:tcW w:w="1469" w:type="pct"/>
          </w:tcPr>
          <w:p w:rsidR="00DB5960" w:rsidRDefault="00DB5960" w:rsidP="00DB5960">
            <w:pPr>
              <w:spacing w:line="560" w:lineRule="exact"/>
              <w:rPr>
                <w:sz w:val="21"/>
                <w:szCs w:val="21"/>
              </w:rPr>
            </w:pPr>
            <w:r>
              <w:rPr>
                <w:rFonts w:hint="eastAsia"/>
                <w:sz w:val="21"/>
                <w:szCs w:val="21"/>
              </w:rPr>
              <w:t>人民币，</w:t>
            </w:r>
            <w:r>
              <w:rPr>
                <w:rFonts w:hint="eastAsia"/>
                <w:sz w:val="21"/>
                <w:szCs w:val="21"/>
              </w:rPr>
              <w:t>CNY</w:t>
            </w:r>
          </w:p>
        </w:tc>
      </w:tr>
      <w:tr w:rsidR="00DB5960" w:rsidRPr="00226BD4" w:rsidTr="00FA4596">
        <w:tc>
          <w:tcPr>
            <w:tcW w:w="283" w:type="pct"/>
            <w:vAlign w:val="center"/>
          </w:tcPr>
          <w:p w:rsidR="00DB5960" w:rsidRDefault="00DB5960" w:rsidP="00DB5960">
            <w:pPr>
              <w:spacing w:line="560" w:lineRule="exact"/>
              <w:rPr>
                <w:sz w:val="21"/>
                <w:szCs w:val="21"/>
              </w:rPr>
            </w:pPr>
            <w:del w:id="899" w:author="think" w:date="2017-05-01T12:25:00Z">
              <w:r w:rsidDel="003B6906">
                <w:rPr>
                  <w:rFonts w:ascii="等线" w:eastAsia="等线" w:hAnsi="等线" w:hint="eastAsia"/>
                  <w:color w:val="000000"/>
                  <w:sz w:val="22"/>
                </w:rPr>
                <w:delText>6</w:delText>
              </w:r>
            </w:del>
            <w:ins w:id="900" w:author="think" w:date="2017-05-01T12:25:00Z">
              <w:r w:rsidR="003B6906">
                <w:rPr>
                  <w:rFonts w:ascii="等线" w:eastAsia="等线" w:hAnsi="等线" w:hint="eastAsia"/>
                  <w:color w:val="000000"/>
                  <w:sz w:val="22"/>
                </w:rPr>
                <w:t>7</w:t>
              </w:r>
            </w:ins>
          </w:p>
        </w:tc>
        <w:tc>
          <w:tcPr>
            <w:tcW w:w="1282" w:type="pct"/>
          </w:tcPr>
          <w:p w:rsidR="00DB5960" w:rsidRDefault="00DB5960" w:rsidP="00DB5960">
            <w:pPr>
              <w:spacing w:line="560" w:lineRule="exact"/>
              <w:rPr>
                <w:sz w:val="21"/>
                <w:szCs w:val="21"/>
              </w:rPr>
            </w:pPr>
            <w:r>
              <w:rPr>
                <w:rFonts w:hint="eastAsia"/>
                <w:sz w:val="21"/>
                <w:szCs w:val="21"/>
              </w:rPr>
              <w:t>upstream</w:t>
            </w:r>
            <w:r>
              <w:rPr>
                <w:sz w:val="21"/>
                <w:szCs w:val="21"/>
              </w:rPr>
              <w:t>_</w:t>
            </w:r>
            <w:r>
              <w:rPr>
                <w:rFonts w:hint="eastAsia"/>
                <w:sz w:val="21"/>
                <w:szCs w:val="21"/>
              </w:rPr>
              <w:t>order_state</w:t>
            </w:r>
          </w:p>
        </w:tc>
        <w:tc>
          <w:tcPr>
            <w:tcW w:w="941" w:type="pct"/>
          </w:tcPr>
          <w:p w:rsidR="00DB5960" w:rsidRDefault="00DB5960" w:rsidP="00DB5960">
            <w:pPr>
              <w:spacing w:line="560" w:lineRule="exact"/>
              <w:rPr>
                <w:sz w:val="21"/>
                <w:szCs w:val="21"/>
              </w:rPr>
            </w:pPr>
            <w:r>
              <w:rPr>
                <w:rFonts w:hint="eastAsia"/>
                <w:sz w:val="21"/>
                <w:szCs w:val="21"/>
              </w:rPr>
              <w:t>上游通知订单状态</w:t>
            </w:r>
          </w:p>
        </w:tc>
        <w:tc>
          <w:tcPr>
            <w:tcW w:w="1025" w:type="pct"/>
          </w:tcPr>
          <w:p w:rsidR="00DB5960" w:rsidRPr="00226BD4" w:rsidRDefault="00DB5960" w:rsidP="00DB5960">
            <w:pPr>
              <w:spacing w:line="560" w:lineRule="exact"/>
              <w:rPr>
                <w:sz w:val="21"/>
                <w:szCs w:val="21"/>
              </w:rPr>
            </w:pPr>
            <w:r>
              <w:rPr>
                <w:rFonts w:hint="eastAsia"/>
                <w:sz w:val="21"/>
                <w:szCs w:val="21"/>
              </w:rPr>
              <w:t>char</w:t>
            </w:r>
            <w:r>
              <w:rPr>
                <w:sz w:val="21"/>
                <w:szCs w:val="21"/>
              </w:rPr>
              <w:t>(10)</w:t>
            </w:r>
          </w:p>
        </w:tc>
        <w:tc>
          <w:tcPr>
            <w:tcW w:w="1469" w:type="pct"/>
          </w:tcPr>
          <w:p w:rsidR="00DB5960" w:rsidRDefault="00DB5960" w:rsidP="00DB5960">
            <w:pPr>
              <w:spacing w:line="560" w:lineRule="exact"/>
              <w:rPr>
                <w:sz w:val="21"/>
                <w:szCs w:val="21"/>
              </w:rPr>
            </w:pPr>
            <w:r>
              <w:rPr>
                <w:rFonts w:hint="eastAsia"/>
                <w:sz w:val="21"/>
                <w:szCs w:val="21"/>
              </w:rPr>
              <w:t>上游通知订单状态</w:t>
            </w:r>
          </w:p>
        </w:tc>
      </w:tr>
      <w:tr w:rsidR="00DB5960" w:rsidRPr="00226BD4" w:rsidTr="00FA4596">
        <w:tc>
          <w:tcPr>
            <w:tcW w:w="283" w:type="pct"/>
            <w:vAlign w:val="center"/>
          </w:tcPr>
          <w:p w:rsidR="00DB5960" w:rsidRDefault="00DB5960" w:rsidP="00DB5960">
            <w:pPr>
              <w:spacing w:line="560" w:lineRule="exact"/>
              <w:rPr>
                <w:sz w:val="21"/>
                <w:szCs w:val="21"/>
              </w:rPr>
            </w:pPr>
            <w:del w:id="901" w:author="think" w:date="2017-05-01T12:25:00Z">
              <w:r w:rsidDel="003B6906">
                <w:rPr>
                  <w:rFonts w:ascii="等线" w:eastAsia="等线" w:hAnsi="等线" w:hint="eastAsia"/>
                  <w:color w:val="000000"/>
                  <w:sz w:val="22"/>
                </w:rPr>
                <w:delText>7</w:delText>
              </w:r>
            </w:del>
            <w:ins w:id="902" w:author="think" w:date="2017-05-01T12:25:00Z">
              <w:r w:rsidR="003B6906">
                <w:rPr>
                  <w:rFonts w:ascii="等线" w:eastAsia="等线" w:hAnsi="等线" w:hint="eastAsia"/>
                  <w:color w:val="000000"/>
                  <w:sz w:val="22"/>
                </w:rPr>
                <w:t>8</w:t>
              </w:r>
            </w:ins>
          </w:p>
        </w:tc>
        <w:tc>
          <w:tcPr>
            <w:tcW w:w="1282" w:type="pct"/>
          </w:tcPr>
          <w:p w:rsidR="00DB5960" w:rsidRDefault="00DB5960" w:rsidP="00DB5960">
            <w:pPr>
              <w:spacing w:line="560" w:lineRule="exact"/>
              <w:rPr>
                <w:sz w:val="21"/>
                <w:szCs w:val="21"/>
              </w:rPr>
            </w:pPr>
            <w:r>
              <w:rPr>
                <w:rFonts w:hint="eastAsia"/>
                <w:sz w:val="21"/>
                <w:szCs w:val="21"/>
              </w:rPr>
              <w:t>settle</w:t>
            </w:r>
            <w:r>
              <w:rPr>
                <w:sz w:val="21"/>
                <w:szCs w:val="21"/>
              </w:rPr>
              <w:t>_order_state</w:t>
            </w:r>
          </w:p>
        </w:tc>
        <w:tc>
          <w:tcPr>
            <w:tcW w:w="941" w:type="pct"/>
          </w:tcPr>
          <w:p w:rsidR="00DB5960" w:rsidRDefault="00DB5960" w:rsidP="00DB5960">
            <w:pPr>
              <w:spacing w:line="560" w:lineRule="exact"/>
              <w:rPr>
                <w:sz w:val="21"/>
                <w:szCs w:val="21"/>
              </w:rPr>
            </w:pPr>
            <w:r>
              <w:rPr>
                <w:rFonts w:hint="eastAsia"/>
                <w:sz w:val="21"/>
                <w:szCs w:val="21"/>
              </w:rPr>
              <w:t>对账确认订单状态</w:t>
            </w:r>
          </w:p>
        </w:tc>
        <w:tc>
          <w:tcPr>
            <w:tcW w:w="1025" w:type="pct"/>
          </w:tcPr>
          <w:p w:rsidR="00DB5960" w:rsidRDefault="00DB5960" w:rsidP="00DB5960">
            <w:pPr>
              <w:spacing w:line="560" w:lineRule="exact"/>
              <w:rPr>
                <w:sz w:val="21"/>
                <w:szCs w:val="21"/>
              </w:rPr>
            </w:pPr>
            <w:r>
              <w:rPr>
                <w:sz w:val="21"/>
                <w:szCs w:val="21"/>
              </w:rPr>
              <w:t>char(2)</w:t>
            </w:r>
          </w:p>
        </w:tc>
        <w:tc>
          <w:tcPr>
            <w:tcW w:w="1469" w:type="pct"/>
          </w:tcPr>
          <w:p w:rsidR="00DB5960" w:rsidRDefault="00DB5960" w:rsidP="00DB5960">
            <w:pPr>
              <w:spacing w:line="560" w:lineRule="exact"/>
              <w:rPr>
                <w:ins w:id="903" w:author="Qiming Gu" w:date="2017-03-02T23:26:00Z"/>
                <w:sz w:val="21"/>
                <w:szCs w:val="21"/>
              </w:rPr>
            </w:pPr>
            <w:r>
              <w:rPr>
                <w:rFonts w:hint="eastAsia"/>
                <w:sz w:val="21"/>
                <w:szCs w:val="21"/>
              </w:rPr>
              <w:t>对账交易后将提交结果更新对账确认订单状态</w:t>
            </w:r>
          </w:p>
          <w:p w:rsidR="00686454" w:rsidRDefault="00686454" w:rsidP="00DB5960">
            <w:pPr>
              <w:spacing w:line="560" w:lineRule="exact"/>
              <w:rPr>
                <w:ins w:id="904" w:author="Qiming Gu" w:date="2017-03-02T23:26:00Z"/>
                <w:sz w:val="21"/>
                <w:szCs w:val="21"/>
              </w:rPr>
            </w:pPr>
            <w:ins w:id="905" w:author="Qiming Gu" w:date="2017-03-02T23:26:00Z">
              <w:r>
                <w:rPr>
                  <w:rFonts w:hint="eastAsia"/>
                  <w:sz w:val="21"/>
                  <w:szCs w:val="21"/>
                </w:rPr>
                <w:t>00</w:t>
              </w:r>
              <w:r>
                <w:rPr>
                  <w:rFonts w:hint="eastAsia"/>
                  <w:sz w:val="21"/>
                  <w:szCs w:val="21"/>
                </w:rPr>
                <w:t>：对账状态未确认</w:t>
              </w:r>
            </w:ins>
          </w:p>
          <w:p w:rsidR="007A6C09" w:rsidRDefault="007A6C09" w:rsidP="00DB5960">
            <w:pPr>
              <w:spacing w:line="560" w:lineRule="exact"/>
              <w:rPr>
                <w:sz w:val="21"/>
                <w:szCs w:val="21"/>
              </w:rPr>
            </w:pPr>
            <w:ins w:id="906" w:author="Qiming Gu" w:date="2017-03-02T23:26:00Z">
              <w:r>
                <w:rPr>
                  <w:rFonts w:hint="eastAsia"/>
                  <w:sz w:val="21"/>
                  <w:szCs w:val="21"/>
                </w:rPr>
                <w:t>01</w:t>
              </w:r>
            </w:ins>
            <w:ins w:id="907" w:author="Qiming Gu" w:date="2017-03-02T23:27:00Z">
              <w:r>
                <w:rPr>
                  <w:rFonts w:hint="eastAsia"/>
                  <w:sz w:val="21"/>
                  <w:szCs w:val="21"/>
                </w:rPr>
                <w:t>：已确认订单状态</w:t>
              </w:r>
            </w:ins>
          </w:p>
        </w:tc>
      </w:tr>
      <w:tr w:rsidR="00DB5960" w:rsidRPr="00226BD4" w:rsidTr="00FA4596">
        <w:tc>
          <w:tcPr>
            <w:tcW w:w="283" w:type="pct"/>
            <w:vAlign w:val="center"/>
          </w:tcPr>
          <w:p w:rsidR="00DB5960" w:rsidRDefault="00DB5960" w:rsidP="00DB5960">
            <w:pPr>
              <w:spacing w:line="560" w:lineRule="exact"/>
              <w:rPr>
                <w:sz w:val="21"/>
                <w:szCs w:val="21"/>
              </w:rPr>
            </w:pPr>
            <w:del w:id="908" w:author="think" w:date="2017-05-01T12:25:00Z">
              <w:r w:rsidDel="003B6906">
                <w:rPr>
                  <w:rFonts w:ascii="等线" w:eastAsia="等线" w:hAnsi="等线" w:hint="eastAsia"/>
                  <w:color w:val="000000"/>
                  <w:sz w:val="22"/>
                </w:rPr>
                <w:delText>8</w:delText>
              </w:r>
            </w:del>
            <w:ins w:id="909" w:author="think" w:date="2017-05-01T12:25:00Z">
              <w:r w:rsidR="003B6906">
                <w:rPr>
                  <w:rFonts w:ascii="等线" w:eastAsia="等线" w:hAnsi="等线" w:hint="eastAsia"/>
                  <w:color w:val="000000"/>
                  <w:sz w:val="22"/>
                </w:rPr>
                <w:t>9</w:t>
              </w:r>
            </w:ins>
          </w:p>
        </w:tc>
        <w:tc>
          <w:tcPr>
            <w:tcW w:w="1282" w:type="pct"/>
          </w:tcPr>
          <w:p w:rsidR="00DB5960" w:rsidRDefault="00DB5960" w:rsidP="00DB5960">
            <w:pPr>
              <w:spacing w:line="560" w:lineRule="exact"/>
              <w:rPr>
                <w:sz w:val="21"/>
                <w:szCs w:val="21"/>
              </w:rPr>
            </w:pPr>
            <w:r>
              <w:rPr>
                <w:rFonts w:hint="eastAsia"/>
                <w:sz w:val="21"/>
                <w:szCs w:val="21"/>
              </w:rPr>
              <w:t>settle_state</w:t>
            </w:r>
          </w:p>
        </w:tc>
        <w:tc>
          <w:tcPr>
            <w:tcW w:w="941" w:type="pct"/>
          </w:tcPr>
          <w:p w:rsidR="00DB5960" w:rsidRDefault="00DB5960" w:rsidP="00DB5960">
            <w:pPr>
              <w:spacing w:line="560" w:lineRule="exact"/>
              <w:rPr>
                <w:sz w:val="21"/>
                <w:szCs w:val="21"/>
              </w:rPr>
            </w:pPr>
            <w:r>
              <w:rPr>
                <w:rFonts w:hint="eastAsia"/>
                <w:sz w:val="21"/>
                <w:szCs w:val="21"/>
              </w:rPr>
              <w:t>清算状态</w:t>
            </w:r>
          </w:p>
        </w:tc>
        <w:tc>
          <w:tcPr>
            <w:tcW w:w="1025" w:type="pct"/>
          </w:tcPr>
          <w:p w:rsidR="00DB5960" w:rsidRPr="00226BD4" w:rsidRDefault="00DB5960" w:rsidP="00DB5960">
            <w:pPr>
              <w:spacing w:line="560" w:lineRule="exact"/>
              <w:rPr>
                <w:sz w:val="21"/>
                <w:szCs w:val="21"/>
              </w:rPr>
            </w:pPr>
            <w:r>
              <w:rPr>
                <w:rFonts w:hint="eastAsia"/>
                <w:sz w:val="21"/>
                <w:szCs w:val="21"/>
              </w:rPr>
              <w:t>char</w:t>
            </w:r>
            <w:r>
              <w:rPr>
                <w:sz w:val="21"/>
                <w:szCs w:val="21"/>
              </w:rPr>
              <w:t>(2)</w:t>
            </w:r>
          </w:p>
        </w:tc>
        <w:tc>
          <w:tcPr>
            <w:tcW w:w="1469" w:type="pct"/>
          </w:tcPr>
          <w:p w:rsidR="007A6C09" w:rsidRDefault="007A6C09" w:rsidP="007A6C09">
            <w:pPr>
              <w:spacing w:line="560" w:lineRule="exact"/>
              <w:rPr>
                <w:ins w:id="910" w:author="Qiming Gu" w:date="2017-03-02T23:27:00Z"/>
                <w:sz w:val="21"/>
                <w:szCs w:val="21"/>
              </w:rPr>
            </w:pPr>
            <w:ins w:id="911" w:author="Qiming Gu" w:date="2017-03-02T23:27:00Z">
              <w:r>
                <w:rPr>
                  <w:rFonts w:hint="eastAsia"/>
                  <w:sz w:val="21"/>
                  <w:szCs w:val="21"/>
                </w:rPr>
                <w:t>00</w:t>
              </w:r>
              <w:r>
                <w:rPr>
                  <w:rFonts w:hint="eastAsia"/>
                  <w:sz w:val="21"/>
                  <w:szCs w:val="21"/>
                </w:rPr>
                <w:t>：未清算</w:t>
              </w:r>
            </w:ins>
          </w:p>
          <w:p w:rsidR="00DB5960" w:rsidRDefault="007A6C09" w:rsidP="007A6C09">
            <w:pPr>
              <w:spacing w:line="560" w:lineRule="exact"/>
              <w:rPr>
                <w:sz w:val="21"/>
                <w:szCs w:val="21"/>
              </w:rPr>
            </w:pPr>
            <w:ins w:id="912" w:author="Qiming Gu" w:date="2017-03-02T23:27:00Z">
              <w:r>
                <w:rPr>
                  <w:rFonts w:hint="eastAsia"/>
                  <w:sz w:val="21"/>
                  <w:szCs w:val="21"/>
                </w:rPr>
                <w:t>01</w:t>
              </w:r>
              <w:r>
                <w:rPr>
                  <w:rFonts w:hint="eastAsia"/>
                  <w:sz w:val="21"/>
                  <w:szCs w:val="21"/>
                </w:rPr>
                <w:t>：已清算</w:t>
              </w:r>
            </w:ins>
          </w:p>
        </w:tc>
      </w:tr>
      <w:tr w:rsidR="00DB5960" w:rsidRPr="00226BD4" w:rsidTr="00FA4596">
        <w:tc>
          <w:tcPr>
            <w:tcW w:w="283" w:type="pct"/>
            <w:vAlign w:val="center"/>
          </w:tcPr>
          <w:p w:rsidR="00DB5960" w:rsidRDefault="00DB5960" w:rsidP="00DB5960">
            <w:pPr>
              <w:spacing w:line="560" w:lineRule="exact"/>
              <w:rPr>
                <w:sz w:val="21"/>
                <w:szCs w:val="21"/>
              </w:rPr>
            </w:pPr>
            <w:del w:id="913" w:author="think" w:date="2017-05-01T12:25:00Z">
              <w:r w:rsidDel="003B6906">
                <w:rPr>
                  <w:rFonts w:ascii="等线" w:eastAsia="等线" w:hAnsi="等线" w:hint="eastAsia"/>
                  <w:color w:val="000000"/>
                  <w:sz w:val="22"/>
                </w:rPr>
                <w:delText>9</w:delText>
              </w:r>
            </w:del>
            <w:ins w:id="914" w:author="think" w:date="2017-05-01T12:25:00Z">
              <w:r w:rsidR="003B6906">
                <w:rPr>
                  <w:rFonts w:ascii="等线" w:eastAsia="等线" w:hAnsi="等线" w:hint="eastAsia"/>
                  <w:color w:val="000000"/>
                  <w:sz w:val="22"/>
                </w:rPr>
                <w:t>10</w:t>
              </w:r>
            </w:ins>
          </w:p>
        </w:tc>
        <w:tc>
          <w:tcPr>
            <w:tcW w:w="1282" w:type="pct"/>
          </w:tcPr>
          <w:p w:rsidR="00DB5960" w:rsidRDefault="00DB5960" w:rsidP="00DB5960">
            <w:pPr>
              <w:spacing w:line="560" w:lineRule="exact"/>
              <w:rPr>
                <w:sz w:val="21"/>
                <w:szCs w:val="21"/>
              </w:rPr>
            </w:pPr>
            <w:r>
              <w:rPr>
                <w:rFonts w:hint="eastAsia"/>
                <w:sz w:val="21"/>
                <w:szCs w:val="21"/>
              </w:rPr>
              <w:t>settle_amt</w:t>
            </w:r>
          </w:p>
        </w:tc>
        <w:tc>
          <w:tcPr>
            <w:tcW w:w="941" w:type="pct"/>
          </w:tcPr>
          <w:p w:rsidR="00DB5960" w:rsidRDefault="00DB5960" w:rsidP="00DB5960">
            <w:pPr>
              <w:spacing w:line="560" w:lineRule="exact"/>
              <w:rPr>
                <w:sz w:val="21"/>
                <w:szCs w:val="21"/>
              </w:rPr>
            </w:pPr>
            <w:r>
              <w:rPr>
                <w:rFonts w:hint="eastAsia"/>
                <w:sz w:val="21"/>
                <w:szCs w:val="21"/>
              </w:rPr>
              <w:t>清算金额</w:t>
            </w:r>
          </w:p>
        </w:tc>
        <w:tc>
          <w:tcPr>
            <w:tcW w:w="1025" w:type="pct"/>
          </w:tcPr>
          <w:p w:rsidR="00DB5960" w:rsidRPr="00226BD4" w:rsidRDefault="00DB5960" w:rsidP="00DB5960">
            <w:pPr>
              <w:spacing w:line="560" w:lineRule="exact"/>
              <w:rPr>
                <w:sz w:val="21"/>
                <w:szCs w:val="21"/>
              </w:rPr>
            </w:pPr>
            <w:r>
              <w:rPr>
                <w:rFonts w:hint="eastAsia"/>
                <w:sz w:val="21"/>
                <w:szCs w:val="21"/>
              </w:rPr>
              <w:t>decimal(</w:t>
            </w:r>
            <w:r>
              <w:rPr>
                <w:sz w:val="21"/>
                <w:szCs w:val="21"/>
              </w:rPr>
              <w:t>10,4</w:t>
            </w:r>
            <w:r>
              <w:rPr>
                <w:rFonts w:hint="eastAsia"/>
                <w:sz w:val="21"/>
                <w:szCs w:val="21"/>
              </w:rPr>
              <w:t>)</w:t>
            </w:r>
          </w:p>
        </w:tc>
        <w:tc>
          <w:tcPr>
            <w:tcW w:w="1469" w:type="pct"/>
          </w:tcPr>
          <w:p w:rsidR="00DB5960" w:rsidRDefault="00DB5960" w:rsidP="00DB5960">
            <w:pPr>
              <w:spacing w:line="560" w:lineRule="exact"/>
              <w:rPr>
                <w:sz w:val="21"/>
                <w:szCs w:val="21"/>
              </w:rPr>
            </w:pPr>
          </w:p>
        </w:tc>
      </w:tr>
      <w:tr w:rsidR="00DB5960" w:rsidRPr="00226BD4" w:rsidTr="00FA4596">
        <w:tc>
          <w:tcPr>
            <w:tcW w:w="283" w:type="pct"/>
            <w:vAlign w:val="center"/>
          </w:tcPr>
          <w:p w:rsidR="00DB5960" w:rsidRDefault="00DB5960" w:rsidP="00DB5960">
            <w:pPr>
              <w:spacing w:line="560" w:lineRule="exact"/>
              <w:rPr>
                <w:sz w:val="21"/>
                <w:szCs w:val="21"/>
              </w:rPr>
            </w:pPr>
            <w:r>
              <w:rPr>
                <w:rFonts w:ascii="等线" w:eastAsia="等线" w:hAnsi="等线" w:hint="eastAsia"/>
                <w:color w:val="000000"/>
                <w:sz w:val="22"/>
              </w:rPr>
              <w:t>1</w:t>
            </w:r>
            <w:del w:id="915" w:author="think" w:date="2017-05-01T12:25:00Z">
              <w:r w:rsidDel="003B6906">
                <w:rPr>
                  <w:rFonts w:ascii="等线" w:eastAsia="等线" w:hAnsi="等线" w:hint="eastAsia"/>
                  <w:color w:val="000000"/>
                  <w:sz w:val="22"/>
                </w:rPr>
                <w:delText>0</w:delText>
              </w:r>
            </w:del>
            <w:ins w:id="916" w:author="think" w:date="2017-05-01T12:25:00Z">
              <w:r w:rsidR="003B6906">
                <w:rPr>
                  <w:rFonts w:ascii="等线" w:eastAsia="等线" w:hAnsi="等线" w:hint="eastAsia"/>
                  <w:color w:val="000000"/>
                  <w:sz w:val="22"/>
                </w:rPr>
                <w:t>1</w:t>
              </w:r>
            </w:ins>
          </w:p>
        </w:tc>
        <w:tc>
          <w:tcPr>
            <w:tcW w:w="1282" w:type="pct"/>
          </w:tcPr>
          <w:p w:rsidR="00DB5960" w:rsidRDefault="00DB5960" w:rsidP="00DB5960">
            <w:pPr>
              <w:spacing w:line="560" w:lineRule="exact"/>
              <w:rPr>
                <w:sz w:val="21"/>
                <w:szCs w:val="21"/>
              </w:rPr>
            </w:pPr>
            <w:r>
              <w:rPr>
                <w:rFonts w:hint="eastAsia"/>
                <w:sz w:val="21"/>
                <w:szCs w:val="21"/>
              </w:rPr>
              <w:t>s</w:t>
            </w:r>
            <w:r>
              <w:rPr>
                <w:sz w:val="21"/>
                <w:szCs w:val="21"/>
              </w:rPr>
              <w:t>ettle_time</w:t>
            </w:r>
          </w:p>
        </w:tc>
        <w:tc>
          <w:tcPr>
            <w:tcW w:w="941" w:type="pct"/>
          </w:tcPr>
          <w:p w:rsidR="00DB5960" w:rsidRDefault="00DB5960" w:rsidP="00DB5960">
            <w:pPr>
              <w:spacing w:line="560" w:lineRule="exact"/>
              <w:rPr>
                <w:sz w:val="21"/>
                <w:szCs w:val="21"/>
              </w:rPr>
            </w:pPr>
            <w:r>
              <w:rPr>
                <w:rFonts w:hint="eastAsia"/>
                <w:sz w:val="21"/>
                <w:szCs w:val="21"/>
              </w:rPr>
              <w:t>清算时间</w:t>
            </w:r>
          </w:p>
        </w:tc>
        <w:tc>
          <w:tcPr>
            <w:tcW w:w="1025" w:type="pct"/>
          </w:tcPr>
          <w:p w:rsidR="00DB5960" w:rsidRPr="00226BD4" w:rsidRDefault="00DB5960" w:rsidP="00DB5960">
            <w:pPr>
              <w:spacing w:line="560" w:lineRule="exact"/>
              <w:rPr>
                <w:sz w:val="21"/>
                <w:szCs w:val="21"/>
              </w:rPr>
            </w:pPr>
            <w:r>
              <w:rPr>
                <w:rFonts w:hint="eastAsia"/>
                <w:sz w:val="21"/>
                <w:szCs w:val="21"/>
              </w:rPr>
              <w:t>timestamp</w:t>
            </w:r>
          </w:p>
        </w:tc>
        <w:tc>
          <w:tcPr>
            <w:tcW w:w="1469" w:type="pct"/>
          </w:tcPr>
          <w:p w:rsidR="00DB5960" w:rsidRDefault="00DB5960" w:rsidP="00DB5960">
            <w:pPr>
              <w:spacing w:line="560" w:lineRule="exact"/>
              <w:rPr>
                <w:sz w:val="21"/>
                <w:szCs w:val="21"/>
              </w:rPr>
            </w:pPr>
          </w:p>
        </w:tc>
      </w:tr>
      <w:tr w:rsidR="003B6906" w:rsidRPr="00226BD4" w:rsidTr="00252903">
        <w:trPr>
          <w:trHeight w:val="441"/>
          <w:ins w:id="917" w:author="think" w:date="2017-05-01T12:25:00Z"/>
        </w:trPr>
        <w:tc>
          <w:tcPr>
            <w:tcW w:w="283" w:type="pct"/>
            <w:vAlign w:val="center"/>
          </w:tcPr>
          <w:p w:rsidR="003B6906" w:rsidRPr="00226BD4" w:rsidRDefault="003B6906" w:rsidP="00252903">
            <w:pPr>
              <w:rPr>
                <w:ins w:id="918" w:author="think" w:date="2017-05-01T12:25:00Z"/>
                <w:sz w:val="21"/>
                <w:szCs w:val="21"/>
              </w:rPr>
            </w:pPr>
            <w:ins w:id="919" w:author="think" w:date="2017-05-01T12:25:00Z">
              <w:r>
                <w:rPr>
                  <w:rFonts w:ascii="等线" w:eastAsia="等线" w:hAnsi="等线" w:hint="eastAsia"/>
                  <w:color w:val="000000"/>
                  <w:sz w:val="22"/>
                </w:rPr>
                <w:t>1</w:t>
              </w:r>
              <w:r>
                <w:rPr>
                  <w:rFonts w:ascii="等线" w:eastAsia="等线" w:hAnsi="等线" w:hint="eastAsia"/>
                  <w:color w:val="000000"/>
                  <w:sz w:val="22"/>
                </w:rPr>
                <w:t>2</w:t>
              </w:r>
            </w:ins>
          </w:p>
        </w:tc>
        <w:tc>
          <w:tcPr>
            <w:tcW w:w="1282" w:type="pct"/>
          </w:tcPr>
          <w:p w:rsidR="003B6906" w:rsidRPr="00226BD4" w:rsidRDefault="00331A3D" w:rsidP="00252903">
            <w:pPr>
              <w:rPr>
                <w:ins w:id="920" w:author="think" w:date="2017-05-01T12:25:00Z"/>
                <w:sz w:val="21"/>
                <w:szCs w:val="21"/>
              </w:rPr>
            </w:pPr>
            <w:ins w:id="921" w:author="think" w:date="2017-05-01T12:26:00Z">
              <w:r>
                <w:rPr>
                  <w:sz w:val="21"/>
                  <w:szCs w:val="21"/>
                </w:rPr>
                <w:t>remark</w:t>
              </w:r>
            </w:ins>
          </w:p>
        </w:tc>
        <w:tc>
          <w:tcPr>
            <w:tcW w:w="941" w:type="pct"/>
          </w:tcPr>
          <w:p w:rsidR="003B6906" w:rsidRPr="00226BD4" w:rsidRDefault="00331A3D" w:rsidP="00252903">
            <w:pPr>
              <w:rPr>
                <w:ins w:id="922" w:author="think" w:date="2017-05-01T12:25:00Z"/>
                <w:rFonts w:hint="eastAsia"/>
                <w:sz w:val="21"/>
                <w:szCs w:val="21"/>
              </w:rPr>
            </w:pPr>
            <w:ins w:id="923" w:author="think" w:date="2017-05-01T12:26:00Z">
              <w:r>
                <w:rPr>
                  <w:rFonts w:hint="eastAsia"/>
                  <w:sz w:val="21"/>
                  <w:szCs w:val="21"/>
                </w:rPr>
                <w:t>备注</w:t>
              </w:r>
            </w:ins>
          </w:p>
        </w:tc>
        <w:tc>
          <w:tcPr>
            <w:tcW w:w="1025" w:type="pct"/>
          </w:tcPr>
          <w:p w:rsidR="003B6906" w:rsidRPr="00226BD4" w:rsidRDefault="00331A3D" w:rsidP="00252903">
            <w:pPr>
              <w:rPr>
                <w:ins w:id="924" w:author="think" w:date="2017-05-01T12:25:00Z"/>
                <w:sz w:val="21"/>
                <w:szCs w:val="21"/>
              </w:rPr>
            </w:pPr>
            <w:ins w:id="925" w:author="think" w:date="2017-05-01T12:26:00Z">
              <w:r>
                <w:rPr>
                  <w:sz w:val="21"/>
                  <w:szCs w:val="21"/>
                </w:rPr>
                <w:t>varchar(500)</w:t>
              </w:r>
            </w:ins>
          </w:p>
        </w:tc>
        <w:tc>
          <w:tcPr>
            <w:tcW w:w="1469" w:type="pct"/>
          </w:tcPr>
          <w:p w:rsidR="003B6906" w:rsidRPr="00226BD4" w:rsidRDefault="00331A3D" w:rsidP="00252903">
            <w:pPr>
              <w:rPr>
                <w:ins w:id="926" w:author="think" w:date="2017-05-01T12:25:00Z"/>
                <w:sz w:val="21"/>
                <w:szCs w:val="21"/>
              </w:rPr>
            </w:pPr>
            <w:ins w:id="927" w:author="think" w:date="2017-05-01T12:26:00Z">
              <w:r w:rsidRPr="00331A3D">
                <w:rPr>
                  <w:rFonts w:hint="eastAsia"/>
                  <w:sz w:val="21"/>
                  <w:szCs w:val="21"/>
                </w:rPr>
                <w:t>备注，放置上游通知未能全部存储的字段</w:t>
              </w:r>
            </w:ins>
          </w:p>
        </w:tc>
      </w:tr>
      <w:tr w:rsidR="00DB5960" w:rsidRPr="00226BD4" w:rsidTr="00FA4596">
        <w:trPr>
          <w:trHeight w:val="441"/>
        </w:trPr>
        <w:tc>
          <w:tcPr>
            <w:tcW w:w="283" w:type="pct"/>
            <w:vAlign w:val="center"/>
          </w:tcPr>
          <w:p w:rsidR="00DB5960" w:rsidRPr="00226BD4" w:rsidRDefault="00DB5960" w:rsidP="00DB5960">
            <w:pPr>
              <w:rPr>
                <w:sz w:val="21"/>
                <w:szCs w:val="21"/>
              </w:rPr>
            </w:pPr>
            <w:r>
              <w:rPr>
                <w:rFonts w:ascii="等线" w:eastAsia="等线" w:hAnsi="等线" w:hint="eastAsia"/>
                <w:color w:val="000000"/>
                <w:sz w:val="22"/>
              </w:rPr>
              <w:t>1</w:t>
            </w:r>
            <w:del w:id="928" w:author="think" w:date="2017-05-01T12:25:00Z">
              <w:r w:rsidDel="003B6906">
                <w:rPr>
                  <w:rFonts w:ascii="等线" w:eastAsia="等线" w:hAnsi="等线" w:hint="eastAsia"/>
                  <w:color w:val="000000"/>
                  <w:sz w:val="22"/>
                </w:rPr>
                <w:delText>1</w:delText>
              </w:r>
            </w:del>
            <w:ins w:id="929" w:author="think" w:date="2017-05-01T12:25:00Z">
              <w:r w:rsidR="003B6906">
                <w:rPr>
                  <w:rFonts w:ascii="等线" w:eastAsia="等线" w:hAnsi="等线" w:hint="eastAsia"/>
                  <w:color w:val="000000"/>
                  <w:sz w:val="22"/>
                </w:rPr>
                <w:t>3</w:t>
              </w:r>
            </w:ins>
          </w:p>
        </w:tc>
        <w:tc>
          <w:tcPr>
            <w:tcW w:w="1282" w:type="pct"/>
          </w:tcPr>
          <w:p w:rsidR="00DB5960" w:rsidRPr="00226BD4" w:rsidRDefault="00DB5960" w:rsidP="00DB5960">
            <w:pPr>
              <w:rPr>
                <w:sz w:val="21"/>
                <w:szCs w:val="21"/>
              </w:rPr>
            </w:pPr>
            <w:r>
              <w:rPr>
                <w:sz w:val="21"/>
                <w:szCs w:val="21"/>
              </w:rPr>
              <w:t>gmt_create</w:t>
            </w:r>
          </w:p>
        </w:tc>
        <w:tc>
          <w:tcPr>
            <w:tcW w:w="941" w:type="pct"/>
          </w:tcPr>
          <w:p w:rsidR="00DB5960" w:rsidRPr="00226BD4" w:rsidRDefault="00DB5960" w:rsidP="00DB5960">
            <w:pPr>
              <w:rPr>
                <w:sz w:val="21"/>
                <w:szCs w:val="21"/>
              </w:rPr>
            </w:pPr>
            <w:r>
              <w:rPr>
                <w:rFonts w:hint="eastAsia"/>
                <w:sz w:val="21"/>
                <w:szCs w:val="21"/>
              </w:rPr>
              <w:t>创建</w:t>
            </w:r>
            <w:r w:rsidRPr="00226BD4">
              <w:rPr>
                <w:rFonts w:hint="eastAsia"/>
                <w:sz w:val="21"/>
                <w:szCs w:val="21"/>
              </w:rPr>
              <w:t>时间</w:t>
            </w:r>
          </w:p>
        </w:tc>
        <w:tc>
          <w:tcPr>
            <w:tcW w:w="1025" w:type="pct"/>
          </w:tcPr>
          <w:p w:rsidR="00DB5960" w:rsidRPr="00226BD4" w:rsidRDefault="00DB5960" w:rsidP="00DB5960">
            <w:pPr>
              <w:rPr>
                <w:sz w:val="21"/>
                <w:szCs w:val="21"/>
              </w:rPr>
            </w:pPr>
            <w:r>
              <w:rPr>
                <w:sz w:val="21"/>
                <w:szCs w:val="21"/>
              </w:rPr>
              <w:t>timestamp</w:t>
            </w:r>
          </w:p>
        </w:tc>
        <w:tc>
          <w:tcPr>
            <w:tcW w:w="1469" w:type="pct"/>
          </w:tcPr>
          <w:p w:rsidR="00DB5960" w:rsidRPr="00226BD4" w:rsidRDefault="00DB5960" w:rsidP="00DB5960">
            <w:pPr>
              <w:rPr>
                <w:sz w:val="21"/>
                <w:szCs w:val="21"/>
              </w:rPr>
            </w:pPr>
          </w:p>
        </w:tc>
      </w:tr>
      <w:tr w:rsidR="00DB5960" w:rsidRPr="00226BD4" w:rsidTr="00FA4596">
        <w:trPr>
          <w:trHeight w:val="441"/>
        </w:trPr>
        <w:tc>
          <w:tcPr>
            <w:tcW w:w="283" w:type="pct"/>
            <w:vAlign w:val="center"/>
          </w:tcPr>
          <w:p w:rsidR="00DB5960" w:rsidRPr="00226BD4" w:rsidRDefault="00DB5960" w:rsidP="00DB5960">
            <w:pPr>
              <w:rPr>
                <w:sz w:val="21"/>
                <w:szCs w:val="21"/>
              </w:rPr>
            </w:pPr>
            <w:r>
              <w:rPr>
                <w:rFonts w:ascii="等线" w:eastAsia="等线" w:hAnsi="等线" w:hint="eastAsia"/>
                <w:color w:val="000000"/>
                <w:sz w:val="22"/>
              </w:rPr>
              <w:t>1</w:t>
            </w:r>
            <w:del w:id="930" w:author="think" w:date="2017-05-01T12:25:00Z">
              <w:r w:rsidDel="003B6906">
                <w:rPr>
                  <w:rFonts w:ascii="等线" w:eastAsia="等线" w:hAnsi="等线" w:hint="eastAsia"/>
                  <w:color w:val="000000"/>
                  <w:sz w:val="22"/>
                </w:rPr>
                <w:delText>2</w:delText>
              </w:r>
            </w:del>
            <w:ins w:id="931" w:author="think" w:date="2017-05-01T12:25:00Z">
              <w:r w:rsidR="003B6906">
                <w:rPr>
                  <w:rFonts w:ascii="等线" w:eastAsia="等线" w:hAnsi="等线" w:hint="eastAsia"/>
                  <w:color w:val="000000"/>
                  <w:sz w:val="22"/>
                </w:rPr>
                <w:t>4</w:t>
              </w:r>
            </w:ins>
          </w:p>
        </w:tc>
        <w:tc>
          <w:tcPr>
            <w:tcW w:w="1282" w:type="pct"/>
          </w:tcPr>
          <w:p w:rsidR="00DB5960" w:rsidRPr="00226BD4" w:rsidRDefault="00DB5960" w:rsidP="00DB5960">
            <w:pPr>
              <w:rPr>
                <w:sz w:val="21"/>
                <w:szCs w:val="21"/>
              </w:rPr>
            </w:pPr>
            <w:r>
              <w:rPr>
                <w:sz w:val="21"/>
                <w:szCs w:val="21"/>
              </w:rPr>
              <w:t>gmt_modified</w:t>
            </w:r>
          </w:p>
        </w:tc>
        <w:tc>
          <w:tcPr>
            <w:tcW w:w="941" w:type="pct"/>
          </w:tcPr>
          <w:p w:rsidR="00DB5960" w:rsidRPr="00226BD4" w:rsidRDefault="00DB5960" w:rsidP="00DB5960">
            <w:pPr>
              <w:rPr>
                <w:sz w:val="21"/>
                <w:szCs w:val="21"/>
              </w:rPr>
            </w:pPr>
            <w:r>
              <w:rPr>
                <w:rFonts w:hint="eastAsia"/>
                <w:sz w:val="21"/>
                <w:szCs w:val="21"/>
              </w:rPr>
              <w:t>修改</w:t>
            </w:r>
            <w:r w:rsidRPr="00226BD4">
              <w:rPr>
                <w:rFonts w:hint="eastAsia"/>
                <w:sz w:val="21"/>
                <w:szCs w:val="21"/>
              </w:rPr>
              <w:t>时间</w:t>
            </w:r>
          </w:p>
        </w:tc>
        <w:tc>
          <w:tcPr>
            <w:tcW w:w="1025" w:type="pct"/>
          </w:tcPr>
          <w:p w:rsidR="00DB5960" w:rsidRPr="00226BD4" w:rsidRDefault="00DB5960" w:rsidP="00DB5960">
            <w:pPr>
              <w:rPr>
                <w:sz w:val="21"/>
                <w:szCs w:val="21"/>
              </w:rPr>
            </w:pPr>
            <w:r>
              <w:rPr>
                <w:sz w:val="21"/>
                <w:szCs w:val="21"/>
              </w:rPr>
              <w:t>timestamp</w:t>
            </w:r>
          </w:p>
        </w:tc>
        <w:tc>
          <w:tcPr>
            <w:tcW w:w="1469" w:type="pct"/>
          </w:tcPr>
          <w:p w:rsidR="00DB5960" w:rsidRPr="00226BD4" w:rsidRDefault="00DB5960" w:rsidP="00DB5960">
            <w:pPr>
              <w:rPr>
                <w:sz w:val="21"/>
                <w:szCs w:val="21"/>
              </w:rPr>
            </w:pPr>
          </w:p>
        </w:tc>
      </w:tr>
      <w:tr w:rsidR="00DB5960" w:rsidRPr="00226BD4" w:rsidTr="00FA4596">
        <w:trPr>
          <w:trHeight w:val="441"/>
        </w:trPr>
        <w:tc>
          <w:tcPr>
            <w:tcW w:w="283" w:type="pct"/>
            <w:vAlign w:val="center"/>
          </w:tcPr>
          <w:p w:rsidR="00DB5960" w:rsidRPr="00226BD4" w:rsidRDefault="00DB5960" w:rsidP="00DB5960">
            <w:pPr>
              <w:rPr>
                <w:sz w:val="21"/>
                <w:szCs w:val="21"/>
              </w:rPr>
            </w:pPr>
            <w:r>
              <w:rPr>
                <w:rFonts w:ascii="等线" w:eastAsia="等线" w:hAnsi="等线" w:hint="eastAsia"/>
                <w:color w:val="000000"/>
                <w:sz w:val="22"/>
              </w:rPr>
              <w:lastRenderedPageBreak/>
              <w:t>1</w:t>
            </w:r>
            <w:del w:id="932" w:author="think" w:date="2017-05-01T12:25:00Z">
              <w:r w:rsidDel="003B6906">
                <w:rPr>
                  <w:rFonts w:ascii="等线" w:eastAsia="等线" w:hAnsi="等线" w:hint="eastAsia"/>
                  <w:color w:val="000000"/>
                  <w:sz w:val="22"/>
                </w:rPr>
                <w:delText>3</w:delText>
              </w:r>
            </w:del>
            <w:ins w:id="933" w:author="think" w:date="2017-05-01T12:25:00Z">
              <w:r w:rsidR="003B6906">
                <w:rPr>
                  <w:rFonts w:ascii="等线" w:eastAsia="等线" w:hAnsi="等线" w:hint="eastAsia"/>
                  <w:color w:val="000000"/>
                  <w:sz w:val="22"/>
                </w:rPr>
                <w:t>5</w:t>
              </w:r>
            </w:ins>
          </w:p>
        </w:tc>
        <w:tc>
          <w:tcPr>
            <w:tcW w:w="1282" w:type="pct"/>
          </w:tcPr>
          <w:p w:rsidR="00DB5960" w:rsidRPr="00226BD4" w:rsidRDefault="00DB5960" w:rsidP="00DB5960">
            <w:pPr>
              <w:rPr>
                <w:sz w:val="21"/>
                <w:szCs w:val="21"/>
              </w:rPr>
            </w:pPr>
            <w:r>
              <w:rPr>
                <w:sz w:val="21"/>
                <w:szCs w:val="21"/>
              </w:rPr>
              <w:t>modified_person</w:t>
            </w:r>
          </w:p>
        </w:tc>
        <w:tc>
          <w:tcPr>
            <w:tcW w:w="941" w:type="pct"/>
          </w:tcPr>
          <w:p w:rsidR="00DB5960" w:rsidRPr="00226BD4" w:rsidRDefault="00DB5960" w:rsidP="00DB5960">
            <w:pPr>
              <w:rPr>
                <w:sz w:val="21"/>
                <w:szCs w:val="21"/>
              </w:rPr>
            </w:pPr>
            <w:r>
              <w:rPr>
                <w:rFonts w:hint="eastAsia"/>
                <w:sz w:val="21"/>
                <w:szCs w:val="21"/>
              </w:rPr>
              <w:t>修改者</w:t>
            </w:r>
          </w:p>
        </w:tc>
        <w:tc>
          <w:tcPr>
            <w:tcW w:w="1025" w:type="pct"/>
          </w:tcPr>
          <w:p w:rsidR="00DB5960" w:rsidRPr="00226BD4" w:rsidRDefault="006245CA" w:rsidP="00DB5960">
            <w:pPr>
              <w:rPr>
                <w:sz w:val="21"/>
                <w:szCs w:val="21"/>
              </w:rPr>
            </w:pPr>
            <w:r>
              <w:rPr>
                <w:sz w:val="21"/>
                <w:szCs w:val="21"/>
              </w:rPr>
              <w:t>varchar(10)</w:t>
            </w:r>
          </w:p>
        </w:tc>
        <w:tc>
          <w:tcPr>
            <w:tcW w:w="1469" w:type="pct"/>
          </w:tcPr>
          <w:p w:rsidR="00DB5960" w:rsidRPr="00226BD4" w:rsidRDefault="00DB5960" w:rsidP="00DB5960">
            <w:pPr>
              <w:rPr>
                <w:sz w:val="21"/>
                <w:szCs w:val="21"/>
              </w:rPr>
            </w:pPr>
          </w:p>
        </w:tc>
      </w:tr>
    </w:tbl>
    <w:p w:rsidR="005F6BF1" w:rsidRDefault="005F6BF1" w:rsidP="005F6BF1">
      <w:pPr>
        <w:pStyle w:val="3"/>
      </w:pPr>
      <w:bookmarkStart w:id="934" w:name="_Toc475656402"/>
      <w:r>
        <w:rPr>
          <w:rFonts w:hint="eastAsia"/>
        </w:rPr>
        <w:t>通知信息</w:t>
      </w:r>
      <w:r w:rsidR="00FC1B59">
        <w:rPr>
          <w:rFonts w:hint="eastAsia"/>
        </w:rPr>
        <w:t>（</w:t>
      </w:r>
      <w:r w:rsidR="00FC1B59">
        <w:rPr>
          <w:rFonts w:hint="eastAsia"/>
        </w:rPr>
        <w:t>wozhi</w:t>
      </w:r>
      <w:r w:rsidR="00FC1B59">
        <w:t>_event_msg</w:t>
      </w:r>
      <w:r w:rsidR="00FC1B59">
        <w:rPr>
          <w:rFonts w:hint="eastAsia"/>
        </w:rPr>
        <w:t>）</w:t>
      </w:r>
      <w:bookmarkEnd w:id="934"/>
    </w:p>
    <w:tbl>
      <w:tblPr>
        <w:tblStyle w:val="4-11"/>
        <w:tblW w:w="0" w:type="auto"/>
        <w:tblLook w:val="04A0"/>
      </w:tblPr>
      <w:tblGrid>
        <w:gridCol w:w="529"/>
        <w:gridCol w:w="1796"/>
        <w:gridCol w:w="1287"/>
        <w:gridCol w:w="887"/>
        <w:gridCol w:w="587"/>
        <w:gridCol w:w="1767"/>
        <w:gridCol w:w="1669"/>
      </w:tblGrid>
      <w:tr w:rsidR="00340316" w:rsidRPr="00686B2F" w:rsidTr="00340316">
        <w:trPr>
          <w:cnfStyle w:val="100000000000"/>
          <w:trHeight w:val="450"/>
        </w:trPr>
        <w:tc>
          <w:tcPr>
            <w:cnfStyle w:val="001000000000"/>
            <w:tcW w:w="0" w:type="auto"/>
            <w:hideMark/>
          </w:tcPr>
          <w:p w:rsidR="00686B2F" w:rsidRPr="00686B2F" w:rsidRDefault="00686B2F" w:rsidP="00686B2F">
            <w:pPr>
              <w:widowControl/>
              <w:jc w:val="center"/>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序号</w:t>
            </w:r>
          </w:p>
        </w:tc>
        <w:tc>
          <w:tcPr>
            <w:tcW w:w="0" w:type="auto"/>
            <w:hideMark/>
          </w:tcPr>
          <w:p w:rsidR="00686B2F" w:rsidRPr="00686B2F" w:rsidRDefault="00686B2F" w:rsidP="00686B2F">
            <w:pPr>
              <w:widowControl/>
              <w:jc w:val="center"/>
              <w:cnfStyle w:val="10000000000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列名</w:t>
            </w:r>
          </w:p>
        </w:tc>
        <w:tc>
          <w:tcPr>
            <w:tcW w:w="0" w:type="auto"/>
            <w:hideMark/>
          </w:tcPr>
          <w:p w:rsidR="00686B2F" w:rsidRPr="00686B2F" w:rsidRDefault="00686B2F" w:rsidP="00686B2F">
            <w:pPr>
              <w:widowControl/>
              <w:jc w:val="center"/>
              <w:cnfStyle w:val="10000000000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数据类型</w:t>
            </w:r>
          </w:p>
        </w:tc>
        <w:tc>
          <w:tcPr>
            <w:tcW w:w="0" w:type="auto"/>
            <w:hideMark/>
          </w:tcPr>
          <w:p w:rsidR="00686B2F" w:rsidRPr="00686B2F" w:rsidRDefault="00686B2F" w:rsidP="00686B2F">
            <w:pPr>
              <w:widowControl/>
              <w:jc w:val="center"/>
              <w:cnfStyle w:val="10000000000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是否可空</w:t>
            </w:r>
          </w:p>
        </w:tc>
        <w:tc>
          <w:tcPr>
            <w:tcW w:w="0" w:type="auto"/>
            <w:hideMark/>
          </w:tcPr>
          <w:p w:rsidR="00686B2F" w:rsidRPr="00686B2F" w:rsidRDefault="00686B2F" w:rsidP="00686B2F">
            <w:pPr>
              <w:widowControl/>
              <w:jc w:val="center"/>
              <w:cnfStyle w:val="10000000000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默认值</w:t>
            </w:r>
          </w:p>
        </w:tc>
        <w:tc>
          <w:tcPr>
            <w:tcW w:w="0" w:type="auto"/>
            <w:hideMark/>
          </w:tcPr>
          <w:p w:rsidR="00686B2F" w:rsidRPr="00686B2F" w:rsidRDefault="00686B2F" w:rsidP="00686B2F">
            <w:pPr>
              <w:widowControl/>
              <w:jc w:val="center"/>
              <w:cnfStyle w:val="10000000000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注释</w:t>
            </w:r>
          </w:p>
        </w:tc>
        <w:tc>
          <w:tcPr>
            <w:tcW w:w="0" w:type="auto"/>
          </w:tcPr>
          <w:p w:rsidR="00686B2F" w:rsidRPr="00686B2F" w:rsidRDefault="00686B2F" w:rsidP="00686B2F">
            <w:pPr>
              <w:widowControl/>
              <w:jc w:val="center"/>
              <w:cnfStyle w:val="100000000000"/>
              <w:rPr>
                <w:rFonts w:ascii="微软雅黑" w:eastAsia="微软雅黑" w:hAnsi="微软雅黑" w:cs="宋体"/>
                <w:b w:val="0"/>
                <w:bCs w:val="0"/>
                <w:color w:val="222222"/>
                <w:kern w:val="0"/>
                <w:sz w:val="23"/>
                <w:szCs w:val="23"/>
              </w:rPr>
            </w:pPr>
            <w:r>
              <w:rPr>
                <w:rFonts w:ascii="微软雅黑" w:eastAsia="微软雅黑" w:hAnsi="微软雅黑" w:cs="宋体" w:hint="eastAsia"/>
                <w:b w:val="0"/>
                <w:bCs w:val="0"/>
                <w:color w:val="222222"/>
                <w:kern w:val="0"/>
                <w:sz w:val="23"/>
                <w:szCs w:val="23"/>
              </w:rPr>
              <w:t>备注</w:t>
            </w:r>
          </w:p>
        </w:tc>
      </w:tr>
      <w:tr w:rsidR="00340316" w:rsidRPr="00686B2F" w:rsidTr="00340316">
        <w:trPr>
          <w:cnfStyle w:val="000000100000"/>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event_msg_id</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bigint(20) </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NOT NULL</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id字段</w:t>
            </w:r>
          </w:p>
        </w:tc>
        <w:tc>
          <w:tcPr>
            <w:tcW w:w="0" w:type="auto"/>
          </w:tcPr>
          <w:p w:rsidR="00686B2F" w:rsidRPr="00686B2F" w:rsidRDefault="00686B2F" w:rsidP="00686B2F">
            <w:pPr>
              <w:widowControl/>
              <w:jc w:val="left"/>
              <w:cnfStyle w:val="000000100000"/>
              <w:rPr>
                <w:rFonts w:ascii="微软雅黑" w:eastAsia="微软雅黑" w:hAnsi="微软雅黑" w:cs="宋体"/>
                <w:kern w:val="0"/>
                <w:sz w:val="20"/>
                <w:szCs w:val="20"/>
              </w:rPr>
            </w:pPr>
          </w:p>
        </w:tc>
      </w:tr>
      <w:tr w:rsidR="00686B2F" w:rsidRPr="00686B2F" w:rsidTr="00FA4596">
        <w:trPr>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2</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to_user_name</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开发者微信号</w:t>
            </w:r>
          </w:p>
        </w:tc>
        <w:tc>
          <w:tcPr>
            <w:tcW w:w="0" w:type="auto"/>
          </w:tcPr>
          <w:p w:rsidR="00686B2F" w:rsidRPr="00686B2F" w:rsidRDefault="00686B2F" w:rsidP="00686B2F">
            <w:pPr>
              <w:widowControl/>
              <w:jc w:val="left"/>
              <w:cnfStyle w:val="000000000000"/>
              <w:rPr>
                <w:rFonts w:ascii="微软雅黑" w:eastAsia="微软雅黑" w:hAnsi="微软雅黑" w:cs="宋体"/>
                <w:kern w:val="0"/>
                <w:sz w:val="20"/>
                <w:szCs w:val="20"/>
              </w:rPr>
            </w:pPr>
          </w:p>
        </w:tc>
      </w:tr>
      <w:tr w:rsidR="00340316" w:rsidRPr="00686B2F" w:rsidTr="00340316">
        <w:trPr>
          <w:cnfStyle w:val="000000100000"/>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3</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from_user_name</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发送方帐号（一个OpenID）</w:t>
            </w:r>
          </w:p>
        </w:tc>
        <w:tc>
          <w:tcPr>
            <w:tcW w:w="0" w:type="auto"/>
          </w:tcPr>
          <w:p w:rsidR="00686B2F" w:rsidRPr="00686B2F" w:rsidRDefault="00686B2F" w:rsidP="00686B2F">
            <w:pPr>
              <w:widowControl/>
              <w:jc w:val="left"/>
              <w:cnfStyle w:val="000000100000"/>
              <w:rPr>
                <w:rFonts w:ascii="微软雅黑" w:eastAsia="微软雅黑" w:hAnsi="微软雅黑" w:cs="宋体"/>
                <w:kern w:val="0"/>
                <w:sz w:val="20"/>
                <w:szCs w:val="20"/>
              </w:rPr>
            </w:pPr>
          </w:p>
        </w:tc>
      </w:tr>
      <w:tr w:rsidR="00686B2F" w:rsidRPr="00686B2F" w:rsidTr="00FA4596">
        <w:trPr>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4</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msg_type</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varchar(10)</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消息类型（地理消息为 event ）</w:t>
            </w:r>
          </w:p>
        </w:tc>
        <w:tc>
          <w:tcPr>
            <w:tcW w:w="0" w:type="auto"/>
          </w:tcPr>
          <w:p w:rsidR="00686B2F" w:rsidRPr="00686B2F" w:rsidRDefault="00686B2F" w:rsidP="00686B2F">
            <w:pPr>
              <w:widowControl/>
              <w:jc w:val="left"/>
              <w:cnfStyle w:val="000000000000"/>
              <w:rPr>
                <w:rFonts w:ascii="微软雅黑" w:eastAsia="微软雅黑" w:hAnsi="微软雅黑" w:cs="宋体"/>
                <w:kern w:val="0"/>
                <w:sz w:val="20"/>
                <w:szCs w:val="20"/>
              </w:rPr>
            </w:pPr>
          </w:p>
        </w:tc>
      </w:tr>
      <w:tr w:rsidR="00340316" w:rsidRPr="00686B2F" w:rsidTr="00340316">
        <w:trPr>
          <w:cnfStyle w:val="000000100000"/>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5</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事件类型</w:t>
            </w:r>
          </w:p>
        </w:tc>
        <w:tc>
          <w:tcPr>
            <w:tcW w:w="0" w:type="auto"/>
          </w:tcPr>
          <w:p w:rsidR="00686B2F" w:rsidRPr="00686B2F" w:rsidRDefault="00686B2F" w:rsidP="00686B2F">
            <w:pPr>
              <w:widowControl/>
              <w:jc w:val="left"/>
              <w:cnfStyle w:val="000000100000"/>
              <w:rPr>
                <w:rFonts w:ascii="微软雅黑" w:eastAsia="微软雅黑" w:hAnsi="微软雅黑" w:cs="宋体"/>
                <w:kern w:val="0"/>
                <w:sz w:val="20"/>
                <w:szCs w:val="20"/>
              </w:rPr>
            </w:pPr>
          </w:p>
        </w:tc>
      </w:tr>
      <w:tr w:rsidR="00686B2F" w:rsidRPr="00686B2F" w:rsidTr="00FA4596">
        <w:trPr>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6</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msg_id</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int(11)</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消息id，64位整型</w:t>
            </w:r>
          </w:p>
        </w:tc>
        <w:tc>
          <w:tcPr>
            <w:tcW w:w="0" w:type="auto"/>
          </w:tcPr>
          <w:p w:rsidR="00686B2F" w:rsidRPr="00686B2F" w:rsidRDefault="00686B2F" w:rsidP="00686B2F">
            <w:pPr>
              <w:widowControl/>
              <w:jc w:val="left"/>
              <w:cnfStyle w:val="000000000000"/>
              <w:rPr>
                <w:rFonts w:ascii="微软雅黑" w:eastAsia="微软雅黑" w:hAnsi="微软雅黑" w:cs="宋体"/>
                <w:kern w:val="0"/>
                <w:sz w:val="20"/>
                <w:szCs w:val="20"/>
              </w:rPr>
            </w:pPr>
          </w:p>
        </w:tc>
      </w:tr>
      <w:tr w:rsidR="00340316" w:rsidRPr="00686B2F" w:rsidTr="00340316">
        <w:trPr>
          <w:cnfStyle w:val="000000100000"/>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7</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callback_status</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微信回复推送状态</w:t>
            </w:r>
          </w:p>
        </w:tc>
        <w:tc>
          <w:tcPr>
            <w:tcW w:w="0" w:type="auto"/>
          </w:tcPr>
          <w:p w:rsidR="00686B2F" w:rsidRPr="00686B2F" w:rsidRDefault="00686B2F" w:rsidP="00686B2F">
            <w:pPr>
              <w:widowControl/>
              <w:jc w:val="left"/>
              <w:cnfStyle w:val="000000100000"/>
              <w:rPr>
                <w:rFonts w:ascii="微软雅黑" w:eastAsia="微软雅黑" w:hAnsi="微软雅黑" w:cs="宋体"/>
                <w:kern w:val="0"/>
                <w:sz w:val="20"/>
                <w:szCs w:val="20"/>
              </w:rPr>
            </w:pPr>
          </w:p>
        </w:tc>
      </w:tr>
      <w:tr w:rsidR="00686B2F" w:rsidRPr="00686B2F" w:rsidTr="00FA4596">
        <w:trPr>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8</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push_status</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推送状态</w:t>
            </w:r>
          </w:p>
        </w:tc>
        <w:tc>
          <w:tcPr>
            <w:tcW w:w="0" w:type="auto"/>
          </w:tcPr>
          <w:p w:rsidR="00686B2F" w:rsidRPr="00686B2F" w:rsidRDefault="00686B2F" w:rsidP="00686B2F">
            <w:pPr>
              <w:widowControl/>
              <w:jc w:val="left"/>
              <w:cnfStyle w:val="000000000000"/>
              <w:rPr>
                <w:rFonts w:ascii="微软雅黑" w:eastAsia="微软雅黑" w:hAnsi="微软雅黑" w:cs="宋体"/>
                <w:kern w:val="0"/>
                <w:sz w:val="20"/>
                <w:szCs w:val="20"/>
              </w:rPr>
            </w:pPr>
          </w:p>
        </w:tc>
      </w:tr>
      <w:tr w:rsidR="00340316" w:rsidRPr="00686B2F" w:rsidTr="00340316">
        <w:trPr>
          <w:cnfStyle w:val="000000100000"/>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9</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order_number</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char(20)</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订单编号</w:t>
            </w:r>
          </w:p>
        </w:tc>
        <w:tc>
          <w:tcPr>
            <w:tcW w:w="0" w:type="auto"/>
          </w:tcPr>
          <w:p w:rsidR="00686B2F" w:rsidRPr="00686B2F" w:rsidRDefault="00686B2F" w:rsidP="00686B2F">
            <w:pPr>
              <w:widowControl/>
              <w:jc w:val="left"/>
              <w:cnfStyle w:val="000000100000"/>
              <w:rPr>
                <w:rFonts w:ascii="微软雅黑" w:eastAsia="微软雅黑" w:hAnsi="微软雅黑" w:cs="宋体"/>
                <w:kern w:val="0"/>
                <w:sz w:val="20"/>
                <w:szCs w:val="20"/>
              </w:rPr>
            </w:pPr>
            <w:r>
              <w:rPr>
                <w:rFonts w:hint="eastAsia"/>
                <w:sz w:val="21"/>
                <w:szCs w:val="21"/>
              </w:rPr>
              <w:t>上游提供，非唯一。同一订单可通知多次</w:t>
            </w:r>
          </w:p>
        </w:tc>
      </w:tr>
      <w:tr w:rsidR="00686B2F" w:rsidRPr="00686B2F" w:rsidTr="00FA4596">
        <w:trPr>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10</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gmt_create</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tcPr>
          <w:p w:rsidR="00686B2F" w:rsidRPr="00686B2F" w:rsidRDefault="00686B2F" w:rsidP="00686B2F">
            <w:pPr>
              <w:widowControl/>
              <w:jc w:val="left"/>
              <w:cnfStyle w:val="0000000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0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消息创建时间</w:t>
            </w:r>
          </w:p>
        </w:tc>
        <w:tc>
          <w:tcPr>
            <w:tcW w:w="0" w:type="auto"/>
          </w:tcPr>
          <w:p w:rsidR="00686B2F" w:rsidRPr="00686B2F" w:rsidRDefault="00686B2F" w:rsidP="00686B2F">
            <w:pPr>
              <w:widowControl/>
              <w:jc w:val="left"/>
              <w:cnfStyle w:val="000000000000"/>
              <w:rPr>
                <w:rFonts w:ascii="微软雅黑" w:eastAsia="微软雅黑" w:hAnsi="微软雅黑" w:cs="宋体"/>
                <w:kern w:val="0"/>
                <w:sz w:val="20"/>
                <w:szCs w:val="20"/>
              </w:rPr>
            </w:pPr>
          </w:p>
        </w:tc>
      </w:tr>
      <w:tr w:rsidR="00340316" w:rsidRPr="00686B2F" w:rsidTr="00340316">
        <w:trPr>
          <w:cnfStyle w:val="000000100000"/>
          <w:trHeight w:val="330"/>
        </w:trPr>
        <w:tc>
          <w:tcPr>
            <w:cnfStyle w:val="001000000000"/>
            <w:tcW w:w="0" w:type="auto"/>
            <w:hideMark/>
          </w:tcPr>
          <w:p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11</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gmt_modified</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p>
        </w:tc>
        <w:tc>
          <w:tcPr>
            <w:tcW w:w="0" w:type="auto"/>
            <w:hideMark/>
          </w:tcPr>
          <w:p w:rsidR="00686B2F" w:rsidRPr="00686B2F" w:rsidRDefault="00686B2F" w:rsidP="00686B2F">
            <w:pPr>
              <w:widowControl/>
              <w:jc w:val="left"/>
              <w:cnfStyle w:val="00000010000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消息修改时间</w:t>
            </w:r>
          </w:p>
        </w:tc>
        <w:tc>
          <w:tcPr>
            <w:tcW w:w="0" w:type="auto"/>
          </w:tcPr>
          <w:p w:rsidR="00686B2F" w:rsidRPr="00686B2F" w:rsidRDefault="00686B2F" w:rsidP="00686B2F">
            <w:pPr>
              <w:widowControl/>
              <w:jc w:val="left"/>
              <w:cnfStyle w:val="000000100000"/>
              <w:rPr>
                <w:rFonts w:ascii="微软雅黑" w:eastAsia="微软雅黑" w:hAnsi="微软雅黑" w:cs="宋体"/>
                <w:kern w:val="0"/>
                <w:sz w:val="20"/>
                <w:szCs w:val="20"/>
              </w:rPr>
            </w:pPr>
          </w:p>
        </w:tc>
      </w:tr>
    </w:tbl>
    <w:p w:rsidR="0016632B" w:rsidRDefault="0016632B" w:rsidP="0016632B">
      <w:pPr>
        <w:pStyle w:val="3"/>
        <w:rPr>
          <w:ins w:id="935" w:author="Qiming Gu" w:date="2017-03-08T00:01:00Z"/>
        </w:rPr>
      </w:pPr>
      <w:bookmarkStart w:id="936" w:name="_Toc475656403"/>
      <w:ins w:id="937" w:author="Qiming Gu" w:date="2017-03-08T00:01:00Z">
        <w:r>
          <w:rPr>
            <w:rFonts w:hint="eastAsia"/>
          </w:rPr>
          <w:lastRenderedPageBreak/>
          <w:t>短信通知（</w:t>
        </w:r>
        <w:r>
          <w:rPr>
            <w:rFonts w:hint="eastAsia"/>
          </w:rPr>
          <w:t>wozhi</w:t>
        </w:r>
        <w:r>
          <w:t>_</w:t>
        </w:r>
        <w:r>
          <w:rPr>
            <w:rFonts w:hint="eastAsia"/>
          </w:rPr>
          <w:t>ali</w:t>
        </w:r>
      </w:ins>
      <w:ins w:id="938" w:author="Qiming Gu" w:date="2017-03-08T00:02:00Z">
        <w:r>
          <w:rPr>
            <w:rFonts w:hint="eastAsia"/>
          </w:rPr>
          <w:t>day</w:t>
        </w:r>
        <w:r>
          <w:t>u_msg</w:t>
        </w:r>
      </w:ins>
      <w:ins w:id="939" w:author="Qiming Gu" w:date="2017-03-08T00:01:00Z">
        <w:r>
          <w:rPr>
            <w:rFonts w:hint="eastAsia"/>
          </w:rPr>
          <w:t>）</w:t>
        </w:r>
      </w:ins>
    </w:p>
    <w:tbl>
      <w:tblPr>
        <w:tblStyle w:val="a8"/>
        <w:tblW w:w="5000" w:type="pct"/>
        <w:tblLook w:val="04A0"/>
      </w:tblPr>
      <w:tblGrid>
        <w:gridCol w:w="448"/>
        <w:gridCol w:w="2048"/>
        <w:gridCol w:w="777"/>
        <w:gridCol w:w="1415"/>
        <w:gridCol w:w="3834"/>
      </w:tblGrid>
      <w:tr w:rsidR="0016632B" w:rsidRPr="00226BD4" w:rsidTr="00D10D93">
        <w:trPr>
          <w:ins w:id="940" w:author="Qiming Gu" w:date="2017-03-08T00:01:00Z"/>
        </w:trPr>
        <w:tc>
          <w:tcPr>
            <w:tcW w:w="283" w:type="pct"/>
          </w:tcPr>
          <w:p w:rsidR="0016632B" w:rsidRPr="00226BD4" w:rsidRDefault="0016632B" w:rsidP="00D10D93">
            <w:pPr>
              <w:spacing w:line="560" w:lineRule="exact"/>
              <w:rPr>
                <w:ins w:id="941" w:author="Qiming Gu" w:date="2017-03-08T00:01:00Z"/>
                <w:sz w:val="21"/>
                <w:szCs w:val="21"/>
              </w:rPr>
            </w:pPr>
            <w:ins w:id="942" w:author="Qiming Gu" w:date="2017-03-08T00:01:00Z">
              <w:r w:rsidRPr="00226BD4">
                <w:rPr>
                  <w:rFonts w:hint="eastAsia"/>
                  <w:sz w:val="21"/>
                  <w:szCs w:val="21"/>
                </w:rPr>
                <w:t>序号</w:t>
              </w:r>
            </w:ins>
          </w:p>
        </w:tc>
        <w:tc>
          <w:tcPr>
            <w:tcW w:w="1282" w:type="pct"/>
          </w:tcPr>
          <w:p w:rsidR="0016632B" w:rsidRPr="00226BD4" w:rsidRDefault="0016632B" w:rsidP="00D10D93">
            <w:pPr>
              <w:spacing w:line="560" w:lineRule="exact"/>
              <w:rPr>
                <w:ins w:id="943" w:author="Qiming Gu" w:date="2017-03-08T00:01:00Z"/>
                <w:sz w:val="21"/>
                <w:szCs w:val="21"/>
              </w:rPr>
            </w:pPr>
            <w:ins w:id="944" w:author="Qiming Gu" w:date="2017-03-08T00:01:00Z">
              <w:r w:rsidRPr="00226BD4">
                <w:rPr>
                  <w:rFonts w:hint="eastAsia"/>
                  <w:sz w:val="21"/>
                  <w:szCs w:val="21"/>
                </w:rPr>
                <w:t>列名</w:t>
              </w:r>
            </w:ins>
          </w:p>
        </w:tc>
        <w:tc>
          <w:tcPr>
            <w:tcW w:w="941" w:type="pct"/>
          </w:tcPr>
          <w:p w:rsidR="0016632B" w:rsidRPr="00226BD4" w:rsidRDefault="0016632B" w:rsidP="00D10D93">
            <w:pPr>
              <w:spacing w:line="560" w:lineRule="exact"/>
              <w:rPr>
                <w:ins w:id="945" w:author="Qiming Gu" w:date="2017-03-08T00:01:00Z"/>
                <w:sz w:val="21"/>
                <w:szCs w:val="21"/>
              </w:rPr>
            </w:pPr>
            <w:ins w:id="946" w:author="Qiming Gu" w:date="2017-03-08T00:01:00Z">
              <w:r>
                <w:rPr>
                  <w:rFonts w:hint="eastAsia"/>
                  <w:sz w:val="21"/>
                  <w:szCs w:val="21"/>
                </w:rPr>
                <w:t>显示名称</w:t>
              </w:r>
            </w:ins>
          </w:p>
        </w:tc>
        <w:tc>
          <w:tcPr>
            <w:tcW w:w="1025" w:type="pct"/>
          </w:tcPr>
          <w:p w:rsidR="0016632B" w:rsidRPr="00226BD4" w:rsidRDefault="0016632B" w:rsidP="00D10D93">
            <w:pPr>
              <w:spacing w:line="560" w:lineRule="exact"/>
              <w:rPr>
                <w:ins w:id="947" w:author="Qiming Gu" w:date="2017-03-08T00:01:00Z"/>
                <w:sz w:val="21"/>
                <w:szCs w:val="21"/>
              </w:rPr>
            </w:pPr>
            <w:ins w:id="948" w:author="Qiming Gu" w:date="2017-03-08T00:01:00Z">
              <w:r w:rsidRPr="00226BD4">
                <w:rPr>
                  <w:rFonts w:hint="eastAsia"/>
                  <w:sz w:val="21"/>
                  <w:szCs w:val="21"/>
                </w:rPr>
                <w:t>定义</w:t>
              </w:r>
            </w:ins>
          </w:p>
        </w:tc>
        <w:tc>
          <w:tcPr>
            <w:tcW w:w="1469" w:type="pct"/>
          </w:tcPr>
          <w:p w:rsidR="0016632B" w:rsidRPr="00226BD4" w:rsidRDefault="0016632B" w:rsidP="00D10D93">
            <w:pPr>
              <w:spacing w:line="560" w:lineRule="exact"/>
              <w:rPr>
                <w:ins w:id="949" w:author="Qiming Gu" w:date="2017-03-08T00:01:00Z"/>
                <w:sz w:val="21"/>
                <w:szCs w:val="21"/>
              </w:rPr>
            </w:pPr>
            <w:ins w:id="950" w:author="Qiming Gu" w:date="2017-03-08T00:01:00Z">
              <w:r w:rsidRPr="00226BD4">
                <w:rPr>
                  <w:rFonts w:hint="eastAsia"/>
                  <w:sz w:val="21"/>
                  <w:szCs w:val="21"/>
                </w:rPr>
                <w:t>备注</w:t>
              </w:r>
            </w:ins>
          </w:p>
        </w:tc>
      </w:tr>
      <w:tr w:rsidR="0016632B" w:rsidRPr="00226BD4" w:rsidTr="00D10D93">
        <w:trPr>
          <w:ins w:id="951" w:author="Qiming Gu" w:date="2017-03-08T00:01:00Z"/>
        </w:trPr>
        <w:tc>
          <w:tcPr>
            <w:tcW w:w="283" w:type="pct"/>
            <w:vAlign w:val="center"/>
          </w:tcPr>
          <w:p w:rsidR="0016632B" w:rsidRPr="00226BD4" w:rsidRDefault="0016632B" w:rsidP="00D10D93">
            <w:pPr>
              <w:spacing w:line="560" w:lineRule="exact"/>
              <w:rPr>
                <w:ins w:id="952" w:author="Qiming Gu" w:date="2017-03-08T00:01:00Z"/>
                <w:sz w:val="21"/>
                <w:szCs w:val="21"/>
              </w:rPr>
            </w:pPr>
            <w:ins w:id="953" w:author="Qiming Gu" w:date="2017-03-08T00:01:00Z">
              <w:r>
                <w:rPr>
                  <w:rFonts w:ascii="等线" w:eastAsia="等线" w:hAnsi="等线" w:hint="eastAsia"/>
                  <w:color w:val="000000"/>
                  <w:sz w:val="22"/>
                </w:rPr>
                <w:t>1</w:t>
              </w:r>
            </w:ins>
          </w:p>
        </w:tc>
        <w:tc>
          <w:tcPr>
            <w:tcW w:w="1282" w:type="pct"/>
          </w:tcPr>
          <w:p w:rsidR="0016632B" w:rsidRPr="00226BD4" w:rsidRDefault="0016632B" w:rsidP="00D10D93">
            <w:pPr>
              <w:spacing w:line="560" w:lineRule="exact"/>
              <w:rPr>
                <w:ins w:id="954" w:author="Qiming Gu" w:date="2017-03-08T00:01:00Z"/>
                <w:sz w:val="21"/>
                <w:szCs w:val="21"/>
              </w:rPr>
            </w:pPr>
            <w:ins w:id="955" w:author="Qiming Gu" w:date="2017-03-08T00:01:00Z">
              <w:r>
                <w:rPr>
                  <w:sz w:val="21"/>
                  <w:szCs w:val="21"/>
                </w:rPr>
                <w:t>id</w:t>
              </w:r>
            </w:ins>
          </w:p>
        </w:tc>
        <w:tc>
          <w:tcPr>
            <w:tcW w:w="941" w:type="pct"/>
          </w:tcPr>
          <w:p w:rsidR="0016632B" w:rsidRDefault="0016632B" w:rsidP="00D10D93">
            <w:pPr>
              <w:spacing w:line="560" w:lineRule="exact"/>
              <w:rPr>
                <w:ins w:id="956" w:author="Qiming Gu" w:date="2017-03-08T00:01:00Z"/>
                <w:sz w:val="21"/>
                <w:szCs w:val="21"/>
              </w:rPr>
            </w:pPr>
            <w:ins w:id="957" w:author="Qiming Gu" w:date="2017-03-08T00:01:00Z">
              <w:r>
                <w:rPr>
                  <w:rFonts w:hint="eastAsia"/>
                  <w:sz w:val="21"/>
                  <w:szCs w:val="21"/>
                </w:rPr>
                <w:t>id</w:t>
              </w:r>
            </w:ins>
          </w:p>
        </w:tc>
        <w:tc>
          <w:tcPr>
            <w:tcW w:w="1025" w:type="pct"/>
          </w:tcPr>
          <w:p w:rsidR="0016632B" w:rsidRPr="00226BD4" w:rsidRDefault="0016632B" w:rsidP="00D10D93">
            <w:pPr>
              <w:spacing w:line="560" w:lineRule="exact"/>
              <w:rPr>
                <w:ins w:id="958" w:author="Qiming Gu" w:date="2017-03-08T00:01:00Z"/>
                <w:sz w:val="21"/>
                <w:szCs w:val="21"/>
              </w:rPr>
            </w:pPr>
            <w:ins w:id="959" w:author="Qiming Gu" w:date="2017-03-08T00:01:00Z">
              <w:r>
                <w:rPr>
                  <w:sz w:val="21"/>
                  <w:szCs w:val="21"/>
                </w:rPr>
                <w:t>bigint</w:t>
              </w:r>
            </w:ins>
          </w:p>
        </w:tc>
        <w:tc>
          <w:tcPr>
            <w:tcW w:w="1469" w:type="pct"/>
          </w:tcPr>
          <w:p w:rsidR="0016632B" w:rsidRPr="00226BD4" w:rsidRDefault="0016632B" w:rsidP="00D10D93">
            <w:pPr>
              <w:spacing w:line="560" w:lineRule="exact"/>
              <w:rPr>
                <w:ins w:id="960" w:author="Qiming Gu" w:date="2017-03-08T00:01:00Z"/>
                <w:sz w:val="21"/>
                <w:szCs w:val="21"/>
              </w:rPr>
            </w:pPr>
            <w:ins w:id="961" w:author="Qiming Gu" w:date="2017-03-08T00:01:00Z">
              <w:r w:rsidRPr="00226BD4">
                <w:rPr>
                  <w:rFonts w:hint="eastAsia"/>
                  <w:sz w:val="21"/>
                  <w:szCs w:val="21"/>
                </w:rPr>
                <w:t>系统</w:t>
              </w:r>
              <w:r>
                <w:rPr>
                  <w:rFonts w:hint="eastAsia"/>
                  <w:sz w:val="21"/>
                  <w:szCs w:val="21"/>
                </w:rPr>
                <w:t>按规则</w:t>
              </w:r>
              <w:r w:rsidRPr="00226BD4">
                <w:rPr>
                  <w:rFonts w:hint="eastAsia"/>
                  <w:sz w:val="21"/>
                  <w:szCs w:val="21"/>
                </w:rPr>
                <w:t>自动生成</w:t>
              </w:r>
            </w:ins>
          </w:p>
        </w:tc>
      </w:tr>
      <w:tr w:rsidR="0016632B" w:rsidRPr="00226BD4" w:rsidTr="00D10D93">
        <w:trPr>
          <w:ins w:id="962" w:author="Qiming Gu" w:date="2017-03-08T00:01:00Z"/>
        </w:trPr>
        <w:tc>
          <w:tcPr>
            <w:tcW w:w="283" w:type="pct"/>
            <w:vAlign w:val="center"/>
          </w:tcPr>
          <w:p w:rsidR="0016632B" w:rsidRPr="00226BD4" w:rsidRDefault="0016632B" w:rsidP="00D10D93">
            <w:pPr>
              <w:rPr>
                <w:ins w:id="963" w:author="Qiming Gu" w:date="2017-03-08T00:01:00Z"/>
                <w:sz w:val="21"/>
                <w:szCs w:val="21"/>
              </w:rPr>
            </w:pPr>
            <w:ins w:id="964" w:author="Qiming Gu" w:date="2017-03-08T00:01:00Z">
              <w:r>
                <w:rPr>
                  <w:rFonts w:ascii="等线" w:eastAsia="等线" w:hAnsi="等线" w:hint="eastAsia"/>
                  <w:color w:val="000000"/>
                  <w:sz w:val="22"/>
                </w:rPr>
                <w:t>2</w:t>
              </w:r>
            </w:ins>
          </w:p>
        </w:tc>
        <w:tc>
          <w:tcPr>
            <w:tcW w:w="1282" w:type="pct"/>
          </w:tcPr>
          <w:p w:rsidR="0016632B" w:rsidRPr="00226BD4" w:rsidRDefault="00A561E9" w:rsidP="00D10D93">
            <w:pPr>
              <w:rPr>
                <w:ins w:id="965" w:author="Qiming Gu" w:date="2017-03-08T00:01:00Z"/>
                <w:sz w:val="21"/>
                <w:szCs w:val="21"/>
              </w:rPr>
            </w:pPr>
            <w:ins w:id="966" w:author="Qiming Gu" w:date="2017-03-08T00:02:00Z">
              <w:r>
                <w:rPr>
                  <w:sz w:val="21"/>
                  <w:szCs w:val="21"/>
                </w:rPr>
                <w:t>extend</w:t>
              </w:r>
            </w:ins>
          </w:p>
        </w:tc>
        <w:tc>
          <w:tcPr>
            <w:tcW w:w="941" w:type="pct"/>
          </w:tcPr>
          <w:p w:rsidR="0016632B" w:rsidRPr="00226BD4" w:rsidRDefault="00285E05" w:rsidP="00D10D93">
            <w:pPr>
              <w:rPr>
                <w:ins w:id="967" w:author="Qiming Gu" w:date="2017-03-08T00:01:00Z"/>
                <w:sz w:val="21"/>
                <w:szCs w:val="21"/>
              </w:rPr>
            </w:pPr>
            <w:ins w:id="968" w:author="Qiming Gu" w:date="2017-03-08T00:04:00Z">
              <w:r>
                <w:rPr>
                  <w:rFonts w:hint="eastAsia"/>
                  <w:sz w:val="21"/>
                  <w:szCs w:val="21"/>
                </w:rPr>
                <w:t>扩展信息</w:t>
              </w:r>
            </w:ins>
          </w:p>
        </w:tc>
        <w:tc>
          <w:tcPr>
            <w:tcW w:w="1025" w:type="pct"/>
          </w:tcPr>
          <w:p w:rsidR="0016632B" w:rsidRPr="00226BD4" w:rsidRDefault="00285E05" w:rsidP="00D10D93">
            <w:pPr>
              <w:rPr>
                <w:ins w:id="969" w:author="Qiming Gu" w:date="2017-03-08T00:01:00Z"/>
                <w:sz w:val="21"/>
                <w:szCs w:val="21"/>
              </w:rPr>
            </w:pPr>
            <w:ins w:id="970" w:author="Qiming Gu" w:date="2017-03-08T00:04:00Z">
              <w:r>
                <w:rPr>
                  <w:rFonts w:hint="eastAsia"/>
                  <w:sz w:val="21"/>
                  <w:szCs w:val="21"/>
                </w:rPr>
                <w:t>varchar</w:t>
              </w:r>
            </w:ins>
            <w:ins w:id="971" w:author="Qiming Gu" w:date="2017-03-08T00:01:00Z">
              <w:r w:rsidR="0016632B" w:rsidRPr="00226BD4">
                <w:rPr>
                  <w:sz w:val="21"/>
                  <w:szCs w:val="21"/>
                </w:rPr>
                <w:t>(</w:t>
              </w:r>
            </w:ins>
            <w:ins w:id="972" w:author="Qiming Gu" w:date="2017-03-08T00:05:00Z">
              <w:r w:rsidR="008922E7">
                <w:rPr>
                  <w:rFonts w:hint="eastAsia"/>
                  <w:sz w:val="21"/>
                  <w:szCs w:val="21"/>
                </w:rPr>
                <w:t>5</w:t>
              </w:r>
            </w:ins>
            <w:ins w:id="973" w:author="Qiming Gu" w:date="2017-03-08T00:01:00Z">
              <w:r w:rsidR="0016632B" w:rsidRPr="00226BD4">
                <w:rPr>
                  <w:sz w:val="21"/>
                  <w:szCs w:val="21"/>
                </w:rPr>
                <w:t>0)</w:t>
              </w:r>
            </w:ins>
          </w:p>
        </w:tc>
        <w:tc>
          <w:tcPr>
            <w:tcW w:w="1469" w:type="pct"/>
          </w:tcPr>
          <w:p w:rsidR="0016632B" w:rsidRPr="00226BD4" w:rsidRDefault="00285E05" w:rsidP="00D10D93">
            <w:pPr>
              <w:rPr>
                <w:ins w:id="974" w:author="Qiming Gu" w:date="2017-03-08T00:01:00Z"/>
                <w:sz w:val="21"/>
                <w:szCs w:val="21"/>
              </w:rPr>
            </w:pPr>
            <w:ins w:id="975" w:author="Qiming Gu" w:date="2017-03-08T00:04:00Z">
              <w:r>
                <w:rPr>
                  <w:rFonts w:hint="eastAsia"/>
                  <w:sz w:val="21"/>
                  <w:szCs w:val="21"/>
                </w:rPr>
                <w:t>将原样返回</w:t>
              </w:r>
            </w:ins>
          </w:p>
        </w:tc>
      </w:tr>
      <w:tr w:rsidR="0016632B" w:rsidRPr="00226BD4" w:rsidTr="00D10D93">
        <w:trPr>
          <w:ins w:id="976" w:author="Qiming Gu" w:date="2017-03-08T00:01:00Z"/>
        </w:trPr>
        <w:tc>
          <w:tcPr>
            <w:tcW w:w="283" w:type="pct"/>
            <w:vAlign w:val="center"/>
          </w:tcPr>
          <w:p w:rsidR="0016632B" w:rsidRPr="00226BD4" w:rsidRDefault="0016632B" w:rsidP="00D10D93">
            <w:pPr>
              <w:rPr>
                <w:ins w:id="977" w:author="Qiming Gu" w:date="2017-03-08T00:01:00Z"/>
                <w:sz w:val="21"/>
                <w:szCs w:val="21"/>
              </w:rPr>
            </w:pPr>
            <w:ins w:id="978" w:author="Qiming Gu" w:date="2017-03-08T00:01:00Z">
              <w:r>
                <w:rPr>
                  <w:rFonts w:ascii="等线" w:eastAsia="等线" w:hAnsi="等线" w:hint="eastAsia"/>
                  <w:color w:val="000000"/>
                  <w:sz w:val="22"/>
                </w:rPr>
                <w:t>3</w:t>
              </w:r>
            </w:ins>
          </w:p>
        </w:tc>
        <w:tc>
          <w:tcPr>
            <w:tcW w:w="1282" w:type="pct"/>
          </w:tcPr>
          <w:p w:rsidR="0016632B" w:rsidRPr="00226BD4" w:rsidRDefault="00A561E9" w:rsidP="00D10D93">
            <w:pPr>
              <w:rPr>
                <w:ins w:id="979" w:author="Qiming Gu" w:date="2017-03-08T00:01:00Z"/>
                <w:sz w:val="21"/>
                <w:szCs w:val="21"/>
              </w:rPr>
            </w:pPr>
            <w:ins w:id="980" w:author="Qiming Gu" w:date="2017-03-08T00:02:00Z">
              <w:r>
                <w:rPr>
                  <w:sz w:val="21"/>
                  <w:szCs w:val="21"/>
                </w:rPr>
                <w:t>sms_type</w:t>
              </w:r>
            </w:ins>
          </w:p>
        </w:tc>
        <w:tc>
          <w:tcPr>
            <w:tcW w:w="941" w:type="pct"/>
          </w:tcPr>
          <w:p w:rsidR="0016632B" w:rsidRPr="00226BD4" w:rsidRDefault="002D3558" w:rsidP="00D10D93">
            <w:pPr>
              <w:rPr>
                <w:ins w:id="981" w:author="Qiming Gu" w:date="2017-03-08T00:01:00Z"/>
                <w:sz w:val="21"/>
                <w:szCs w:val="21"/>
              </w:rPr>
            </w:pPr>
            <w:ins w:id="982" w:author="Qiming Gu" w:date="2017-03-08T00:04:00Z">
              <w:r>
                <w:rPr>
                  <w:rFonts w:hint="eastAsia"/>
                  <w:sz w:val="21"/>
                  <w:szCs w:val="21"/>
                </w:rPr>
                <w:t>短信类型</w:t>
              </w:r>
            </w:ins>
          </w:p>
        </w:tc>
        <w:tc>
          <w:tcPr>
            <w:tcW w:w="1025" w:type="pct"/>
          </w:tcPr>
          <w:p w:rsidR="0016632B" w:rsidRPr="00226BD4" w:rsidRDefault="0016632B" w:rsidP="00D10D93">
            <w:pPr>
              <w:rPr>
                <w:ins w:id="983" w:author="Qiming Gu" w:date="2017-03-08T00:01:00Z"/>
                <w:sz w:val="21"/>
                <w:szCs w:val="21"/>
              </w:rPr>
            </w:pPr>
            <w:ins w:id="984" w:author="Qiming Gu" w:date="2017-03-08T00:01:00Z">
              <w:r w:rsidRPr="00226BD4">
                <w:rPr>
                  <w:sz w:val="21"/>
                  <w:szCs w:val="21"/>
                </w:rPr>
                <w:t>char(</w:t>
              </w:r>
            </w:ins>
            <w:ins w:id="985" w:author="Qiming Gu" w:date="2017-03-08T00:06:00Z">
              <w:r w:rsidR="008922E7">
                <w:rPr>
                  <w:rFonts w:hint="eastAsia"/>
                  <w:sz w:val="21"/>
                  <w:szCs w:val="21"/>
                </w:rPr>
                <w:t>6</w:t>
              </w:r>
            </w:ins>
            <w:ins w:id="986" w:author="Qiming Gu" w:date="2017-03-08T00:01:00Z">
              <w:r w:rsidRPr="00226BD4">
                <w:rPr>
                  <w:sz w:val="21"/>
                  <w:szCs w:val="21"/>
                </w:rPr>
                <w:t>)</w:t>
              </w:r>
            </w:ins>
          </w:p>
        </w:tc>
        <w:tc>
          <w:tcPr>
            <w:tcW w:w="1469" w:type="pct"/>
          </w:tcPr>
          <w:p w:rsidR="0016632B" w:rsidRPr="00226BD4" w:rsidRDefault="0016632B" w:rsidP="00D10D93">
            <w:pPr>
              <w:rPr>
                <w:ins w:id="987" w:author="Qiming Gu" w:date="2017-03-08T00:01:00Z"/>
                <w:sz w:val="21"/>
                <w:szCs w:val="21"/>
              </w:rPr>
            </w:pPr>
          </w:p>
        </w:tc>
      </w:tr>
      <w:tr w:rsidR="0016632B" w:rsidRPr="00226BD4" w:rsidTr="00D10D93">
        <w:trPr>
          <w:ins w:id="988" w:author="Qiming Gu" w:date="2017-03-08T00:01:00Z"/>
        </w:trPr>
        <w:tc>
          <w:tcPr>
            <w:tcW w:w="283" w:type="pct"/>
            <w:vAlign w:val="center"/>
          </w:tcPr>
          <w:p w:rsidR="0016632B" w:rsidRDefault="0016632B" w:rsidP="00D10D93">
            <w:pPr>
              <w:spacing w:line="560" w:lineRule="exact"/>
              <w:rPr>
                <w:ins w:id="989" w:author="Qiming Gu" w:date="2017-03-08T00:01:00Z"/>
                <w:sz w:val="21"/>
                <w:szCs w:val="21"/>
              </w:rPr>
            </w:pPr>
            <w:ins w:id="990" w:author="Qiming Gu" w:date="2017-03-08T00:01:00Z">
              <w:r>
                <w:rPr>
                  <w:rFonts w:ascii="等线" w:eastAsia="等线" w:hAnsi="等线" w:hint="eastAsia"/>
                  <w:color w:val="000000"/>
                  <w:sz w:val="22"/>
                </w:rPr>
                <w:t>4</w:t>
              </w:r>
            </w:ins>
          </w:p>
        </w:tc>
        <w:tc>
          <w:tcPr>
            <w:tcW w:w="1282" w:type="pct"/>
          </w:tcPr>
          <w:p w:rsidR="0016632B" w:rsidRPr="00226BD4" w:rsidRDefault="00A561E9" w:rsidP="00D10D93">
            <w:pPr>
              <w:spacing w:line="560" w:lineRule="exact"/>
              <w:rPr>
                <w:ins w:id="991" w:author="Qiming Gu" w:date="2017-03-08T00:01:00Z"/>
                <w:sz w:val="21"/>
                <w:szCs w:val="21"/>
              </w:rPr>
            </w:pPr>
            <w:ins w:id="992" w:author="Qiming Gu" w:date="2017-03-08T00:03:00Z">
              <w:r>
                <w:rPr>
                  <w:sz w:val="21"/>
                  <w:szCs w:val="21"/>
                </w:rPr>
                <w:t>sms_params</w:t>
              </w:r>
            </w:ins>
          </w:p>
        </w:tc>
        <w:tc>
          <w:tcPr>
            <w:tcW w:w="941" w:type="pct"/>
          </w:tcPr>
          <w:p w:rsidR="0016632B" w:rsidRPr="00226BD4" w:rsidRDefault="002D3558" w:rsidP="00D10D93">
            <w:pPr>
              <w:spacing w:line="560" w:lineRule="exact"/>
              <w:rPr>
                <w:ins w:id="993" w:author="Qiming Gu" w:date="2017-03-08T00:01:00Z"/>
                <w:sz w:val="21"/>
                <w:szCs w:val="21"/>
              </w:rPr>
            </w:pPr>
            <w:ins w:id="994" w:author="Qiming Gu" w:date="2017-03-08T00:05:00Z">
              <w:r>
                <w:rPr>
                  <w:rFonts w:hint="eastAsia"/>
                  <w:sz w:val="21"/>
                  <w:szCs w:val="21"/>
                </w:rPr>
                <w:t>短信模板变量</w:t>
              </w:r>
            </w:ins>
          </w:p>
        </w:tc>
        <w:tc>
          <w:tcPr>
            <w:tcW w:w="1025" w:type="pct"/>
          </w:tcPr>
          <w:p w:rsidR="0016632B" w:rsidRPr="00226BD4" w:rsidRDefault="008922E7" w:rsidP="00D10D93">
            <w:pPr>
              <w:spacing w:line="560" w:lineRule="exact"/>
              <w:rPr>
                <w:ins w:id="995" w:author="Qiming Gu" w:date="2017-03-08T00:01:00Z"/>
                <w:sz w:val="21"/>
                <w:szCs w:val="21"/>
              </w:rPr>
            </w:pPr>
            <w:ins w:id="996" w:author="Qiming Gu" w:date="2017-03-08T00:06:00Z">
              <w:r>
                <w:rPr>
                  <w:rFonts w:hint="eastAsia"/>
                  <w:sz w:val="21"/>
                  <w:szCs w:val="21"/>
                </w:rPr>
                <w:t>varchar</w:t>
              </w:r>
              <w:r>
                <w:rPr>
                  <w:sz w:val="21"/>
                  <w:szCs w:val="21"/>
                </w:rPr>
                <w:t>(</w:t>
              </w:r>
              <w:r w:rsidR="00CD0414">
                <w:rPr>
                  <w:sz w:val="21"/>
                  <w:szCs w:val="21"/>
                </w:rPr>
                <w:t>2</w:t>
              </w:r>
              <w:r>
                <w:rPr>
                  <w:sz w:val="21"/>
                  <w:szCs w:val="21"/>
                </w:rPr>
                <w:t>00)</w:t>
              </w:r>
            </w:ins>
          </w:p>
        </w:tc>
        <w:tc>
          <w:tcPr>
            <w:tcW w:w="1469" w:type="pct"/>
          </w:tcPr>
          <w:p w:rsidR="0016632B" w:rsidRPr="00226BD4" w:rsidRDefault="0016632B" w:rsidP="00D10D93">
            <w:pPr>
              <w:spacing w:line="560" w:lineRule="exact"/>
              <w:rPr>
                <w:ins w:id="997" w:author="Qiming Gu" w:date="2017-03-08T00:01:00Z"/>
                <w:sz w:val="21"/>
                <w:szCs w:val="21"/>
              </w:rPr>
            </w:pPr>
          </w:p>
        </w:tc>
      </w:tr>
      <w:tr w:rsidR="0016632B" w:rsidRPr="00226BD4" w:rsidTr="00D10D93">
        <w:trPr>
          <w:ins w:id="998" w:author="Qiming Gu" w:date="2017-03-08T00:01:00Z"/>
        </w:trPr>
        <w:tc>
          <w:tcPr>
            <w:tcW w:w="283" w:type="pct"/>
            <w:vAlign w:val="center"/>
          </w:tcPr>
          <w:p w:rsidR="0016632B" w:rsidRDefault="0016632B" w:rsidP="00D10D93">
            <w:pPr>
              <w:spacing w:line="560" w:lineRule="exact"/>
              <w:rPr>
                <w:ins w:id="999" w:author="Qiming Gu" w:date="2017-03-08T00:01:00Z"/>
                <w:sz w:val="21"/>
                <w:szCs w:val="21"/>
              </w:rPr>
            </w:pPr>
            <w:ins w:id="1000" w:author="Qiming Gu" w:date="2017-03-08T00:01:00Z">
              <w:r>
                <w:rPr>
                  <w:rFonts w:ascii="等线" w:eastAsia="等线" w:hAnsi="等线" w:hint="eastAsia"/>
                  <w:color w:val="000000"/>
                  <w:sz w:val="22"/>
                </w:rPr>
                <w:t>5</w:t>
              </w:r>
            </w:ins>
          </w:p>
        </w:tc>
        <w:tc>
          <w:tcPr>
            <w:tcW w:w="1282" w:type="pct"/>
          </w:tcPr>
          <w:p w:rsidR="0016632B" w:rsidRPr="00226BD4" w:rsidRDefault="00A561E9" w:rsidP="00D10D93">
            <w:pPr>
              <w:spacing w:line="560" w:lineRule="exact"/>
              <w:rPr>
                <w:ins w:id="1001" w:author="Qiming Gu" w:date="2017-03-08T00:01:00Z"/>
                <w:sz w:val="21"/>
                <w:szCs w:val="21"/>
              </w:rPr>
            </w:pPr>
            <w:ins w:id="1002" w:author="Qiming Gu" w:date="2017-03-08T00:03:00Z">
              <w:r>
                <w:rPr>
                  <w:sz w:val="21"/>
                  <w:szCs w:val="21"/>
                </w:rPr>
                <w:t>sms_receive_number</w:t>
              </w:r>
            </w:ins>
          </w:p>
        </w:tc>
        <w:tc>
          <w:tcPr>
            <w:tcW w:w="941" w:type="pct"/>
          </w:tcPr>
          <w:p w:rsidR="0016632B" w:rsidRPr="00226BD4" w:rsidRDefault="002D3558" w:rsidP="00D10D93">
            <w:pPr>
              <w:spacing w:line="560" w:lineRule="exact"/>
              <w:rPr>
                <w:ins w:id="1003" w:author="Qiming Gu" w:date="2017-03-08T00:01:00Z"/>
                <w:sz w:val="21"/>
                <w:szCs w:val="21"/>
              </w:rPr>
            </w:pPr>
            <w:ins w:id="1004" w:author="Qiming Gu" w:date="2017-03-08T00:05:00Z">
              <w:r>
                <w:rPr>
                  <w:rFonts w:hint="eastAsia"/>
                  <w:sz w:val="21"/>
                  <w:szCs w:val="21"/>
                </w:rPr>
                <w:t>短信接收号码</w:t>
              </w:r>
            </w:ins>
          </w:p>
        </w:tc>
        <w:tc>
          <w:tcPr>
            <w:tcW w:w="1025" w:type="pct"/>
          </w:tcPr>
          <w:p w:rsidR="0016632B" w:rsidRPr="00226BD4" w:rsidRDefault="00694AA7" w:rsidP="00D10D93">
            <w:pPr>
              <w:spacing w:line="560" w:lineRule="exact"/>
              <w:rPr>
                <w:ins w:id="1005" w:author="Qiming Gu" w:date="2017-03-08T00:01:00Z"/>
                <w:sz w:val="21"/>
                <w:szCs w:val="21"/>
              </w:rPr>
            </w:pPr>
            <w:ins w:id="1006" w:author="Qiming Gu" w:date="2017-03-08T00:06:00Z">
              <w:r>
                <w:rPr>
                  <w:sz w:val="21"/>
                  <w:szCs w:val="21"/>
                </w:rPr>
                <w:t>var</w:t>
              </w:r>
            </w:ins>
            <w:ins w:id="1007" w:author="Qiming Gu" w:date="2017-03-08T00:01:00Z">
              <w:r w:rsidR="0016632B" w:rsidRPr="00226BD4">
                <w:rPr>
                  <w:sz w:val="21"/>
                  <w:szCs w:val="21"/>
                </w:rPr>
                <w:t>char(</w:t>
              </w:r>
            </w:ins>
            <w:ins w:id="1008" w:author="Qiming Gu" w:date="2017-03-08T00:06:00Z">
              <w:r w:rsidR="00DA6B60">
                <w:rPr>
                  <w:sz w:val="21"/>
                  <w:szCs w:val="21"/>
                </w:rPr>
                <w:t>600</w:t>
              </w:r>
            </w:ins>
            <w:ins w:id="1009" w:author="Qiming Gu" w:date="2017-03-08T00:01:00Z">
              <w:r w:rsidR="0016632B" w:rsidRPr="00226BD4">
                <w:rPr>
                  <w:sz w:val="21"/>
                  <w:szCs w:val="21"/>
                </w:rPr>
                <w:t>)</w:t>
              </w:r>
            </w:ins>
          </w:p>
        </w:tc>
        <w:tc>
          <w:tcPr>
            <w:tcW w:w="1469" w:type="pct"/>
          </w:tcPr>
          <w:p w:rsidR="0016632B" w:rsidRDefault="00DA6B60" w:rsidP="00D10D93">
            <w:pPr>
              <w:spacing w:line="560" w:lineRule="exact"/>
              <w:rPr>
                <w:ins w:id="1010" w:author="Qiming Gu" w:date="2017-03-08T00:01:00Z"/>
                <w:sz w:val="21"/>
                <w:szCs w:val="21"/>
              </w:rPr>
            </w:pPr>
            <w:ins w:id="1011" w:author="Qiming Gu" w:date="2017-03-08T00:07:00Z">
              <w:r w:rsidRPr="00DA6B60">
                <w:rPr>
                  <w:rFonts w:hint="eastAsia"/>
                  <w:sz w:val="21"/>
                  <w:szCs w:val="21"/>
                </w:rPr>
                <w:t>支持单个或多个手机号码，传入号码为</w:t>
              </w:r>
              <w:r w:rsidRPr="00DA6B60">
                <w:rPr>
                  <w:rFonts w:hint="eastAsia"/>
                  <w:sz w:val="21"/>
                  <w:szCs w:val="21"/>
                </w:rPr>
                <w:t>11</w:t>
              </w:r>
              <w:r w:rsidRPr="00DA6B60">
                <w:rPr>
                  <w:rFonts w:hint="eastAsia"/>
                  <w:sz w:val="21"/>
                  <w:szCs w:val="21"/>
                </w:rPr>
                <w:t>位手机号码，不能加</w:t>
              </w:r>
              <w:r w:rsidRPr="00DA6B60">
                <w:rPr>
                  <w:rFonts w:hint="eastAsia"/>
                  <w:sz w:val="21"/>
                  <w:szCs w:val="21"/>
                </w:rPr>
                <w:t>0</w:t>
              </w:r>
              <w:r w:rsidRPr="00DA6B60">
                <w:rPr>
                  <w:rFonts w:hint="eastAsia"/>
                  <w:sz w:val="21"/>
                  <w:szCs w:val="21"/>
                </w:rPr>
                <w:t>或</w:t>
              </w:r>
              <w:r w:rsidRPr="00DA6B60">
                <w:rPr>
                  <w:rFonts w:hint="eastAsia"/>
                  <w:sz w:val="21"/>
                  <w:szCs w:val="21"/>
                </w:rPr>
                <w:t>+86</w:t>
              </w:r>
              <w:r w:rsidRPr="00DA6B60">
                <w:rPr>
                  <w:rFonts w:hint="eastAsia"/>
                  <w:sz w:val="21"/>
                  <w:szCs w:val="21"/>
                </w:rPr>
                <w:t>。群发短信需传入多个号码，以英文逗号分隔，一次调用最多传入</w:t>
              </w:r>
              <w:r w:rsidRPr="00DA6B60">
                <w:rPr>
                  <w:rFonts w:hint="eastAsia"/>
                  <w:sz w:val="21"/>
                  <w:szCs w:val="21"/>
                </w:rPr>
                <w:t>200</w:t>
              </w:r>
              <w:r w:rsidRPr="00DA6B60">
                <w:rPr>
                  <w:rFonts w:hint="eastAsia"/>
                  <w:sz w:val="21"/>
                  <w:szCs w:val="21"/>
                </w:rPr>
                <w:t>个号码。示例：</w:t>
              </w:r>
              <w:r w:rsidRPr="00DA6B60">
                <w:rPr>
                  <w:rFonts w:hint="eastAsia"/>
                  <w:sz w:val="21"/>
                  <w:szCs w:val="21"/>
                </w:rPr>
                <w:t>18600000000,13911111111,13322222222</w:t>
              </w:r>
            </w:ins>
          </w:p>
        </w:tc>
      </w:tr>
      <w:tr w:rsidR="00A561E9" w:rsidRPr="00226BD4" w:rsidTr="00D10D93">
        <w:trPr>
          <w:ins w:id="1012" w:author="Qiming Gu" w:date="2017-03-08T00:03:00Z"/>
        </w:trPr>
        <w:tc>
          <w:tcPr>
            <w:tcW w:w="283" w:type="pct"/>
            <w:vAlign w:val="center"/>
          </w:tcPr>
          <w:p w:rsidR="00A561E9" w:rsidRPr="00226BD4" w:rsidRDefault="00A561E9" w:rsidP="00D10D93">
            <w:pPr>
              <w:rPr>
                <w:ins w:id="1013" w:author="Qiming Gu" w:date="2017-03-08T00:03:00Z"/>
                <w:sz w:val="21"/>
                <w:szCs w:val="21"/>
              </w:rPr>
            </w:pPr>
            <w:ins w:id="1014" w:author="Qiming Gu" w:date="2017-03-08T00:03:00Z">
              <w:r>
                <w:rPr>
                  <w:rFonts w:ascii="等线" w:eastAsia="等线" w:hAnsi="等线" w:hint="eastAsia"/>
                  <w:color w:val="000000"/>
                  <w:sz w:val="22"/>
                </w:rPr>
                <w:t>2</w:t>
              </w:r>
            </w:ins>
          </w:p>
        </w:tc>
        <w:tc>
          <w:tcPr>
            <w:tcW w:w="1282" w:type="pct"/>
          </w:tcPr>
          <w:p w:rsidR="00A561E9" w:rsidRPr="00226BD4" w:rsidRDefault="00A561E9" w:rsidP="00D10D93">
            <w:pPr>
              <w:rPr>
                <w:ins w:id="1015" w:author="Qiming Gu" w:date="2017-03-08T00:03:00Z"/>
                <w:sz w:val="21"/>
                <w:szCs w:val="21"/>
              </w:rPr>
            </w:pPr>
            <w:ins w:id="1016" w:author="Qiming Gu" w:date="2017-03-08T00:03:00Z">
              <w:r>
                <w:rPr>
                  <w:sz w:val="21"/>
                  <w:szCs w:val="21"/>
                </w:rPr>
                <w:t>sms_template</w:t>
              </w:r>
            </w:ins>
          </w:p>
        </w:tc>
        <w:tc>
          <w:tcPr>
            <w:tcW w:w="941" w:type="pct"/>
          </w:tcPr>
          <w:p w:rsidR="00A561E9" w:rsidRPr="00226BD4" w:rsidRDefault="002D3558" w:rsidP="00D10D93">
            <w:pPr>
              <w:rPr>
                <w:ins w:id="1017" w:author="Qiming Gu" w:date="2017-03-08T00:03:00Z"/>
                <w:sz w:val="21"/>
                <w:szCs w:val="21"/>
              </w:rPr>
            </w:pPr>
            <w:ins w:id="1018" w:author="Qiming Gu" w:date="2017-03-08T00:05:00Z">
              <w:r>
                <w:rPr>
                  <w:rFonts w:hint="eastAsia"/>
                  <w:sz w:val="21"/>
                  <w:szCs w:val="21"/>
                </w:rPr>
                <w:t>短信模板号</w:t>
              </w:r>
            </w:ins>
          </w:p>
        </w:tc>
        <w:tc>
          <w:tcPr>
            <w:tcW w:w="1025" w:type="pct"/>
          </w:tcPr>
          <w:p w:rsidR="00A561E9" w:rsidRPr="00226BD4" w:rsidRDefault="00A561E9" w:rsidP="00D10D93">
            <w:pPr>
              <w:rPr>
                <w:ins w:id="1019" w:author="Qiming Gu" w:date="2017-03-08T00:03:00Z"/>
                <w:sz w:val="21"/>
                <w:szCs w:val="21"/>
              </w:rPr>
            </w:pPr>
            <w:ins w:id="1020" w:author="Qiming Gu" w:date="2017-03-08T00:03:00Z">
              <w:r w:rsidRPr="009E77CA">
                <w:rPr>
                  <w:sz w:val="21"/>
                  <w:szCs w:val="21"/>
                </w:rPr>
                <w:t>char</w:t>
              </w:r>
              <w:r w:rsidRPr="00226BD4">
                <w:rPr>
                  <w:sz w:val="21"/>
                  <w:szCs w:val="21"/>
                </w:rPr>
                <w:t>(</w:t>
              </w:r>
            </w:ins>
            <w:ins w:id="1021" w:author="Qiming Gu" w:date="2017-03-08T00:07:00Z">
              <w:r w:rsidR="00DA6B60">
                <w:rPr>
                  <w:sz w:val="21"/>
                  <w:szCs w:val="21"/>
                </w:rPr>
                <w:t>1</w:t>
              </w:r>
            </w:ins>
            <w:ins w:id="1022" w:author="Qiming Gu" w:date="2017-03-08T00:03:00Z">
              <w:r w:rsidRPr="00226BD4">
                <w:rPr>
                  <w:sz w:val="21"/>
                  <w:szCs w:val="21"/>
                </w:rPr>
                <w:t>0)</w:t>
              </w:r>
            </w:ins>
          </w:p>
        </w:tc>
        <w:tc>
          <w:tcPr>
            <w:tcW w:w="1469" w:type="pct"/>
          </w:tcPr>
          <w:p w:rsidR="00A561E9" w:rsidRPr="00226BD4" w:rsidRDefault="00A561E9" w:rsidP="00D10D93">
            <w:pPr>
              <w:rPr>
                <w:ins w:id="1023" w:author="Qiming Gu" w:date="2017-03-08T00:03:00Z"/>
                <w:sz w:val="21"/>
                <w:szCs w:val="21"/>
              </w:rPr>
            </w:pPr>
          </w:p>
        </w:tc>
      </w:tr>
      <w:tr w:rsidR="0016632B" w:rsidRPr="00226BD4" w:rsidTr="00D10D93">
        <w:trPr>
          <w:trHeight w:val="441"/>
          <w:ins w:id="1024" w:author="Qiming Gu" w:date="2017-03-08T00:01:00Z"/>
        </w:trPr>
        <w:tc>
          <w:tcPr>
            <w:tcW w:w="283" w:type="pct"/>
            <w:vAlign w:val="center"/>
          </w:tcPr>
          <w:p w:rsidR="0016632B" w:rsidRPr="00226BD4" w:rsidRDefault="0016632B" w:rsidP="00D10D93">
            <w:pPr>
              <w:rPr>
                <w:ins w:id="1025" w:author="Qiming Gu" w:date="2017-03-08T00:01:00Z"/>
                <w:sz w:val="21"/>
                <w:szCs w:val="21"/>
              </w:rPr>
            </w:pPr>
            <w:ins w:id="1026" w:author="Qiming Gu" w:date="2017-03-08T00:01:00Z">
              <w:r>
                <w:rPr>
                  <w:rFonts w:ascii="等线" w:eastAsia="等线" w:hAnsi="等线" w:hint="eastAsia"/>
                  <w:color w:val="000000"/>
                  <w:sz w:val="22"/>
                </w:rPr>
                <w:t>11</w:t>
              </w:r>
            </w:ins>
          </w:p>
        </w:tc>
        <w:tc>
          <w:tcPr>
            <w:tcW w:w="1282" w:type="pct"/>
          </w:tcPr>
          <w:p w:rsidR="0016632B" w:rsidRPr="00226BD4" w:rsidRDefault="0016632B" w:rsidP="00D10D93">
            <w:pPr>
              <w:rPr>
                <w:ins w:id="1027" w:author="Qiming Gu" w:date="2017-03-08T00:01:00Z"/>
                <w:sz w:val="21"/>
                <w:szCs w:val="21"/>
              </w:rPr>
            </w:pPr>
            <w:ins w:id="1028" w:author="Qiming Gu" w:date="2017-03-08T00:01:00Z">
              <w:r>
                <w:rPr>
                  <w:sz w:val="21"/>
                  <w:szCs w:val="21"/>
                </w:rPr>
                <w:t>gmt_create</w:t>
              </w:r>
            </w:ins>
          </w:p>
        </w:tc>
        <w:tc>
          <w:tcPr>
            <w:tcW w:w="941" w:type="pct"/>
          </w:tcPr>
          <w:p w:rsidR="0016632B" w:rsidRPr="00226BD4" w:rsidRDefault="0016632B" w:rsidP="00D10D93">
            <w:pPr>
              <w:rPr>
                <w:ins w:id="1029" w:author="Qiming Gu" w:date="2017-03-08T00:01:00Z"/>
                <w:sz w:val="21"/>
                <w:szCs w:val="21"/>
              </w:rPr>
            </w:pPr>
            <w:ins w:id="1030" w:author="Qiming Gu" w:date="2017-03-08T00:01:00Z">
              <w:r>
                <w:rPr>
                  <w:rFonts w:hint="eastAsia"/>
                  <w:sz w:val="21"/>
                  <w:szCs w:val="21"/>
                </w:rPr>
                <w:t>创建</w:t>
              </w:r>
              <w:r w:rsidRPr="00226BD4">
                <w:rPr>
                  <w:rFonts w:hint="eastAsia"/>
                  <w:sz w:val="21"/>
                  <w:szCs w:val="21"/>
                </w:rPr>
                <w:t>时间</w:t>
              </w:r>
            </w:ins>
          </w:p>
        </w:tc>
        <w:tc>
          <w:tcPr>
            <w:tcW w:w="1025" w:type="pct"/>
          </w:tcPr>
          <w:p w:rsidR="0016632B" w:rsidRPr="00226BD4" w:rsidRDefault="0016632B" w:rsidP="00D10D93">
            <w:pPr>
              <w:rPr>
                <w:ins w:id="1031" w:author="Qiming Gu" w:date="2017-03-08T00:01:00Z"/>
                <w:sz w:val="21"/>
                <w:szCs w:val="21"/>
              </w:rPr>
            </w:pPr>
            <w:ins w:id="1032" w:author="Qiming Gu" w:date="2017-03-08T00:01:00Z">
              <w:r>
                <w:rPr>
                  <w:sz w:val="21"/>
                  <w:szCs w:val="21"/>
                </w:rPr>
                <w:t>timestamp</w:t>
              </w:r>
            </w:ins>
          </w:p>
        </w:tc>
        <w:tc>
          <w:tcPr>
            <w:tcW w:w="1469" w:type="pct"/>
          </w:tcPr>
          <w:p w:rsidR="0016632B" w:rsidRPr="00226BD4" w:rsidRDefault="0016632B" w:rsidP="00D10D93">
            <w:pPr>
              <w:rPr>
                <w:ins w:id="1033" w:author="Qiming Gu" w:date="2017-03-08T00:01:00Z"/>
                <w:sz w:val="21"/>
                <w:szCs w:val="21"/>
              </w:rPr>
            </w:pPr>
          </w:p>
        </w:tc>
      </w:tr>
      <w:tr w:rsidR="0016632B" w:rsidRPr="00226BD4" w:rsidTr="00D10D93">
        <w:trPr>
          <w:trHeight w:val="441"/>
          <w:ins w:id="1034" w:author="Qiming Gu" w:date="2017-03-08T00:01:00Z"/>
        </w:trPr>
        <w:tc>
          <w:tcPr>
            <w:tcW w:w="283" w:type="pct"/>
            <w:vAlign w:val="center"/>
          </w:tcPr>
          <w:p w:rsidR="0016632B" w:rsidRPr="00226BD4" w:rsidRDefault="0016632B" w:rsidP="00D10D93">
            <w:pPr>
              <w:rPr>
                <w:ins w:id="1035" w:author="Qiming Gu" w:date="2017-03-08T00:01:00Z"/>
                <w:sz w:val="21"/>
                <w:szCs w:val="21"/>
              </w:rPr>
            </w:pPr>
            <w:ins w:id="1036" w:author="Qiming Gu" w:date="2017-03-08T00:01:00Z">
              <w:r>
                <w:rPr>
                  <w:rFonts w:ascii="等线" w:eastAsia="等线" w:hAnsi="等线" w:hint="eastAsia"/>
                  <w:color w:val="000000"/>
                  <w:sz w:val="22"/>
                </w:rPr>
                <w:t>12</w:t>
              </w:r>
            </w:ins>
          </w:p>
        </w:tc>
        <w:tc>
          <w:tcPr>
            <w:tcW w:w="1282" w:type="pct"/>
          </w:tcPr>
          <w:p w:rsidR="0016632B" w:rsidRPr="00226BD4" w:rsidRDefault="0016632B" w:rsidP="00D10D93">
            <w:pPr>
              <w:rPr>
                <w:ins w:id="1037" w:author="Qiming Gu" w:date="2017-03-08T00:01:00Z"/>
                <w:sz w:val="21"/>
                <w:szCs w:val="21"/>
              </w:rPr>
            </w:pPr>
            <w:ins w:id="1038" w:author="Qiming Gu" w:date="2017-03-08T00:01:00Z">
              <w:r>
                <w:rPr>
                  <w:sz w:val="21"/>
                  <w:szCs w:val="21"/>
                </w:rPr>
                <w:t>gmt_modified</w:t>
              </w:r>
            </w:ins>
          </w:p>
        </w:tc>
        <w:tc>
          <w:tcPr>
            <w:tcW w:w="941" w:type="pct"/>
          </w:tcPr>
          <w:p w:rsidR="0016632B" w:rsidRPr="00226BD4" w:rsidRDefault="0016632B" w:rsidP="00D10D93">
            <w:pPr>
              <w:rPr>
                <w:ins w:id="1039" w:author="Qiming Gu" w:date="2017-03-08T00:01:00Z"/>
                <w:sz w:val="21"/>
                <w:szCs w:val="21"/>
              </w:rPr>
            </w:pPr>
            <w:ins w:id="1040" w:author="Qiming Gu" w:date="2017-03-08T00:01:00Z">
              <w:r>
                <w:rPr>
                  <w:rFonts w:hint="eastAsia"/>
                  <w:sz w:val="21"/>
                  <w:szCs w:val="21"/>
                </w:rPr>
                <w:t>修改</w:t>
              </w:r>
              <w:r w:rsidRPr="00226BD4">
                <w:rPr>
                  <w:rFonts w:hint="eastAsia"/>
                  <w:sz w:val="21"/>
                  <w:szCs w:val="21"/>
                </w:rPr>
                <w:t>时间</w:t>
              </w:r>
            </w:ins>
          </w:p>
        </w:tc>
        <w:tc>
          <w:tcPr>
            <w:tcW w:w="1025" w:type="pct"/>
          </w:tcPr>
          <w:p w:rsidR="0016632B" w:rsidRPr="00226BD4" w:rsidRDefault="0016632B" w:rsidP="00D10D93">
            <w:pPr>
              <w:rPr>
                <w:ins w:id="1041" w:author="Qiming Gu" w:date="2017-03-08T00:01:00Z"/>
                <w:sz w:val="21"/>
                <w:szCs w:val="21"/>
              </w:rPr>
            </w:pPr>
            <w:ins w:id="1042" w:author="Qiming Gu" w:date="2017-03-08T00:01:00Z">
              <w:r>
                <w:rPr>
                  <w:sz w:val="21"/>
                  <w:szCs w:val="21"/>
                </w:rPr>
                <w:t>timestamp</w:t>
              </w:r>
            </w:ins>
          </w:p>
        </w:tc>
        <w:tc>
          <w:tcPr>
            <w:tcW w:w="1469" w:type="pct"/>
          </w:tcPr>
          <w:p w:rsidR="0016632B" w:rsidRPr="00226BD4" w:rsidRDefault="0016632B" w:rsidP="00D10D93">
            <w:pPr>
              <w:rPr>
                <w:ins w:id="1043" w:author="Qiming Gu" w:date="2017-03-08T00:01:00Z"/>
                <w:sz w:val="21"/>
                <w:szCs w:val="21"/>
              </w:rPr>
            </w:pPr>
          </w:p>
        </w:tc>
      </w:tr>
      <w:tr w:rsidR="0016632B" w:rsidRPr="00226BD4" w:rsidTr="00D10D93">
        <w:trPr>
          <w:trHeight w:val="441"/>
          <w:ins w:id="1044" w:author="Qiming Gu" w:date="2017-03-08T00:01:00Z"/>
        </w:trPr>
        <w:tc>
          <w:tcPr>
            <w:tcW w:w="283" w:type="pct"/>
            <w:vAlign w:val="center"/>
          </w:tcPr>
          <w:p w:rsidR="0016632B" w:rsidRPr="00226BD4" w:rsidRDefault="0016632B" w:rsidP="00D10D93">
            <w:pPr>
              <w:rPr>
                <w:ins w:id="1045" w:author="Qiming Gu" w:date="2017-03-08T00:01:00Z"/>
                <w:sz w:val="21"/>
                <w:szCs w:val="21"/>
              </w:rPr>
            </w:pPr>
            <w:ins w:id="1046" w:author="Qiming Gu" w:date="2017-03-08T00:01:00Z">
              <w:r>
                <w:rPr>
                  <w:rFonts w:ascii="等线" w:eastAsia="等线" w:hAnsi="等线" w:hint="eastAsia"/>
                  <w:color w:val="000000"/>
                  <w:sz w:val="22"/>
                </w:rPr>
                <w:t>13</w:t>
              </w:r>
            </w:ins>
          </w:p>
        </w:tc>
        <w:tc>
          <w:tcPr>
            <w:tcW w:w="1282" w:type="pct"/>
          </w:tcPr>
          <w:p w:rsidR="0016632B" w:rsidRPr="00226BD4" w:rsidRDefault="0016632B" w:rsidP="00D10D93">
            <w:pPr>
              <w:rPr>
                <w:ins w:id="1047" w:author="Qiming Gu" w:date="2017-03-08T00:01:00Z"/>
                <w:sz w:val="21"/>
                <w:szCs w:val="21"/>
              </w:rPr>
            </w:pPr>
            <w:ins w:id="1048" w:author="Qiming Gu" w:date="2017-03-08T00:01:00Z">
              <w:r>
                <w:rPr>
                  <w:sz w:val="21"/>
                  <w:szCs w:val="21"/>
                </w:rPr>
                <w:t>modified_person</w:t>
              </w:r>
            </w:ins>
          </w:p>
        </w:tc>
        <w:tc>
          <w:tcPr>
            <w:tcW w:w="941" w:type="pct"/>
          </w:tcPr>
          <w:p w:rsidR="0016632B" w:rsidRPr="00226BD4" w:rsidRDefault="0016632B" w:rsidP="00D10D93">
            <w:pPr>
              <w:rPr>
                <w:ins w:id="1049" w:author="Qiming Gu" w:date="2017-03-08T00:01:00Z"/>
                <w:sz w:val="21"/>
                <w:szCs w:val="21"/>
              </w:rPr>
            </w:pPr>
            <w:ins w:id="1050" w:author="Qiming Gu" w:date="2017-03-08T00:01:00Z">
              <w:r>
                <w:rPr>
                  <w:rFonts w:hint="eastAsia"/>
                  <w:sz w:val="21"/>
                  <w:szCs w:val="21"/>
                </w:rPr>
                <w:t>修改者</w:t>
              </w:r>
            </w:ins>
          </w:p>
        </w:tc>
        <w:tc>
          <w:tcPr>
            <w:tcW w:w="1025" w:type="pct"/>
          </w:tcPr>
          <w:p w:rsidR="0016632B" w:rsidRPr="00226BD4" w:rsidRDefault="0016632B" w:rsidP="00D10D93">
            <w:pPr>
              <w:rPr>
                <w:ins w:id="1051" w:author="Qiming Gu" w:date="2017-03-08T00:01:00Z"/>
                <w:sz w:val="21"/>
                <w:szCs w:val="21"/>
              </w:rPr>
            </w:pPr>
            <w:ins w:id="1052" w:author="Qiming Gu" w:date="2017-03-08T00:01:00Z">
              <w:r>
                <w:rPr>
                  <w:sz w:val="21"/>
                  <w:szCs w:val="21"/>
                </w:rPr>
                <w:t>varchar(10)</w:t>
              </w:r>
            </w:ins>
          </w:p>
        </w:tc>
        <w:tc>
          <w:tcPr>
            <w:tcW w:w="1469" w:type="pct"/>
          </w:tcPr>
          <w:p w:rsidR="0016632B" w:rsidRPr="00226BD4" w:rsidRDefault="0016632B" w:rsidP="00D10D93">
            <w:pPr>
              <w:rPr>
                <w:ins w:id="1053" w:author="Qiming Gu" w:date="2017-03-08T00:01:00Z"/>
                <w:sz w:val="21"/>
                <w:szCs w:val="21"/>
              </w:rPr>
            </w:pPr>
          </w:p>
        </w:tc>
      </w:tr>
    </w:tbl>
    <w:p w:rsidR="00822111" w:rsidRDefault="003405CF">
      <w:pPr>
        <w:pStyle w:val="2"/>
      </w:pPr>
      <w:r>
        <w:rPr>
          <w:rFonts w:hint="eastAsia"/>
        </w:rPr>
        <w:t>通讯接口设计</w:t>
      </w:r>
      <w:bookmarkEnd w:id="936"/>
    </w:p>
    <w:p w:rsidR="004071A0" w:rsidRDefault="004071A0" w:rsidP="004071A0">
      <w:pPr>
        <w:pStyle w:val="3"/>
      </w:pPr>
      <w:bookmarkStart w:id="1054" w:name="_Toc475656404"/>
      <w:r>
        <w:rPr>
          <w:rFonts w:hint="eastAsia"/>
        </w:rPr>
        <w:t>入口地址</w:t>
      </w:r>
      <w:r w:rsidR="003043E5">
        <w:t>(PATH</w:t>
      </w:r>
      <w:r w:rsidR="003043E5">
        <w:rPr>
          <w:rFonts w:hint="eastAsia"/>
        </w:rPr>
        <w:t>)</w:t>
      </w:r>
      <w:bookmarkEnd w:id="1054"/>
    </w:p>
    <w:p w:rsidR="004071A0" w:rsidRPr="00C45F8D" w:rsidRDefault="004071A0" w:rsidP="004071A0">
      <w:pPr>
        <w:pStyle w:val="a6"/>
        <w:numPr>
          <w:ilvl w:val="0"/>
          <w:numId w:val="10"/>
        </w:numPr>
        <w:ind w:firstLineChars="0"/>
      </w:pPr>
      <w:r>
        <w:rPr>
          <w:rFonts w:hint="eastAsia"/>
        </w:rPr>
        <w:t>测试环境：</w:t>
      </w:r>
      <w:r>
        <w:t>http://api</w:t>
      </w:r>
      <w:r>
        <w:rPr>
          <w:rFonts w:hint="eastAsia"/>
        </w:rPr>
        <w:t>test</w:t>
      </w:r>
      <w:r>
        <w:t>.wozhixixi.com/v1</w:t>
      </w:r>
      <w:r w:rsidR="003A69A9">
        <w:rPr>
          <w:rFonts w:hint="eastAsia"/>
        </w:rPr>
        <w:t>/</w:t>
      </w:r>
    </w:p>
    <w:p w:rsidR="004071A0" w:rsidRDefault="005B7DAF" w:rsidP="004071A0">
      <w:pPr>
        <w:pStyle w:val="a6"/>
        <w:numPr>
          <w:ilvl w:val="0"/>
          <w:numId w:val="10"/>
        </w:numPr>
        <w:ind w:firstLineChars="0"/>
      </w:pPr>
      <w:r>
        <w:rPr>
          <w:rFonts w:hint="eastAsia"/>
        </w:rPr>
        <w:lastRenderedPageBreak/>
        <w:t>生产</w:t>
      </w:r>
      <w:r w:rsidR="004071A0">
        <w:rPr>
          <w:rFonts w:hint="eastAsia"/>
        </w:rPr>
        <w:t>环境：</w:t>
      </w:r>
      <w:hyperlink r:id="rId33" w:history="1">
        <w:r w:rsidR="00E31D02" w:rsidRPr="00AC304B">
          <w:rPr>
            <w:rStyle w:val="af"/>
          </w:rPr>
          <w:t>http</w:t>
        </w:r>
        <w:r w:rsidR="00E31D02" w:rsidRPr="00AC304B">
          <w:rPr>
            <w:rStyle w:val="af"/>
            <w:rFonts w:hint="eastAsia"/>
          </w:rPr>
          <w:t>s</w:t>
        </w:r>
        <w:r w:rsidR="00E31D02" w:rsidRPr="00AC304B">
          <w:rPr>
            <w:rStyle w:val="af"/>
          </w:rPr>
          <w:t>://api.wozhixixi.com/v1/</w:t>
        </w:r>
      </w:hyperlink>
    </w:p>
    <w:p w:rsidR="00E31D02" w:rsidRDefault="00E31D02" w:rsidP="00FA4596">
      <w:pPr>
        <w:pStyle w:val="3"/>
      </w:pPr>
      <w:bookmarkStart w:id="1055" w:name="_Toc475656405"/>
      <w:r>
        <w:rPr>
          <w:rFonts w:hint="eastAsia"/>
        </w:rPr>
        <w:t>常用资源路径：</w:t>
      </w:r>
      <w:bookmarkEnd w:id="1055"/>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tblPr>
      <w:tblGrid>
        <w:gridCol w:w="3773"/>
        <w:gridCol w:w="1160"/>
        <w:gridCol w:w="3673"/>
      </w:tblGrid>
      <w:tr w:rsidR="00B75897" w:rsidTr="00FA4596">
        <w:trPr>
          <w:trHeight w:val="525"/>
          <w:tblHeader/>
        </w:trPr>
        <w:tc>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FB19D2"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PATH/resources</w:t>
            </w:r>
            <w:r w:rsidRPr="00D6412E">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rsidR="00FB19D2" w:rsidRDefault="00FB19D2" w:rsidP="00D55C88">
            <w:pPr>
              <w:rPr>
                <w:rFonts w:ascii="微软雅黑" w:eastAsia="微软雅黑" w:hAnsi="微软雅黑"/>
                <w:sz w:val="21"/>
                <w:szCs w:val="21"/>
              </w:rPr>
            </w:pPr>
            <w:r>
              <w:rPr>
                <w:rFonts w:ascii="微软雅黑" w:eastAsia="微软雅黑" w:hAnsi="微软雅黑" w:hint="eastAsia"/>
                <w:sz w:val="21"/>
                <w:szCs w:val="21"/>
              </w:rPr>
              <w:t>分页显示实体资源，如</w:t>
            </w:r>
          </w:p>
          <w:p w:rsidR="00FB19D2" w:rsidRDefault="00FB19D2" w:rsidP="00D55C88">
            <w:pPr>
              <w:rPr>
                <w:rFonts w:ascii="微软雅黑" w:eastAsia="微软雅黑" w:hAnsi="微软雅黑"/>
                <w:sz w:val="21"/>
                <w:szCs w:val="21"/>
              </w:rPr>
            </w:pPr>
            <w:r w:rsidRPr="00D6412E">
              <w:rPr>
                <w:rFonts w:ascii="微软雅黑" w:eastAsia="微软雅黑" w:hAnsi="微软雅黑" w:hint="eastAsia"/>
                <w:sz w:val="18"/>
                <w:szCs w:val="21"/>
              </w:rPr>
              <w:t>PATH/resources？l</w:t>
            </w:r>
            <w:r w:rsidRPr="00D6412E">
              <w:rPr>
                <w:rFonts w:ascii="微软雅黑" w:eastAsia="微软雅黑" w:hAnsi="微软雅黑"/>
                <w:sz w:val="18"/>
                <w:szCs w:val="21"/>
              </w:rPr>
              <w:t>imit=10&amp;</w:t>
            </w:r>
            <w:r w:rsidR="007A458C">
              <w:rPr>
                <w:rFonts w:ascii="微软雅黑" w:eastAsia="微软雅黑" w:hAnsi="微软雅黑"/>
                <w:sz w:val="18"/>
                <w:szCs w:val="21"/>
              </w:rPr>
              <w:t>offset=0</w:t>
            </w:r>
          </w:p>
        </w:tc>
      </w:tr>
      <w:tr w:rsidR="00843A98"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A92F23" w:rsidRPr="00FA4596" w:rsidRDefault="00242C86" w:rsidP="00D55C88">
            <w:pPr>
              <w:rPr>
                <w:rFonts w:ascii="微软雅黑" w:eastAsia="微软雅黑" w:hAnsi="微软雅黑"/>
                <w:sz w:val="20"/>
                <w:szCs w:val="21"/>
              </w:rPr>
            </w:pPr>
            <w:r w:rsidRPr="00FA4596">
              <w:rPr>
                <w:rFonts w:ascii="微软雅黑" w:eastAsia="微软雅黑" w:hAnsi="微软雅黑"/>
                <w:sz w:val="20"/>
                <w:szCs w:val="21"/>
              </w:rPr>
              <w:t>PATH</w:t>
            </w:r>
            <w:r w:rsidR="008121CF" w:rsidRPr="00FA4596">
              <w:rPr>
                <w:rFonts w:ascii="微软雅黑" w:eastAsia="微软雅黑" w:hAnsi="微软雅黑"/>
                <w:sz w:val="20"/>
                <w:szCs w:val="21"/>
              </w:rPr>
              <w:t>/resources/id</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GET</w:t>
            </w:r>
          </w:p>
          <w:p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PUT</w:t>
            </w:r>
          </w:p>
          <w:p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PATCH</w:t>
            </w:r>
          </w:p>
          <w:p w:rsidR="00A92F23" w:rsidRPr="00FA4596" w:rsidRDefault="00403828" w:rsidP="00D55C88">
            <w:pPr>
              <w:rPr>
                <w:rFonts w:ascii="微软雅黑" w:eastAsia="微软雅黑" w:hAnsi="微软雅黑"/>
                <w:sz w:val="20"/>
                <w:szCs w:val="21"/>
              </w:rPr>
            </w:pPr>
            <w:r w:rsidRPr="00FA4596">
              <w:rPr>
                <w:rFonts w:ascii="微软雅黑" w:eastAsia="微软雅黑" w:hAnsi="微软雅黑"/>
                <w:sz w:val="20"/>
                <w:szCs w:val="21"/>
              </w:rPr>
              <w:t>DELETE</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97A2C" w:rsidRDefault="00DA7E15" w:rsidP="00D55C88">
            <w:pPr>
              <w:rPr>
                <w:rFonts w:ascii="微软雅黑" w:eastAsia="微软雅黑" w:hAnsi="微软雅黑"/>
                <w:sz w:val="21"/>
                <w:szCs w:val="21"/>
              </w:rPr>
            </w:pPr>
            <w:r>
              <w:rPr>
                <w:rFonts w:ascii="微软雅黑" w:eastAsia="微软雅黑" w:hAnsi="微软雅黑" w:hint="eastAsia"/>
                <w:sz w:val="21"/>
                <w:szCs w:val="21"/>
              </w:rPr>
              <w:t>获取</w:t>
            </w:r>
            <w:r w:rsidR="00583635">
              <w:rPr>
                <w:rFonts w:ascii="微软雅黑" w:eastAsia="微软雅黑" w:hAnsi="微软雅黑" w:hint="eastAsia"/>
                <w:sz w:val="21"/>
                <w:szCs w:val="21"/>
              </w:rPr>
              <w:t>（GET）</w:t>
            </w:r>
            <w:r>
              <w:rPr>
                <w:rFonts w:ascii="微软雅黑" w:eastAsia="微软雅黑" w:hAnsi="微软雅黑" w:hint="eastAsia"/>
                <w:sz w:val="21"/>
                <w:szCs w:val="21"/>
              </w:rPr>
              <w:t>、更新</w:t>
            </w:r>
            <w:r w:rsidR="00583635">
              <w:rPr>
                <w:rFonts w:ascii="微软雅黑" w:eastAsia="微软雅黑" w:hAnsi="微软雅黑" w:hint="eastAsia"/>
                <w:sz w:val="21"/>
                <w:szCs w:val="21"/>
              </w:rPr>
              <w:t>（PUT）</w:t>
            </w:r>
            <w:r>
              <w:rPr>
                <w:rFonts w:ascii="微软雅黑" w:eastAsia="微软雅黑" w:hAnsi="微软雅黑" w:hint="eastAsia"/>
                <w:sz w:val="21"/>
                <w:szCs w:val="21"/>
              </w:rPr>
              <w:t>、部分更新</w:t>
            </w:r>
            <w:r w:rsidR="00583635">
              <w:rPr>
                <w:rFonts w:ascii="微软雅黑" w:eastAsia="微软雅黑" w:hAnsi="微软雅黑" w:hint="eastAsia"/>
                <w:sz w:val="21"/>
                <w:szCs w:val="21"/>
              </w:rPr>
              <w:t>（PATCH）</w:t>
            </w:r>
            <w:r>
              <w:rPr>
                <w:rFonts w:ascii="微软雅黑" w:eastAsia="微软雅黑" w:hAnsi="微软雅黑" w:hint="eastAsia"/>
                <w:sz w:val="21"/>
                <w:szCs w:val="21"/>
              </w:rPr>
              <w:t>、删除（DELETE）</w:t>
            </w:r>
            <w:r w:rsidR="00C90AB7">
              <w:rPr>
                <w:rFonts w:ascii="微软雅黑" w:eastAsia="微软雅黑" w:hAnsi="微软雅黑" w:hint="eastAsia"/>
                <w:sz w:val="21"/>
                <w:szCs w:val="21"/>
              </w:rPr>
              <w:t>某一实体资源</w:t>
            </w:r>
            <w:r w:rsidR="00F30690">
              <w:rPr>
                <w:rFonts w:ascii="微软雅黑" w:eastAsia="微软雅黑" w:hAnsi="微软雅黑" w:hint="eastAsia"/>
                <w:sz w:val="21"/>
                <w:szCs w:val="21"/>
              </w:rPr>
              <w:t>，如</w:t>
            </w:r>
          </w:p>
          <w:p w:rsidR="00A92F23" w:rsidRDefault="00F30690" w:rsidP="00D55C88">
            <w:pPr>
              <w:rPr>
                <w:rFonts w:ascii="微软雅黑" w:eastAsia="微软雅黑" w:hAnsi="微软雅黑"/>
                <w:sz w:val="21"/>
                <w:szCs w:val="21"/>
              </w:rPr>
            </w:pPr>
            <w:r>
              <w:rPr>
                <w:rFonts w:ascii="微软雅黑" w:eastAsia="微软雅黑" w:hAnsi="微软雅黑" w:hint="eastAsia"/>
                <w:sz w:val="21"/>
                <w:szCs w:val="21"/>
              </w:rPr>
              <w:t>PATH/merchants/1</w:t>
            </w:r>
          </w:p>
        </w:tc>
      </w:tr>
      <w:tr w:rsidR="005D4C1D" w:rsidTr="005D4C1D">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D4C1D" w:rsidRPr="00777196" w:rsidRDefault="005D4C1D" w:rsidP="005D4C1D">
            <w:pPr>
              <w:rPr>
                <w:rFonts w:ascii="微软雅黑" w:eastAsia="微软雅黑" w:hAnsi="微软雅黑"/>
                <w:sz w:val="20"/>
                <w:szCs w:val="21"/>
              </w:rPr>
            </w:pPr>
            <w:r w:rsidRPr="00777196">
              <w:rPr>
                <w:rFonts w:ascii="微软雅黑" w:eastAsia="微软雅黑" w:hAnsi="微软雅黑"/>
                <w:sz w:val="20"/>
                <w:szCs w:val="21"/>
              </w:rPr>
              <w:t>PATH/resources/</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D4C1D" w:rsidRPr="00777196" w:rsidRDefault="004B6E60" w:rsidP="005D4C1D">
            <w:pPr>
              <w:rPr>
                <w:rFonts w:ascii="微软雅黑" w:eastAsia="微软雅黑" w:hAnsi="微软雅黑"/>
                <w:sz w:val="20"/>
                <w:szCs w:val="21"/>
              </w:rPr>
            </w:pPr>
            <w:r>
              <w:rPr>
                <w:rFonts w:ascii="微软雅黑" w:eastAsia="微软雅黑" w:hAnsi="微软雅黑"/>
                <w:sz w:val="20"/>
                <w:szCs w:val="21"/>
              </w:rPr>
              <w:t>POST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D4C1D" w:rsidRDefault="004B6E60" w:rsidP="005D4C1D">
            <w:pPr>
              <w:rPr>
                <w:rFonts w:ascii="微软雅黑" w:eastAsia="微软雅黑" w:hAnsi="微软雅黑"/>
                <w:sz w:val="21"/>
                <w:szCs w:val="21"/>
              </w:rPr>
            </w:pPr>
            <w:r>
              <w:rPr>
                <w:rFonts w:ascii="微软雅黑" w:eastAsia="微软雅黑" w:hAnsi="微软雅黑" w:hint="eastAsia"/>
                <w:sz w:val="21"/>
                <w:szCs w:val="21"/>
              </w:rPr>
              <w:t>新增一个</w:t>
            </w:r>
            <w:r w:rsidR="005D4C1D">
              <w:rPr>
                <w:rFonts w:ascii="微软雅黑" w:eastAsia="微软雅黑" w:hAnsi="微软雅黑" w:hint="eastAsia"/>
                <w:sz w:val="21"/>
                <w:szCs w:val="21"/>
              </w:rPr>
              <w:t>实体资源，如</w:t>
            </w:r>
          </w:p>
          <w:p w:rsidR="005D4C1D" w:rsidRDefault="005D4C1D" w:rsidP="005D4C1D">
            <w:pPr>
              <w:rPr>
                <w:rFonts w:ascii="微软雅黑" w:eastAsia="微软雅黑" w:hAnsi="微软雅黑"/>
                <w:sz w:val="21"/>
                <w:szCs w:val="21"/>
              </w:rPr>
            </w:pPr>
            <w:r>
              <w:rPr>
                <w:rFonts w:ascii="微软雅黑" w:eastAsia="微软雅黑" w:hAnsi="微软雅黑" w:hint="eastAsia"/>
                <w:sz w:val="21"/>
                <w:szCs w:val="21"/>
              </w:rPr>
              <w:t>PATH/merchants</w:t>
            </w:r>
          </w:p>
          <w:p w:rsidR="004B6E60" w:rsidRDefault="004B6E60" w:rsidP="005D4C1D">
            <w:pPr>
              <w:rPr>
                <w:rFonts w:ascii="微软雅黑" w:eastAsia="微软雅黑" w:hAnsi="微软雅黑"/>
                <w:sz w:val="21"/>
                <w:szCs w:val="21"/>
              </w:rPr>
            </w:pPr>
            <w:r>
              <w:rPr>
                <w:rFonts w:ascii="微软雅黑" w:eastAsia="微软雅黑" w:hAnsi="微软雅黑" w:hint="eastAsia"/>
                <w:sz w:val="21"/>
                <w:szCs w:val="21"/>
              </w:rPr>
              <w:t>form为merchants的json</w:t>
            </w:r>
          </w:p>
        </w:tc>
      </w:tr>
    </w:tbl>
    <w:p w:rsidR="00A537AD" w:rsidRDefault="00042902" w:rsidP="00A537AD">
      <w:pPr>
        <w:pStyle w:val="3"/>
      </w:pPr>
      <w:bookmarkStart w:id="1056" w:name="_Toc475656406"/>
      <w:r>
        <w:rPr>
          <w:rFonts w:hint="eastAsia"/>
        </w:rPr>
        <w:t>H</w:t>
      </w:r>
      <w:r>
        <w:t>TTP</w:t>
      </w:r>
      <w:r w:rsidR="00A537AD">
        <w:rPr>
          <w:rFonts w:hint="eastAsia"/>
        </w:rPr>
        <w:t>动词</w:t>
      </w:r>
      <w:r>
        <w:rPr>
          <w:rFonts w:hint="eastAsia"/>
        </w:rPr>
        <w:t>解析</w:t>
      </w:r>
      <w:bookmarkEnd w:id="1056"/>
    </w:p>
    <w:p w:rsidR="00042902" w:rsidRDefault="00042902" w:rsidP="00042902">
      <w:pPr>
        <w:pStyle w:val="a6"/>
        <w:numPr>
          <w:ilvl w:val="0"/>
          <w:numId w:val="10"/>
        </w:numPr>
        <w:ind w:firstLineChars="0"/>
      </w:pPr>
      <w:r>
        <w:rPr>
          <w:rFonts w:hint="eastAsia"/>
        </w:rPr>
        <w:t>GET</w:t>
      </w:r>
      <w:r>
        <w:rPr>
          <w:rFonts w:hint="eastAsia"/>
        </w:rPr>
        <w:t>（</w:t>
      </w:r>
      <w:r>
        <w:rPr>
          <w:rFonts w:hint="eastAsia"/>
        </w:rPr>
        <w:t>SELECT</w:t>
      </w:r>
      <w:r>
        <w:rPr>
          <w:rFonts w:hint="eastAsia"/>
        </w:rPr>
        <w:t>）：从服务器取出资源（一项或多项）。</w:t>
      </w:r>
    </w:p>
    <w:p w:rsidR="00042902" w:rsidRDefault="00042902" w:rsidP="00042902">
      <w:pPr>
        <w:pStyle w:val="a6"/>
        <w:numPr>
          <w:ilvl w:val="0"/>
          <w:numId w:val="10"/>
        </w:numPr>
        <w:ind w:firstLineChars="0"/>
      </w:pPr>
      <w:r>
        <w:rPr>
          <w:rFonts w:hint="eastAsia"/>
        </w:rPr>
        <w:t>POST</w:t>
      </w:r>
      <w:r>
        <w:rPr>
          <w:rFonts w:hint="eastAsia"/>
        </w:rPr>
        <w:t>（</w:t>
      </w:r>
      <w:r>
        <w:rPr>
          <w:rFonts w:hint="eastAsia"/>
        </w:rPr>
        <w:t>CREATE</w:t>
      </w:r>
      <w:r>
        <w:rPr>
          <w:rFonts w:hint="eastAsia"/>
        </w:rPr>
        <w:t>）：在服务器新建一个资源</w:t>
      </w:r>
      <w:r w:rsidR="00EC6569">
        <w:rPr>
          <w:rFonts w:hint="eastAsia"/>
        </w:rPr>
        <w:t>，重复提交将重复添加，添加不成功将返回报错</w:t>
      </w:r>
      <w:r>
        <w:rPr>
          <w:rFonts w:hint="eastAsia"/>
        </w:rPr>
        <w:t>。</w:t>
      </w:r>
    </w:p>
    <w:p w:rsidR="00042902" w:rsidRDefault="00042902" w:rsidP="00042902">
      <w:pPr>
        <w:pStyle w:val="a6"/>
        <w:numPr>
          <w:ilvl w:val="0"/>
          <w:numId w:val="10"/>
        </w:numPr>
        <w:ind w:firstLineChars="0"/>
      </w:pPr>
      <w:r>
        <w:rPr>
          <w:rFonts w:hint="eastAsia"/>
        </w:rPr>
        <w:t>PUT</w:t>
      </w:r>
      <w:r>
        <w:rPr>
          <w:rFonts w:hint="eastAsia"/>
        </w:rPr>
        <w:t>（</w:t>
      </w:r>
      <w:r>
        <w:rPr>
          <w:rFonts w:hint="eastAsia"/>
        </w:rPr>
        <w:t>UPDATE</w:t>
      </w:r>
      <w:r>
        <w:rPr>
          <w:rFonts w:hint="eastAsia"/>
        </w:rPr>
        <w:t>）：在服务器更新资源（客户端提供改变后的完整资源）。</w:t>
      </w:r>
    </w:p>
    <w:p w:rsidR="00042902" w:rsidRDefault="00042902" w:rsidP="00042902">
      <w:pPr>
        <w:pStyle w:val="a6"/>
        <w:numPr>
          <w:ilvl w:val="0"/>
          <w:numId w:val="10"/>
        </w:numPr>
        <w:ind w:firstLineChars="0"/>
      </w:pPr>
      <w:r>
        <w:rPr>
          <w:rFonts w:hint="eastAsia"/>
        </w:rPr>
        <w:t>PATCH</w:t>
      </w:r>
      <w:r>
        <w:rPr>
          <w:rFonts w:hint="eastAsia"/>
        </w:rPr>
        <w:t>（</w:t>
      </w:r>
      <w:r>
        <w:rPr>
          <w:rFonts w:hint="eastAsia"/>
        </w:rPr>
        <w:t>UPDATE</w:t>
      </w:r>
      <w:r>
        <w:rPr>
          <w:rFonts w:hint="eastAsia"/>
        </w:rPr>
        <w:t>）：在服务器更新资源（客户端提供改变的属性）。</w:t>
      </w:r>
    </w:p>
    <w:p w:rsidR="00DE07AC" w:rsidRDefault="00042902">
      <w:pPr>
        <w:pStyle w:val="a6"/>
        <w:numPr>
          <w:ilvl w:val="0"/>
          <w:numId w:val="10"/>
        </w:numPr>
        <w:ind w:firstLineChars="0"/>
      </w:pPr>
      <w:r>
        <w:rPr>
          <w:rFonts w:hint="eastAsia"/>
        </w:rPr>
        <w:t>DELETE</w:t>
      </w:r>
      <w:r>
        <w:rPr>
          <w:rFonts w:hint="eastAsia"/>
        </w:rPr>
        <w:t>（</w:t>
      </w:r>
      <w:r>
        <w:rPr>
          <w:rFonts w:hint="eastAsia"/>
        </w:rPr>
        <w:t>DELETE</w:t>
      </w:r>
      <w:r>
        <w:rPr>
          <w:rFonts w:hint="eastAsia"/>
        </w:rPr>
        <w:t>）：从服务器删除资源</w:t>
      </w:r>
      <w:r w:rsidR="00DE07AC">
        <w:rPr>
          <w:rFonts w:hint="eastAsia"/>
        </w:rPr>
        <w:t>，在数据库将</w:t>
      </w:r>
      <w:r w:rsidR="00DE07AC">
        <w:rPr>
          <w:rFonts w:hint="eastAsia"/>
        </w:rPr>
        <w:lastRenderedPageBreak/>
        <w:t>保留记录，但将置为状态无效以保留痕迹，想恢复只能重新使用</w:t>
      </w:r>
      <w:r w:rsidR="00DE07AC">
        <w:t>POST</w:t>
      </w:r>
      <w:r w:rsidR="00DE07AC">
        <w:rPr>
          <w:rFonts w:hint="eastAsia"/>
        </w:rPr>
        <w:t>进行新增。</w:t>
      </w:r>
    </w:p>
    <w:p w:rsidR="003F1EE6" w:rsidRDefault="003F1EE6" w:rsidP="003F1EE6">
      <w:pPr>
        <w:pStyle w:val="3"/>
      </w:pPr>
      <w:bookmarkStart w:id="1057" w:name="_Toc475656407"/>
      <w:r>
        <w:rPr>
          <w:rFonts w:hint="eastAsia"/>
        </w:rPr>
        <w:t>状态码</w:t>
      </w:r>
      <w:bookmarkEnd w:id="1057"/>
    </w:p>
    <w:p w:rsidR="003F1EE6" w:rsidRPr="00FA4596" w:rsidRDefault="003F1EE6" w:rsidP="00FA4596">
      <w:pPr>
        <w:pStyle w:val="a6"/>
        <w:numPr>
          <w:ilvl w:val="0"/>
          <w:numId w:val="10"/>
        </w:numPr>
        <w:ind w:firstLineChars="0"/>
      </w:pPr>
      <w:r w:rsidRPr="00FA4596">
        <w:rPr>
          <w:rFonts w:hint="eastAsia"/>
        </w:rPr>
        <w:t>成功</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tblPr>
      <w:tblGrid>
        <w:gridCol w:w="1578"/>
        <w:gridCol w:w="2136"/>
        <w:gridCol w:w="4892"/>
      </w:tblGrid>
      <w:tr w:rsidR="003F1EE6" w:rsidTr="00FA4596">
        <w:trPr>
          <w:trHeight w:val="525"/>
          <w:tblHeader/>
        </w:trPr>
        <w:tc>
          <w:tcPr>
            <w:tcW w:w="917"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24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843"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200</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请求成功并返回实体资源</w:t>
            </w:r>
          </w:p>
        </w:tc>
      </w:tr>
      <w:tr w:rsidR="003F1EE6"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201</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POST</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创建资源成功</w:t>
            </w:r>
          </w:p>
        </w:tc>
      </w:tr>
    </w:tbl>
    <w:p w:rsidR="003F1EE6" w:rsidRPr="00FA4596" w:rsidRDefault="00B13E01" w:rsidP="00FA4596">
      <w:pPr>
        <w:pStyle w:val="a6"/>
        <w:numPr>
          <w:ilvl w:val="0"/>
          <w:numId w:val="10"/>
        </w:numPr>
        <w:ind w:firstLineChars="0"/>
      </w:pPr>
      <w:r>
        <w:rPr>
          <w:rFonts w:hint="eastAsia"/>
        </w:rPr>
        <w:t>资源</w:t>
      </w:r>
      <w:r w:rsidR="003F1EE6"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tblPr>
      <w:tblGrid>
        <w:gridCol w:w="842"/>
        <w:gridCol w:w="1139"/>
        <w:gridCol w:w="6625"/>
      </w:tblGrid>
      <w:tr w:rsidR="003F1EE6" w:rsidTr="00FA4596">
        <w:trPr>
          <w:trHeight w:val="525"/>
          <w:tblHeader/>
        </w:trPr>
        <w:tc>
          <w:tcPr>
            <w:tcW w:w="3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50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4115"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400</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一般是参数错误</w:t>
            </w:r>
          </w:p>
        </w:tc>
      </w:tr>
      <w:tr w:rsidR="003F1EE6"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401</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w:t>
            </w:r>
            <w:r w:rsidR="00B1539A">
              <w:rPr>
                <w:rFonts w:ascii="微软雅黑" w:eastAsia="微软雅黑" w:hAnsi="微软雅黑" w:hint="eastAsia"/>
                <w:sz w:val="21"/>
                <w:szCs w:val="21"/>
              </w:rPr>
              <w:t>未登录</w:t>
            </w:r>
          </w:p>
        </w:tc>
      </w:tr>
      <w:tr w:rsidR="003F1EE6"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403</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一般用户权限校验失败</w:t>
            </w:r>
          </w:p>
        </w:tc>
      </w:tr>
      <w:tr w:rsidR="003F1EE6"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404</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资源不存在</w:t>
            </w:r>
          </w:p>
        </w:tc>
      </w:tr>
      <w:tr w:rsidR="003F1EE6"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422</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一般是必要字段缺失或参数格式化问题</w:t>
            </w:r>
          </w:p>
        </w:tc>
      </w:tr>
    </w:tbl>
    <w:p w:rsidR="003F1EE6" w:rsidRPr="00FA4596" w:rsidRDefault="003F1EE6" w:rsidP="00FA4596">
      <w:pPr>
        <w:pStyle w:val="a6"/>
        <w:numPr>
          <w:ilvl w:val="0"/>
          <w:numId w:val="10"/>
        </w:numPr>
        <w:ind w:firstLineChars="0"/>
      </w:pPr>
      <w:r w:rsidRPr="00FA4596">
        <w:rPr>
          <w:rFonts w:hint="eastAsia"/>
        </w:rPr>
        <w:t>服务器</w:t>
      </w:r>
      <w:r w:rsidR="000A02AB">
        <w:rPr>
          <w:rFonts w:hint="eastAsia"/>
        </w:rPr>
        <w:t>异常</w:t>
      </w:r>
      <w:r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tblPr>
      <w:tblGrid>
        <w:gridCol w:w="1956"/>
        <w:gridCol w:w="2791"/>
        <w:gridCol w:w="3859"/>
      </w:tblGrid>
      <w:tr w:rsidR="003F1EE6" w:rsidTr="00FA4596">
        <w:trPr>
          <w:trHeight w:val="525"/>
          <w:tblHeader/>
        </w:trPr>
        <w:tc>
          <w:tcPr>
            <w:tcW w:w="113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62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2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rsidTr="00FA4596">
        <w:trPr>
          <w:trHeight w:val="525"/>
        </w:trPr>
        <w:tc>
          <w:tcPr>
            <w:tcW w:w="113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500</w:t>
            </w:r>
          </w:p>
        </w:tc>
        <w:tc>
          <w:tcPr>
            <w:tcW w:w="162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2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F1EE6" w:rsidRDefault="003F1EE6">
            <w:pPr>
              <w:rPr>
                <w:rFonts w:ascii="微软雅黑" w:eastAsia="微软雅黑" w:hAnsi="微软雅黑"/>
                <w:sz w:val="21"/>
                <w:szCs w:val="21"/>
              </w:rPr>
            </w:pPr>
            <w:r>
              <w:rPr>
                <w:rFonts w:ascii="微软雅黑" w:eastAsia="微软雅黑" w:hAnsi="微软雅黑" w:hint="eastAsia"/>
                <w:sz w:val="21"/>
                <w:szCs w:val="21"/>
              </w:rPr>
              <w:t>服务器未知错误</w:t>
            </w:r>
          </w:p>
        </w:tc>
      </w:tr>
    </w:tbl>
    <w:p w:rsidR="003F1EE6" w:rsidRPr="00A10463" w:rsidRDefault="003F1EE6" w:rsidP="00FA4596"/>
    <w:p w:rsidR="003405CF" w:rsidRDefault="003405CF" w:rsidP="003405CF">
      <w:pPr>
        <w:pStyle w:val="3"/>
      </w:pPr>
      <w:bookmarkStart w:id="1058" w:name="_Toc475656408"/>
      <w:r>
        <w:rPr>
          <w:rFonts w:hint="eastAsia"/>
        </w:rPr>
        <w:t>商户信息</w:t>
      </w:r>
      <w:r w:rsidR="0004162C">
        <w:rPr>
          <w:rFonts w:hint="eastAsia"/>
        </w:rPr>
        <w:t>（</w:t>
      </w:r>
      <w:r w:rsidR="0004162C">
        <w:rPr>
          <w:rFonts w:hint="eastAsia"/>
        </w:rPr>
        <w:t>merchants</w:t>
      </w:r>
      <w:r w:rsidR="0004162C">
        <w:rPr>
          <w:rFonts w:hint="eastAsia"/>
        </w:rPr>
        <w:t>）</w:t>
      </w:r>
      <w:bookmarkEnd w:id="1058"/>
    </w:p>
    <w:p w:rsidR="00DB2A07" w:rsidRDefault="004D1661" w:rsidP="00FA4596">
      <w:pPr>
        <w:pStyle w:val="a6"/>
        <w:numPr>
          <w:ilvl w:val="0"/>
          <w:numId w:val="10"/>
        </w:numPr>
        <w:ind w:firstLineChars="0"/>
      </w:pPr>
      <w:r>
        <w:rPr>
          <w:rFonts w:hint="eastAsia"/>
        </w:rPr>
        <w:t>特殊</w:t>
      </w:r>
      <w:r w:rsidR="00DB2A07">
        <w:rPr>
          <w:rFonts w:hint="eastAsia"/>
        </w:rPr>
        <w:t>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
      <w:tblGrid>
        <w:gridCol w:w="3083"/>
        <w:gridCol w:w="1325"/>
        <w:gridCol w:w="4198"/>
      </w:tblGrid>
      <w:tr w:rsidR="00DB2A07" w:rsidTr="00FA4596">
        <w:trPr>
          <w:trHeight w:val="525"/>
          <w:tblHeader/>
        </w:trPr>
        <w:tc>
          <w:tcPr>
            <w:tcW w:w="179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lastRenderedPageBreak/>
              <w:t>endpoint</w:t>
            </w:r>
          </w:p>
        </w:tc>
        <w:tc>
          <w:tcPr>
            <w:tcW w:w="77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43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290112" w:rsidTr="00126C3D">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merchants</w:t>
            </w:r>
            <w:r w:rsidRPr="00D6412E">
              <w:rPr>
                <w:rFonts w:ascii="微软雅黑" w:eastAsia="微软雅黑" w:hAnsi="微软雅黑"/>
                <w:sz w:val="20"/>
                <w:szCs w:val="21"/>
              </w:rPr>
              <w:t>?</w:t>
            </w:r>
            <w:r w:rsidR="00C6452C">
              <w:rPr>
                <w:rFonts w:ascii="微软雅黑" w:eastAsia="微软雅黑" w:hAnsi="微软雅黑"/>
                <w:sz w:val="20"/>
                <w:szCs w:val="21"/>
              </w:rPr>
              <w:t>merchant_code</w:t>
            </w:r>
            <w:r w:rsidRPr="00D6412E">
              <w:rPr>
                <w:rFonts w:ascii="微软雅黑" w:eastAsia="微软雅黑" w:hAnsi="微软雅黑"/>
                <w:sz w:val="20"/>
                <w:szCs w:val="21"/>
              </w:rPr>
              <w:t>=</w:t>
            </w:r>
            <w:r>
              <w:rPr>
                <w:rFonts w:ascii="微软雅黑" w:eastAsia="微软雅黑" w:hAnsi="微软雅黑"/>
                <w:sz w:val="20"/>
                <w:szCs w:val="21"/>
              </w:rPr>
              <w:t>value1</w:t>
            </w:r>
            <w:r w:rsidR="00C6452C">
              <w:rPr>
                <w:rFonts w:ascii="微软雅黑" w:eastAsia="微软雅黑" w:hAnsi="微软雅黑"/>
                <w:sz w:val="20"/>
                <w:szCs w:val="21"/>
              </w:rPr>
              <w:t>&amp;merchant_type=value</w:t>
            </w:r>
            <w:r w:rsidR="00C22116">
              <w:rPr>
                <w:rFonts w:ascii="微软雅黑" w:eastAsia="微软雅黑" w:hAnsi="微软雅黑"/>
                <w:sz w:val="20"/>
                <w:szCs w:val="21"/>
              </w:rPr>
              <w:t>2</w:t>
            </w:r>
            <w:r w:rsidR="00C6452C">
              <w:rPr>
                <w:rFonts w:ascii="微软雅黑" w:eastAsia="微软雅黑" w:hAnsi="微软雅黑"/>
                <w:sz w:val="20"/>
                <w:szCs w:val="21"/>
              </w:rPr>
              <w:t>&amp;boss_certificate_number=value</w:t>
            </w:r>
            <w:r w:rsidR="00C22116">
              <w:rPr>
                <w:rFonts w:ascii="微软雅黑" w:eastAsia="微软雅黑" w:hAnsi="微软雅黑"/>
                <w:sz w:val="20"/>
                <w:szCs w:val="21"/>
              </w:rPr>
              <w:t>3&amp;settlement_account=value5</w:t>
            </w:r>
            <w:del w:id="1059" w:author="Qiming Gu" w:date="2017-02-23T22:57:00Z">
              <w:r w:rsidR="00C22116" w:rsidDel="00361636">
                <w:rPr>
                  <w:rFonts w:ascii="微软雅黑" w:eastAsia="微软雅黑" w:hAnsi="微软雅黑"/>
                  <w:sz w:val="20"/>
                  <w:szCs w:val="21"/>
                </w:rPr>
                <w:delText>&amp;cashiers_mobile=value6</w:delText>
              </w:r>
            </w:del>
            <w:r w:rsidR="00C22116">
              <w:rPr>
                <w:rFonts w:ascii="微软雅黑" w:eastAsia="微软雅黑" w:hAnsi="微软雅黑"/>
                <w:sz w:val="20"/>
                <w:szCs w:val="21"/>
              </w:rPr>
              <w:t>&amp;saler_code=value7</w:t>
            </w:r>
            <w:del w:id="1060" w:author="Qiming Gu" w:date="2017-02-23T22:55:00Z">
              <w:r w:rsidR="00C22116" w:rsidDel="00361636">
                <w:rPr>
                  <w:rFonts w:ascii="微软雅黑" w:eastAsia="微软雅黑" w:hAnsi="微软雅黑"/>
                  <w:sz w:val="20"/>
                  <w:szCs w:val="21"/>
                </w:rPr>
                <w:delText>&amp;open_id=value8</w:delText>
              </w:r>
            </w:del>
            <w:r w:rsidR="009D4F26">
              <w:rPr>
                <w:rFonts w:ascii="微软雅黑" w:eastAsia="微软雅黑" w:hAnsi="微软雅黑"/>
                <w:sz w:val="20"/>
                <w:szCs w:val="21"/>
              </w:rPr>
              <w:t>&amp;limit=value9&amp;offset=10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290112" w:rsidRDefault="00290112" w:rsidP="00126C3D">
            <w:pPr>
              <w:rPr>
                <w:rFonts w:ascii="微软雅黑" w:eastAsia="微软雅黑" w:hAnsi="微软雅黑"/>
                <w:sz w:val="21"/>
                <w:szCs w:val="21"/>
              </w:rPr>
            </w:pPr>
            <w:r>
              <w:rPr>
                <w:rFonts w:ascii="微软雅黑" w:eastAsia="微软雅黑" w:hAnsi="微软雅黑" w:hint="eastAsia"/>
                <w:sz w:val="21"/>
                <w:szCs w:val="21"/>
              </w:rPr>
              <w:t>根据属性筛选实体资源，</w:t>
            </w:r>
            <w:r w:rsidR="00EF748B">
              <w:rPr>
                <w:rFonts w:ascii="微软雅黑" w:eastAsia="微软雅黑" w:hAnsi="微软雅黑" w:hint="eastAsia"/>
                <w:sz w:val="21"/>
                <w:szCs w:val="21"/>
              </w:rPr>
              <w:t>且各个参数</w:t>
            </w:r>
            <w:ins w:id="1061" w:author="Qiming Gu" w:date="2017-02-23T22:53:00Z">
              <w:r w:rsidR="009720CB">
                <w:rPr>
                  <w:rFonts w:ascii="微软雅黑" w:eastAsia="微软雅黑" w:hAnsi="微软雅黑" w:hint="eastAsia"/>
                  <w:sz w:val="21"/>
                  <w:szCs w:val="21"/>
                </w:rPr>
                <w:t>名称都要有，且</w:t>
              </w:r>
            </w:ins>
            <w:del w:id="1062" w:author="Qiming Gu" w:date="2017-02-23T22:53:00Z">
              <w:r w:rsidR="009E3ED9" w:rsidDel="009720CB">
                <w:rPr>
                  <w:rFonts w:ascii="微软雅黑" w:eastAsia="微软雅黑" w:hAnsi="微软雅黑" w:hint="eastAsia"/>
                  <w:sz w:val="21"/>
                  <w:szCs w:val="21"/>
                </w:rPr>
                <w:delText>都</w:delText>
              </w:r>
            </w:del>
            <w:r w:rsidR="00EF748B">
              <w:rPr>
                <w:rFonts w:ascii="微软雅黑" w:eastAsia="微软雅黑" w:hAnsi="微软雅黑" w:hint="eastAsia"/>
                <w:sz w:val="21"/>
                <w:szCs w:val="21"/>
              </w:rPr>
              <w:t>不</w:t>
            </w:r>
            <w:ins w:id="1063" w:author="Qiming Gu" w:date="2017-02-23T22:54:00Z">
              <w:r w:rsidR="009720CB">
                <w:rPr>
                  <w:rFonts w:ascii="微软雅黑" w:eastAsia="微软雅黑" w:hAnsi="微软雅黑" w:hint="eastAsia"/>
                  <w:sz w:val="21"/>
                  <w:szCs w:val="21"/>
                </w:rPr>
                <w:t>同时</w:t>
              </w:r>
            </w:ins>
            <w:del w:id="1064" w:author="Qiming Gu" w:date="2017-02-23T22:54:00Z">
              <w:r w:rsidR="00EF748B" w:rsidDel="009720CB">
                <w:rPr>
                  <w:rFonts w:ascii="微软雅黑" w:eastAsia="微软雅黑" w:hAnsi="微软雅黑" w:hint="eastAsia"/>
                  <w:sz w:val="21"/>
                  <w:szCs w:val="21"/>
                </w:rPr>
                <w:delText>能</w:delText>
              </w:r>
            </w:del>
            <w:r w:rsidR="00EF748B">
              <w:rPr>
                <w:rFonts w:ascii="微软雅黑" w:eastAsia="微软雅黑" w:hAnsi="微软雅黑" w:hint="eastAsia"/>
                <w:sz w:val="21"/>
                <w:szCs w:val="21"/>
              </w:rPr>
              <w:t>为空，</w:t>
            </w:r>
            <w:r>
              <w:rPr>
                <w:rFonts w:ascii="微软雅黑" w:eastAsia="微软雅黑" w:hAnsi="微软雅黑" w:hint="eastAsia"/>
                <w:sz w:val="21"/>
                <w:szCs w:val="21"/>
              </w:rPr>
              <w:t>如</w:t>
            </w:r>
          </w:p>
          <w:p w:rsidR="00290112" w:rsidRDefault="00290112" w:rsidP="00126C3D">
            <w:pPr>
              <w:rPr>
                <w:rFonts w:ascii="微软雅黑" w:eastAsia="微软雅黑" w:hAnsi="微软雅黑"/>
                <w:sz w:val="21"/>
                <w:szCs w:val="21"/>
              </w:rPr>
            </w:pPr>
            <w:r w:rsidRPr="00290112">
              <w:rPr>
                <w:rFonts w:ascii="微软雅黑" w:eastAsia="微软雅黑" w:hAnsi="微软雅黑" w:hint="eastAsia"/>
                <w:sz w:val="21"/>
                <w:szCs w:val="21"/>
              </w:rPr>
              <w:t>PATH/resources</w:t>
            </w:r>
            <w:r w:rsidR="009E3ED9" w:rsidRPr="009E3ED9">
              <w:rPr>
                <w:rFonts w:ascii="微软雅黑" w:eastAsia="微软雅黑" w:hAnsi="微软雅黑"/>
                <w:sz w:val="21"/>
                <w:szCs w:val="21"/>
              </w:rPr>
              <w:t>?merchant_code=&amp;merchant_type=&amp;boss_certificate_number=&amp;settlement_account=</w:t>
            </w:r>
            <w:del w:id="1065" w:author="Qiming Gu" w:date="2017-02-23T22:58:00Z">
              <w:r w:rsidR="009E3ED9" w:rsidRPr="009E3ED9" w:rsidDel="00E03046">
                <w:rPr>
                  <w:rFonts w:ascii="微软雅黑" w:eastAsia="微软雅黑" w:hAnsi="微软雅黑"/>
                  <w:sz w:val="21"/>
                  <w:szCs w:val="21"/>
                </w:rPr>
                <w:delText>&amp;cashiers_mobile=</w:delText>
              </w:r>
            </w:del>
            <w:r w:rsidR="009E3ED9" w:rsidRPr="009E3ED9">
              <w:rPr>
                <w:rFonts w:ascii="微软雅黑" w:eastAsia="微软雅黑" w:hAnsi="微软雅黑"/>
                <w:sz w:val="21"/>
                <w:szCs w:val="21"/>
              </w:rPr>
              <w:t>&amp;saler_code=</w:t>
            </w:r>
            <w:del w:id="1066" w:author="Qiming Gu" w:date="2017-02-23T22:58:00Z">
              <w:r w:rsidR="009E3ED9" w:rsidRPr="009E3ED9" w:rsidDel="00E03046">
                <w:rPr>
                  <w:rFonts w:ascii="微软雅黑" w:eastAsia="微软雅黑" w:hAnsi="微软雅黑"/>
                  <w:sz w:val="21"/>
                  <w:szCs w:val="21"/>
                </w:rPr>
                <w:delText>&amp;open_id=</w:delText>
              </w:r>
            </w:del>
            <w:r w:rsidR="009E3ED9" w:rsidRPr="009E3ED9">
              <w:rPr>
                <w:rFonts w:ascii="微软雅黑" w:eastAsia="微软雅黑" w:hAnsi="微软雅黑"/>
                <w:sz w:val="21"/>
                <w:szCs w:val="21"/>
              </w:rPr>
              <w:t>&amp;limit=&amp;offset</w:t>
            </w:r>
          </w:p>
        </w:tc>
      </w:tr>
      <w:tr w:rsidR="00DB2A07" w:rsidTr="00FA459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DB2A07" w:rsidRPr="00D6412E" w:rsidRDefault="00DB2A0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9604B8">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sidR="00806FDA">
              <w:rPr>
                <w:rFonts w:ascii="微软雅黑" w:eastAsia="微软雅黑" w:hAnsi="微软雅黑" w:hint="eastAsia"/>
                <w:sz w:val="20"/>
                <w:szCs w:val="21"/>
              </w:rPr>
              <w:t>/id/</w:t>
            </w:r>
            <w:r w:rsidR="009604B8">
              <w:rPr>
                <w:rFonts w:ascii="微软雅黑" w:eastAsia="微软雅黑" w:hAnsi="微软雅黑" w:hint="eastAsia"/>
                <w:sz w:val="20"/>
                <w:szCs w:val="21"/>
              </w:rPr>
              <w:t>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DB2A07" w:rsidRPr="00D6412E" w:rsidRDefault="00DB2A07"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DB2A07" w:rsidRDefault="00CD3F43" w:rsidP="00D55C88">
            <w:pPr>
              <w:rPr>
                <w:rFonts w:ascii="微软雅黑" w:eastAsia="微软雅黑" w:hAnsi="微软雅黑"/>
                <w:sz w:val="21"/>
                <w:szCs w:val="21"/>
              </w:rPr>
            </w:pPr>
            <w:r>
              <w:rPr>
                <w:rFonts w:ascii="微软雅黑" w:eastAsia="微软雅黑" w:hAnsi="微软雅黑" w:hint="eastAsia"/>
                <w:sz w:val="21"/>
                <w:szCs w:val="21"/>
              </w:rPr>
              <w:t>某一商户的所有路由记录</w:t>
            </w:r>
            <w:r w:rsidR="00DB2A07">
              <w:rPr>
                <w:rFonts w:ascii="微软雅黑" w:eastAsia="微软雅黑" w:hAnsi="微软雅黑" w:hint="eastAsia"/>
                <w:sz w:val="21"/>
                <w:szCs w:val="21"/>
              </w:rPr>
              <w:t>，如</w:t>
            </w:r>
          </w:p>
          <w:p w:rsidR="00DB2A07" w:rsidRDefault="00DB2A07" w:rsidP="00D55C88">
            <w:pPr>
              <w:rPr>
                <w:rFonts w:ascii="微软雅黑" w:eastAsia="微软雅黑" w:hAnsi="微软雅黑"/>
                <w:sz w:val="21"/>
                <w:szCs w:val="21"/>
              </w:rPr>
            </w:pPr>
            <w:r>
              <w:rPr>
                <w:rFonts w:ascii="微软雅黑" w:eastAsia="微软雅黑" w:hAnsi="微软雅黑" w:hint="eastAsia"/>
                <w:sz w:val="21"/>
                <w:szCs w:val="21"/>
              </w:rPr>
              <w:t>PATH/merchants</w:t>
            </w:r>
            <w:r w:rsidR="00CD3F43">
              <w:rPr>
                <w:rFonts w:ascii="微软雅黑" w:eastAsia="微软雅黑" w:hAnsi="微软雅黑" w:hint="eastAsia"/>
                <w:sz w:val="21"/>
                <w:szCs w:val="21"/>
              </w:rPr>
              <w:t>/1/routes</w:t>
            </w:r>
          </w:p>
        </w:tc>
      </w:tr>
      <w:tr w:rsidR="007877CA" w:rsidTr="00CF11E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D30E7" w:rsidRPr="00D6412E" w:rsidRDefault="005D30E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/id1/routes/id2</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D43C90" w:rsidDel="009A16AD" w:rsidRDefault="00D43C90" w:rsidP="00D43C90">
            <w:pPr>
              <w:rPr>
                <w:del w:id="1067" w:author="Qiming Gu" w:date="2017-02-23T23:26:00Z"/>
                <w:rFonts w:ascii="微软雅黑" w:eastAsia="微软雅黑" w:hAnsi="微软雅黑"/>
                <w:sz w:val="20"/>
                <w:szCs w:val="21"/>
              </w:rPr>
            </w:pPr>
            <w:r w:rsidRPr="00D6412E">
              <w:rPr>
                <w:rFonts w:ascii="微软雅黑" w:eastAsia="微软雅黑" w:hAnsi="微软雅黑"/>
                <w:sz w:val="20"/>
                <w:szCs w:val="21"/>
              </w:rPr>
              <w:t>GET</w:t>
            </w:r>
          </w:p>
          <w:p w:rsidR="00D43C90" w:rsidDel="009A16AD" w:rsidRDefault="00D43C90" w:rsidP="00D43C90">
            <w:pPr>
              <w:rPr>
                <w:del w:id="1068" w:author="Qiming Gu" w:date="2017-02-23T23:26:00Z"/>
                <w:rFonts w:ascii="微软雅黑" w:eastAsia="微软雅黑" w:hAnsi="微软雅黑"/>
                <w:sz w:val="20"/>
                <w:szCs w:val="21"/>
              </w:rPr>
            </w:pPr>
            <w:del w:id="1069" w:author="Qiming Gu" w:date="2017-02-23T23:26:00Z">
              <w:r w:rsidRPr="00D6412E" w:rsidDel="009A16AD">
                <w:rPr>
                  <w:rFonts w:ascii="微软雅黑" w:eastAsia="微软雅黑" w:hAnsi="微软雅黑"/>
                  <w:sz w:val="20"/>
                  <w:szCs w:val="21"/>
                </w:rPr>
                <w:delText>PUT</w:delText>
              </w:r>
            </w:del>
          </w:p>
          <w:p w:rsidR="00D43C90" w:rsidDel="009A16AD" w:rsidRDefault="00D43C90" w:rsidP="00D43C90">
            <w:pPr>
              <w:rPr>
                <w:del w:id="1070" w:author="Qiming Gu" w:date="2017-02-23T23:26:00Z"/>
                <w:rFonts w:ascii="微软雅黑" w:eastAsia="微软雅黑" w:hAnsi="微软雅黑"/>
                <w:sz w:val="20"/>
                <w:szCs w:val="21"/>
              </w:rPr>
            </w:pPr>
            <w:del w:id="1071" w:author="Qiming Gu" w:date="2017-02-23T23:26:00Z">
              <w:r w:rsidRPr="00D6412E" w:rsidDel="009A16AD">
                <w:rPr>
                  <w:rFonts w:ascii="微软雅黑" w:eastAsia="微软雅黑" w:hAnsi="微软雅黑"/>
                  <w:sz w:val="20"/>
                  <w:szCs w:val="21"/>
                </w:rPr>
                <w:delText>PATCH</w:delText>
              </w:r>
            </w:del>
          </w:p>
          <w:p w:rsidR="005D30E7" w:rsidRPr="00D6412E" w:rsidRDefault="00D43C90" w:rsidP="00D43C90">
            <w:pPr>
              <w:rPr>
                <w:rFonts w:ascii="微软雅黑" w:eastAsia="微软雅黑" w:hAnsi="微软雅黑"/>
                <w:sz w:val="20"/>
                <w:szCs w:val="21"/>
              </w:rPr>
            </w:pPr>
            <w:del w:id="1072" w:author="Qiming Gu" w:date="2017-02-23T23:26:00Z">
              <w:r w:rsidRPr="00D6412E" w:rsidDel="009A16AD">
                <w:rPr>
                  <w:rFonts w:ascii="微软雅黑" w:eastAsia="微软雅黑" w:hAnsi="微软雅黑"/>
                  <w:sz w:val="20"/>
                  <w:szCs w:val="21"/>
                </w:rPr>
                <w:delText>DELETE</w:delText>
              </w:r>
            </w:del>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某一商户的</w:t>
            </w:r>
            <w:r w:rsidR="003722AA">
              <w:rPr>
                <w:rFonts w:ascii="微软雅黑" w:eastAsia="微软雅黑" w:hAnsi="微软雅黑" w:hint="eastAsia"/>
                <w:sz w:val="21"/>
                <w:szCs w:val="21"/>
              </w:rPr>
              <w:t>某条</w:t>
            </w:r>
            <w:r>
              <w:rPr>
                <w:rFonts w:ascii="微软雅黑" w:eastAsia="微软雅黑" w:hAnsi="微软雅黑" w:hint="eastAsia"/>
                <w:sz w:val="21"/>
                <w:szCs w:val="21"/>
              </w:rPr>
              <w:t>路由记录，如</w:t>
            </w:r>
          </w:p>
          <w:p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PATH/merchants/1/routes</w:t>
            </w:r>
            <w:r w:rsidR="003722AA">
              <w:rPr>
                <w:rFonts w:ascii="微软雅黑" w:eastAsia="微软雅黑" w:hAnsi="微软雅黑" w:hint="eastAsia"/>
                <w:sz w:val="21"/>
                <w:szCs w:val="21"/>
              </w:rPr>
              <w:t>/1</w:t>
            </w:r>
          </w:p>
        </w:tc>
      </w:tr>
      <w:tr w:rsidR="00AF01E3" w:rsidTr="00AF01E3">
        <w:trPr>
          <w:trHeight w:val="525"/>
          <w:ins w:id="1073" w:author="Qiming Gu" w:date="2017-02-23T23:04: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AF01E3" w:rsidRPr="00D6412E" w:rsidRDefault="00AF01E3" w:rsidP="00DF0262">
            <w:pPr>
              <w:rPr>
                <w:ins w:id="1074" w:author="Qiming Gu" w:date="2017-02-23T23:04:00Z"/>
                <w:rFonts w:ascii="微软雅黑" w:eastAsia="微软雅黑" w:hAnsi="微软雅黑"/>
                <w:sz w:val="20"/>
                <w:szCs w:val="21"/>
              </w:rPr>
            </w:pPr>
            <w:ins w:id="1075" w:author="Qiming Gu" w:date="2017-02-23T23:04:00Z">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w:t>
              </w:r>
              <w:r>
                <w:rPr>
                  <w:rFonts w:ascii="微软雅黑" w:eastAsia="微软雅黑" w:hAnsi="微软雅黑"/>
                  <w:sz w:val="20"/>
                  <w:szCs w:val="21"/>
                </w:rPr>
                <w:t>?action=signin&amp;open_id=value1</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AF01E3" w:rsidRPr="0052525D" w:rsidRDefault="00AF01E3" w:rsidP="00DF0262">
            <w:pPr>
              <w:rPr>
                <w:ins w:id="1076" w:author="Qiming Gu" w:date="2017-02-23T23:04:00Z"/>
                <w:rFonts w:ascii="微软雅黑" w:eastAsia="微软雅黑" w:hAnsi="微软雅黑"/>
                <w:sz w:val="20"/>
                <w:szCs w:val="21"/>
              </w:rPr>
            </w:pPr>
            <w:ins w:id="1077" w:author="Qiming Gu" w:date="2017-02-23T23:04:00Z">
              <w:r>
                <w:rPr>
                  <w:rFonts w:ascii="微软雅黑" w:eastAsia="微软雅黑" w:hAnsi="微软雅黑" w:hint="eastAsia"/>
                  <w:sz w:val="20"/>
                  <w:szCs w:val="21"/>
                </w:rPr>
                <w:t>PUT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AF01E3" w:rsidRDefault="00AF01E3" w:rsidP="00DF0262">
            <w:pPr>
              <w:rPr>
                <w:ins w:id="1078" w:author="Qiming Gu" w:date="2017-02-23T23:04:00Z"/>
                <w:rFonts w:ascii="微软雅黑" w:eastAsia="微软雅黑" w:hAnsi="微软雅黑"/>
                <w:sz w:val="21"/>
                <w:szCs w:val="21"/>
              </w:rPr>
            </w:pPr>
            <w:ins w:id="1079" w:author="Qiming Gu" w:date="2017-02-23T23:04:00Z">
              <w:r>
                <w:rPr>
                  <w:rFonts w:ascii="微软雅黑" w:eastAsia="微软雅黑" w:hAnsi="微软雅黑" w:hint="eastAsia"/>
                  <w:sz w:val="21"/>
                  <w:szCs w:val="21"/>
                </w:rPr>
                <w:t>收银员签到交易，</w:t>
              </w:r>
              <w:r w:rsidRPr="00DA712C">
                <w:rPr>
                  <w:rFonts w:ascii="微软雅黑" w:eastAsia="微软雅黑" w:hAnsi="微软雅黑" w:hint="eastAsia"/>
                  <w:sz w:val="21"/>
                  <w:szCs w:val="21"/>
                </w:rPr>
                <w:t>原来有签到收银员，原签到标志置成0，新收银员置成1。</w:t>
              </w:r>
            </w:ins>
          </w:p>
          <w:p w:rsidR="00AF01E3" w:rsidRPr="0052525D" w:rsidRDefault="00AF01E3" w:rsidP="00DF0262">
            <w:pPr>
              <w:rPr>
                <w:ins w:id="1080" w:author="Qiming Gu" w:date="2017-02-23T23:04:00Z"/>
                <w:rFonts w:ascii="微软雅黑" w:eastAsia="微软雅黑" w:hAnsi="微软雅黑"/>
                <w:sz w:val="21"/>
                <w:szCs w:val="21"/>
              </w:rPr>
            </w:pPr>
            <w:ins w:id="1081" w:author="Qiming Gu" w:date="2017-02-23T23:04:00Z">
              <w:r>
                <w:rPr>
                  <w:rFonts w:ascii="微软雅黑" w:eastAsia="微软雅黑" w:hAnsi="微软雅黑" w:hint="eastAsia"/>
                  <w:sz w:val="21"/>
                  <w:szCs w:val="21"/>
                </w:rPr>
                <w:t>收银员无需签退。</w:t>
              </w:r>
            </w:ins>
          </w:p>
        </w:tc>
      </w:tr>
      <w:tr w:rsidR="005E6EF0" w:rsidTr="005E6EF0">
        <w:trPr>
          <w:trHeight w:val="525"/>
          <w:ins w:id="1082"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Pr="00D6412E" w:rsidRDefault="005E6EF0" w:rsidP="005E6EF0">
            <w:pPr>
              <w:rPr>
                <w:ins w:id="1083" w:author="Qiming Gu" w:date="2017-03-05T11:46:00Z"/>
                <w:rFonts w:ascii="微软雅黑" w:eastAsia="微软雅黑" w:hAnsi="微软雅黑"/>
                <w:sz w:val="20"/>
                <w:szCs w:val="21"/>
              </w:rPr>
            </w:pPr>
            <w:ins w:id="1084" w:author="Qiming Gu" w:date="2017-03-05T11:46:00Z">
              <w:r>
                <w:rPr>
                  <w:rFonts w:ascii="微软雅黑" w:eastAsia="微软雅黑" w:hAnsi="微软雅黑" w:hint="eastAsia"/>
                  <w:sz w:val="20"/>
                  <w:szCs w:val="21"/>
                </w:rPr>
                <w:t>PATH/merchants</w:t>
              </w:r>
            </w:ins>
            <w:ins w:id="1085" w:author="Qiming Gu" w:date="2017-03-05T11:47:00Z">
              <w:r>
                <w:rPr>
                  <w:rFonts w:ascii="微软雅黑" w:eastAsia="微软雅黑" w:hAnsi="微软雅黑"/>
                  <w:sz w:val="20"/>
                  <w:szCs w:val="21"/>
                </w:rPr>
                <w:t>/</w:t>
              </w:r>
              <w:r w:rsidR="00C53CFE">
                <w:rPr>
                  <w:rFonts w:ascii="微软雅黑" w:eastAsia="微软雅黑" w:hAnsi="微软雅黑"/>
                  <w:sz w:val="20"/>
                  <w:szCs w:val="21"/>
                </w:rPr>
                <w:t>{</w:t>
              </w:r>
              <w:r>
                <w:rPr>
                  <w:rFonts w:ascii="微软雅黑" w:eastAsia="微软雅黑" w:hAnsi="微软雅黑"/>
                  <w:sz w:val="20"/>
                  <w:szCs w:val="21"/>
                </w:rPr>
                <w:t>merchant_id</w:t>
              </w:r>
              <w:r w:rsidR="00C53CFE">
                <w:rPr>
                  <w:rFonts w:ascii="微软雅黑" w:eastAsia="微软雅黑" w:hAnsi="微软雅黑"/>
                  <w:sz w:val="20"/>
                  <w:szCs w:val="21"/>
                </w:rPr>
                <w:t>}</w:t>
              </w:r>
            </w:ins>
            <w:ins w:id="1086" w:author="Qiming Gu" w:date="2017-03-05T11:46:00Z">
              <w:r w:rsidRPr="00D6412E">
                <w:rPr>
                  <w:rFonts w:ascii="微软雅黑" w:eastAsia="微软雅黑" w:hAnsi="微软雅黑"/>
                  <w:sz w:val="20"/>
                  <w:szCs w:val="21"/>
                </w:rPr>
                <w:t>?limit=10&amp;</w:t>
              </w:r>
              <w:r>
                <w:rPr>
                  <w:rFonts w:ascii="微软雅黑" w:eastAsia="微软雅黑" w:hAnsi="微软雅黑"/>
                  <w:sz w:val="20"/>
                  <w:szCs w:val="21"/>
                </w:rPr>
                <w:t>offset=0</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Pr="00D6412E" w:rsidRDefault="005E6EF0" w:rsidP="005E6EF0">
            <w:pPr>
              <w:rPr>
                <w:ins w:id="1087" w:author="Qiming Gu" w:date="2017-03-05T11:46:00Z"/>
                <w:rFonts w:ascii="微软雅黑" w:eastAsia="微软雅黑" w:hAnsi="微软雅黑"/>
                <w:sz w:val="20"/>
                <w:szCs w:val="21"/>
              </w:rPr>
            </w:pPr>
            <w:ins w:id="1088" w:author="Qiming Gu" w:date="2017-03-05T11:46:00Z">
              <w:r w:rsidRPr="00D6412E">
                <w:rPr>
                  <w:rFonts w:ascii="微软雅黑" w:eastAsia="微软雅黑" w:hAnsi="微软雅黑" w:hint="eastAsia"/>
                  <w:sz w:val="20"/>
                  <w:szCs w:val="21"/>
                </w:rPr>
                <w:t>GET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Default="005E6EF0" w:rsidP="005E6EF0">
            <w:pPr>
              <w:rPr>
                <w:ins w:id="1089" w:author="Qiming Gu" w:date="2017-03-05T11:46:00Z"/>
                <w:rFonts w:ascii="微软雅黑" w:eastAsia="微软雅黑" w:hAnsi="微软雅黑"/>
                <w:sz w:val="21"/>
                <w:szCs w:val="21"/>
              </w:rPr>
            </w:pPr>
            <w:ins w:id="1090" w:author="Qiming Gu" w:date="2017-03-05T11:46:00Z">
              <w:r>
                <w:rPr>
                  <w:rFonts w:ascii="微软雅黑" w:eastAsia="微软雅黑" w:hAnsi="微软雅黑" w:hint="eastAsia"/>
                  <w:sz w:val="21"/>
                  <w:szCs w:val="21"/>
                </w:rPr>
                <w:t>分页显示实体资源，如</w:t>
              </w:r>
            </w:ins>
          </w:p>
          <w:p w:rsidR="005E6EF0" w:rsidRDefault="005E6EF0" w:rsidP="005E6EF0">
            <w:pPr>
              <w:rPr>
                <w:ins w:id="1091" w:author="Qiming Gu" w:date="2017-03-05T11:46:00Z"/>
                <w:rFonts w:ascii="微软雅黑" w:eastAsia="微软雅黑" w:hAnsi="微软雅黑"/>
                <w:sz w:val="21"/>
                <w:szCs w:val="21"/>
              </w:rPr>
            </w:pPr>
            <w:ins w:id="1092" w:author="Qiming Gu" w:date="2017-03-05T11:46:00Z">
              <w:r w:rsidRPr="005E6EF0">
                <w:rPr>
                  <w:rFonts w:ascii="微软雅黑" w:eastAsia="微软雅黑" w:hAnsi="微软雅黑" w:hint="eastAsia"/>
                  <w:sz w:val="21"/>
                  <w:szCs w:val="21"/>
                </w:rPr>
                <w:t>PATH/</w:t>
              </w:r>
            </w:ins>
            <w:ins w:id="1093" w:author="Qiming Gu" w:date="2017-03-05T11:47:00Z">
              <w:r w:rsidR="00C53CFE">
                <w:rPr>
                  <w:rFonts w:ascii="微软雅黑" w:eastAsia="微软雅黑" w:hAnsi="微软雅黑"/>
                  <w:sz w:val="21"/>
                  <w:szCs w:val="21"/>
                </w:rPr>
                <w:t>merchants/1</w:t>
              </w:r>
            </w:ins>
            <w:ins w:id="1094" w:author="Qiming Gu" w:date="2017-03-05T11:46:00Z">
              <w:r w:rsidRPr="005E6EF0">
                <w:rPr>
                  <w:rFonts w:ascii="微软雅黑" w:eastAsia="微软雅黑" w:hAnsi="微软雅黑" w:hint="eastAsia"/>
                  <w:sz w:val="21"/>
                  <w:szCs w:val="21"/>
                </w:rPr>
                <w:t>？l</w:t>
              </w:r>
              <w:r w:rsidRPr="005E6EF0">
                <w:rPr>
                  <w:rFonts w:ascii="微软雅黑" w:eastAsia="微软雅黑" w:hAnsi="微软雅黑"/>
                  <w:sz w:val="21"/>
                  <w:szCs w:val="21"/>
                </w:rPr>
                <w:t>imit=10&amp;offset=0</w:t>
              </w:r>
            </w:ins>
          </w:p>
        </w:tc>
      </w:tr>
      <w:tr w:rsidR="005E6EF0" w:rsidTr="005E6EF0">
        <w:trPr>
          <w:trHeight w:val="525"/>
          <w:ins w:id="1095"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Pr="00FA4596" w:rsidRDefault="005E6EF0" w:rsidP="005E6EF0">
            <w:pPr>
              <w:rPr>
                <w:ins w:id="1096" w:author="Qiming Gu" w:date="2017-03-05T11:46:00Z"/>
                <w:rFonts w:ascii="微软雅黑" w:eastAsia="微软雅黑" w:hAnsi="微软雅黑"/>
                <w:sz w:val="20"/>
                <w:szCs w:val="21"/>
              </w:rPr>
            </w:pPr>
            <w:ins w:id="1097" w:author="Qiming Gu" w:date="2017-03-05T11:46:00Z">
              <w:r w:rsidRPr="00FA4596">
                <w:rPr>
                  <w:rFonts w:ascii="微软雅黑" w:eastAsia="微软雅黑" w:hAnsi="微软雅黑"/>
                  <w:sz w:val="20"/>
                  <w:szCs w:val="21"/>
                </w:rPr>
                <w:t>PATH</w:t>
              </w:r>
            </w:ins>
            <w:ins w:id="1098" w:author="Qiming Gu" w:date="2017-03-05T11:48:00Z">
              <w:r w:rsidR="002539E2">
                <w:rPr>
                  <w:rFonts w:ascii="微软雅黑" w:eastAsia="微软雅黑" w:hAnsi="微软雅黑" w:hint="eastAsia"/>
                  <w:sz w:val="20"/>
                  <w:szCs w:val="21"/>
                </w:rPr>
                <w:t xml:space="preserve"> merchants</w:t>
              </w:r>
              <w:r w:rsidR="002539E2">
                <w:rPr>
                  <w:rFonts w:ascii="微软雅黑" w:eastAsia="微软雅黑" w:hAnsi="微软雅黑"/>
                  <w:sz w:val="20"/>
                  <w:szCs w:val="21"/>
                </w:rPr>
                <w:t>/{merchant_id}</w:t>
              </w:r>
            </w:ins>
            <w:ins w:id="1099" w:author="Qiming Gu" w:date="2017-03-05T11:46:00Z">
              <w:r w:rsidRPr="00FA4596">
                <w:rPr>
                  <w:rFonts w:ascii="微软雅黑" w:eastAsia="微软雅黑" w:hAnsi="微软雅黑"/>
                  <w:sz w:val="20"/>
                  <w:szCs w:val="21"/>
                </w:rPr>
                <w:t>/</w:t>
              </w:r>
            </w:ins>
            <w:ins w:id="1100" w:author="Qiming Gu" w:date="2017-03-05T11:48:00Z">
              <w:r w:rsidR="002539E2">
                <w:rPr>
                  <w:rFonts w:ascii="微软雅黑" w:eastAsia="微软雅黑" w:hAnsi="微软雅黑"/>
                  <w:sz w:val="20"/>
                  <w:szCs w:val="21"/>
                </w:rPr>
                <w:t>cashier</w:t>
              </w:r>
            </w:ins>
            <w:ins w:id="1101" w:author="Qiming Gu" w:date="2017-03-05T11:49:00Z">
              <w:r w:rsidR="00ED238D">
                <w:rPr>
                  <w:rFonts w:ascii="微软雅黑" w:eastAsia="微软雅黑" w:hAnsi="微软雅黑"/>
                  <w:sz w:val="20"/>
                  <w:szCs w:val="21"/>
                </w:rPr>
                <w:t>s</w:t>
              </w:r>
            </w:ins>
            <w:ins w:id="1102" w:author="Qiming Gu" w:date="2017-03-05T11:46:00Z">
              <w:r w:rsidRPr="00FA4596">
                <w:rPr>
                  <w:rFonts w:ascii="微软雅黑" w:eastAsia="微软雅黑" w:hAnsi="微软雅黑"/>
                  <w:sz w:val="20"/>
                  <w:szCs w:val="21"/>
                </w:rPr>
                <w:t>/</w:t>
              </w:r>
            </w:ins>
            <w:ins w:id="1103" w:author="Qiming Gu" w:date="2017-03-05T11:48:00Z">
              <w:r w:rsidR="002539E2">
                <w:rPr>
                  <w:rFonts w:ascii="微软雅黑" w:eastAsia="微软雅黑" w:hAnsi="微软雅黑"/>
                  <w:sz w:val="20"/>
                  <w:szCs w:val="21"/>
                </w:rPr>
                <w:t>{cashier_id}</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Default="005E6EF0" w:rsidP="005E6EF0">
            <w:pPr>
              <w:rPr>
                <w:ins w:id="1104" w:author="Qiming Gu" w:date="2017-03-05T11:46:00Z"/>
                <w:rFonts w:ascii="微软雅黑" w:eastAsia="微软雅黑" w:hAnsi="微软雅黑"/>
                <w:sz w:val="20"/>
                <w:szCs w:val="21"/>
              </w:rPr>
            </w:pPr>
            <w:ins w:id="1105" w:author="Qiming Gu" w:date="2017-03-05T11:46:00Z">
              <w:r w:rsidRPr="00FA4596">
                <w:rPr>
                  <w:rFonts w:ascii="微软雅黑" w:eastAsia="微软雅黑" w:hAnsi="微软雅黑"/>
                  <w:sz w:val="20"/>
                  <w:szCs w:val="21"/>
                </w:rPr>
                <w:t>GET</w:t>
              </w:r>
            </w:ins>
          </w:p>
          <w:p w:rsidR="005E6EF0" w:rsidRDefault="005E6EF0" w:rsidP="005E6EF0">
            <w:pPr>
              <w:rPr>
                <w:ins w:id="1106" w:author="Qiming Gu" w:date="2017-03-05T11:46:00Z"/>
                <w:rFonts w:ascii="微软雅黑" w:eastAsia="微软雅黑" w:hAnsi="微软雅黑"/>
                <w:sz w:val="20"/>
                <w:szCs w:val="21"/>
              </w:rPr>
            </w:pPr>
            <w:ins w:id="1107" w:author="Qiming Gu" w:date="2017-03-05T11:46:00Z">
              <w:r w:rsidRPr="00FA4596">
                <w:rPr>
                  <w:rFonts w:ascii="微软雅黑" w:eastAsia="微软雅黑" w:hAnsi="微软雅黑"/>
                  <w:sz w:val="20"/>
                  <w:szCs w:val="21"/>
                </w:rPr>
                <w:t>PUT</w:t>
              </w:r>
            </w:ins>
          </w:p>
          <w:p w:rsidR="005E6EF0" w:rsidRDefault="005E6EF0" w:rsidP="005E6EF0">
            <w:pPr>
              <w:rPr>
                <w:ins w:id="1108" w:author="Qiming Gu" w:date="2017-03-05T11:46:00Z"/>
                <w:rFonts w:ascii="微软雅黑" w:eastAsia="微软雅黑" w:hAnsi="微软雅黑"/>
                <w:sz w:val="20"/>
                <w:szCs w:val="21"/>
              </w:rPr>
            </w:pPr>
            <w:ins w:id="1109" w:author="Qiming Gu" w:date="2017-03-05T11:46:00Z">
              <w:r w:rsidRPr="00FA4596">
                <w:rPr>
                  <w:rFonts w:ascii="微软雅黑" w:eastAsia="微软雅黑" w:hAnsi="微软雅黑"/>
                  <w:sz w:val="20"/>
                  <w:szCs w:val="21"/>
                </w:rPr>
                <w:t>PATCH</w:t>
              </w:r>
            </w:ins>
          </w:p>
          <w:p w:rsidR="005E6EF0" w:rsidRPr="00FA4596" w:rsidRDefault="005E6EF0" w:rsidP="005E6EF0">
            <w:pPr>
              <w:rPr>
                <w:ins w:id="1110" w:author="Qiming Gu" w:date="2017-03-05T11:46:00Z"/>
                <w:rFonts w:ascii="微软雅黑" w:eastAsia="微软雅黑" w:hAnsi="微软雅黑"/>
                <w:sz w:val="20"/>
                <w:szCs w:val="21"/>
              </w:rPr>
            </w:pPr>
            <w:ins w:id="1111" w:author="Qiming Gu" w:date="2017-03-05T11:46:00Z">
              <w:r w:rsidRPr="00FA4596">
                <w:rPr>
                  <w:rFonts w:ascii="微软雅黑" w:eastAsia="微软雅黑" w:hAnsi="微软雅黑"/>
                  <w:sz w:val="20"/>
                  <w:szCs w:val="21"/>
                </w:rPr>
                <w:t>DELETE</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Default="005E6EF0" w:rsidP="005E6EF0">
            <w:pPr>
              <w:rPr>
                <w:ins w:id="1112" w:author="Qiming Gu" w:date="2017-03-05T11:46:00Z"/>
                <w:rFonts w:ascii="微软雅黑" w:eastAsia="微软雅黑" w:hAnsi="微软雅黑"/>
                <w:sz w:val="21"/>
                <w:szCs w:val="21"/>
              </w:rPr>
            </w:pPr>
            <w:ins w:id="1113" w:author="Qiming Gu" w:date="2017-03-05T11:46:00Z">
              <w:r>
                <w:rPr>
                  <w:rFonts w:ascii="微软雅黑" w:eastAsia="微软雅黑" w:hAnsi="微软雅黑" w:hint="eastAsia"/>
                  <w:sz w:val="21"/>
                  <w:szCs w:val="21"/>
                </w:rPr>
                <w:t>获取（GET）、更新（PUT）、部分更新（PATCH）、删除（DELETE）某一实体资源，如</w:t>
              </w:r>
            </w:ins>
          </w:p>
          <w:p w:rsidR="005E6EF0" w:rsidRDefault="005E6EF0" w:rsidP="005E6EF0">
            <w:pPr>
              <w:rPr>
                <w:ins w:id="1114" w:author="Qiming Gu" w:date="2017-03-05T11:46:00Z"/>
                <w:rFonts w:ascii="微软雅黑" w:eastAsia="微软雅黑" w:hAnsi="微软雅黑"/>
                <w:sz w:val="21"/>
                <w:szCs w:val="21"/>
              </w:rPr>
            </w:pPr>
            <w:ins w:id="1115" w:author="Qiming Gu" w:date="2017-03-05T11:46:00Z">
              <w:r>
                <w:rPr>
                  <w:rFonts w:ascii="微软雅黑" w:eastAsia="微软雅黑" w:hAnsi="微软雅黑" w:hint="eastAsia"/>
                  <w:sz w:val="21"/>
                  <w:szCs w:val="21"/>
                </w:rPr>
                <w:t>PATH/merchants/1</w:t>
              </w:r>
            </w:ins>
            <w:ins w:id="1116" w:author="Qiming Gu" w:date="2017-03-05T11:48:00Z">
              <w:r w:rsidR="00ED238D">
                <w:rPr>
                  <w:rFonts w:ascii="微软雅黑" w:eastAsia="微软雅黑" w:hAnsi="微软雅黑"/>
                  <w:sz w:val="21"/>
                  <w:szCs w:val="21"/>
                </w:rPr>
                <w:t>/cashier/1</w:t>
              </w:r>
            </w:ins>
          </w:p>
        </w:tc>
      </w:tr>
      <w:tr w:rsidR="005E6EF0" w:rsidTr="005E6EF0">
        <w:trPr>
          <w:trHeight w:val="525"/>
          <w:ins w:id="1117"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Pr="00777196" w:rsidRDefault="005E6EF0" w:rsidP="005E6EF0">
            <w:pPr>
              <w:rPr>
                <w:ins w:id="1118" w:author="Qiming Gu" w:date="2017-03-05T11:46:00Z"/>
                <w:rFonts w:ascii="微软雅黑" w:eastAsia="微软雅黑" w:hAnsi="微软雅黑"/>
                <w:sz w:val="20"/>
                <w:szCs w:val="21"/>
              </w:rPr>
            </w:pPr>
            <w:ins w:id="1119" w:author="Qiming Gu" w:date="2017-03-05T11:46:00Z">
              <w:r w:rsidRPr="00777196">
                <w:rPr>
                  <w:rFonts w:ascii="微软雅黑" w:eastAsia="微软雅黑" w:hAnsi="微软雅黑"/>
                  <w:sz w:val="20"/>
                  <w:szCs w:val="21"/>
                </w:rPr>
                <w:lastRenderedPageBreak/>
                <w:t>PATH/</w:t>
              </w:r>
            </w:ins>
            <w:ins w:id="1120" w:author="Qiming Gu" w:date="2017-03-05T11:48:00Z">
              <w:r w:rsidR="00ED238D">
                <w:rPr>
                  <w:rFonts w:ascii="微软雅黑" w:eastAsia="微软雅黑" w:hAnsi="微软雅黑"/>
                  <w:sz w:val="20"/>
                  <w:szCs w:val="21"/>
                </w:rPr>
                <w:t>merchants</w:t>
              </w:r>
            </w:ins>
            <w:ins w:id="1121" w:author="Qiming Gu" w:date="2017-03-05T11:49:00Z">
              <w:r w:rsidR="00ED238D">
                <w:rPr>
                  <w:rFonts w:ascii="微软雅黑" w:eastAsia="微软雅黑" w:hAnsi="微软雅黑"/>
                  <w:sz w:val="20"/>
                  <w:szCs w:val="21"/>
                </w:rPr>
                <w:t>/{merchant_id}</w:t>
              </w:r>
              <w:r w:rsidR="00ED238D" w:rsidRPr="00FA4596">
                <w:rPr>
                  <w:rFonts w:ascii="微软雅黑" w:eastAsia="微软雅黑" w:hAnsi="微软雅黑"/>
                  <w:sz w:val="20"/>
                  <w:szCs w:val="21"/>
                </w:rPr>
                <w:t>/</w:t>
              </w:r>
              <w:r w:rsidR="00ED238D">
                <w:rPr>
                  <w:rFonts w:ascii="微软雅黑" w:eastAsia="微软雅黑" w:hAnsi="微软雅黑"/>
                  <w:sz w:val="20"/>
                  <w:szCs w:val="21"/>
                </w:rPr>
                <w:t>cashiers</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Pr="00777196" w:rsidRDefault="005E6EF0" w:rsidP="005E6EF0">
            <w:pPr>
              <w:rPr>
                <w:ins w:id="1122" w:author="Qiming Gu" w:date="2017-03-05T11:46:00Z"/>
                <w:rFonts w:ascii="微软雅黑" w:eastAsia="微软雅黑" w:hAnsi="微软雅黑"/>
                <w:sz w:val="20"/>
                <w:szCs w:val="21"/>
              </w:rPr>
            </w:pPr>
            <w:ins w:id="1123" w:author="Qiming Gu" w:date="2017-03-05T11:46:00Z">
              <w:r>
                <w:rPr>
                  <w:rFonts w:ascii="微软雅黑" w:eastAsia="微软雅黑" w:hAnsi="微软雅黑"/>
                  <w:sz w:val="20"/>
                  <w:szCs w:val="21"/>
                </w:rPr>
                <w:t>POST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5E6EF0" w:rsidRDefault="005E6EF0" w:rsidP="005E6EF0">
            <w:pPr>
              <w:rPr>
                <w:ins w:id="1124" w:author="Qiming Gu" w:date="2017-03-05T11:46:00Z"/>
                <w:rFonts w:ascii="微软雅黑" w:eastAsia="微软雅黑" w:hAnsi="微软雅黑"/>
                <w:sz w:val="21"/>
                <w:szCs w:val="21"/>
              </w:rPr>
            </w:pPr>
            <w:ins w:id="1125" w:author="Qiming Gu" w:date="2017-03-05T11:46:00Z">
              <w:r>
                <w:rPr>
                  <w:rFonts w:ascii="微软雅黑" w:eastAsia="微软雅黑" w:hAnsi="微软雅黑" w:hint="eastAsia"/>
                  <w:sz w:val="21"/>
                  <w:szCs w:val="21"/>
                </w:rPr>
                <w:t>新增一个实体资源，如</w:t>
              </w:r>
            </w:ins>
          </w:p>
          <w:p w:rsidR="005E6EF0" w:rsidRDefault="005E6EF0" w:rsidP="005E6EF0">
            <w:pPr>
              <w:rPr>
                <w:ins w:id="1126" w:author="Qiming Gu" w:date="2017-03-05T11:46:00Z"/>
                <w:rFonts w:ascii="微软雅黑" w:eastAsia="微软雅黑" w:hAnsi="微软雅黑"/>
                <w:sz w:val="21"/>
                <w:szCs w:val="21"/>
              </w:rPr>
            </w:pPr>
            <w:ins w:id="1127" w:author="Qiming Gu" w:date="2017-03-05T11:46:00Z">
              <w:r>
                <w:rPr>
                  <w:rFonts w:ascii="微软雅黑" w:eastAsia="微软雅黑" w:hAnsi="微软雅黑" w:hint="eastAsia"/>
                  <w:sz w:val="21"/>
                  <w:szCs w:val="21"/>
                </w:rPr>
                <w:t>form为</w:t>
              </w:r>
            </w:ins>
            <w:ins w:id="1128" w:author="Qiming Gu" w:date="2017-03-05T11:49:00Z">
              <w:r w:rsidR="0039300C">
                <w:rPr>
                  <w:rFonts w:ascii="微软雅黑" w:eastAsia="微软雅黑" w:hAnsi="微软雅黑"/>
                  <w:sz w:val="21"/>
                  <w:szCs w:val="21"/>
                </w:rPr>
                <w:t>cashier</w:t>
              </w:r>
            </w:ins>
            <w:ins w:id="1129" w:author="Qiming Gu" w:date="2017-03-05T11:46:00Z">
              <w:r>
                <w:rPr>
                  <w:rFonts w:ascii="微软雅黑" w:eastAsia="微软雅黑" w:hAnsi="微软雅黑" w:hint="eastAsia"/>
                  <w:sz w:val="21"/>
                  <w:szCs w:val="21"/>
                </w:rPr>
                <w:t>的json</w:t>
              </w:r>
            </w:ins>
          </w:p>
        </w:tc>
      </w:tr>
    </w:tbl>
    <w:p w:rsidR="00C805E6" w:rsidRDefault="00C805E6" w:rsidP="00C805E6">
      <w:pPr>
        <w:pStyle w:val="a6"/>
        <w:numPr>
          <w:ilvl w:val="0"/>
          <w:numId w:val="10"/>
        </w:numPr>
        <w:ind w:firstLineChars="0"/>
      </w:pPr>
      <w:r>
        <w:rPr>
          <w:rFonts w:hint="eastAsia"/>
        </w:rPr>
        <w:t>测试案例</w:t>
      </w:r>
    </w:p>
    <w:p w:rsidR="00C805E6" w:rsidRPr="00C805E6" w:rsidRDefault="009D44F8" w:rsidP="00C805E6">
      <w:pPr>
        <w:ind w:firstLineChars="300" w:firstLine="960"/>
      </w:pPr>
      <w:r>
        <w:object w:dxaOrig="1490" w:dyaOrig="1006">
          <v:shape id="_x0000_i1027" type="#_x0000_t75" style="width:75pt;height:50.25pt" o:ole="">
            <v:imagedata r:id="rId34" o:title=""/>
          </v:shape>
          <o:OLEObject Type="Embed" ProgID="Package" ShapeID="_x0000_i1027" DrawAspect="Icon" ObjectID="_1555147867" r:id="rId35"/>
        </w:object>
      </w:r>
    </w:p>
    <w:p w:rsidR="00EB17A4" w:rsidRDefault="00B5495F" w:rsidP="00EB17A4">
      <w:pPr>
        <w:pStyle w:val="3"/>
        <w:rPr>
          <w:ins w:id="1130" w:author="Qiming Gu" w:date="2017-02-23T23:06:00Z"/>
          <w:strike/>
        </w:rPr>
      </w:pPr>
      <w:bookmarkStart w:id="1131" w:name="_Toc475656409"/>
      <w:ins w:id="1132" w:author="Qiming Gu" w:date="2017-02-22T23:55:00Z">
        <w:r w:rsidRPr="00B5495F">
          <w:rPr>
            <w:rFonts w:hint="eastAsia"/>
            <w:strike/>
            <w:rPrChange w:id="1133" w:author="Qiming Gu" w:date="2017-02-23T23:05:00Z">
              <w:rPr>
                <w:rFonts w:hint="eastAsia"/>
                <w:color w:val="0000FF" w:themeColor="hyperlink"/>
                <w:u w:val="single"/>
              </w:rPr>
            </w:rPrChange>
          </w:rPr>
          <w:t>商户收银员</w:t>
        </w:r>
      </w:ins>
      <w:ins w:id="1134" w:author="Qiming Gu" w:date="2017-02-22T23:54:00Z">
        <w:r w:rsidRPr="00B5495F">
          <w:rPr>
            <w:rFonts w:hint="eastAsia"/>
            <w:strike/>
            <w:rPrChange w:id="1135" w:author="Qiming Gu" w:date="2017-02-23T23:05:00Z">
              <w:rPr>
                <w:rFonts w:hint="eastAsia"/>
                <w:color w:val="0000FF" w:themeColor="hyperlink"/>
                <w:u w:val="single"/>
              </w:rPr>
            </w:rPrChange>
          </w:rPr>
          <w:t>（</w:t>
        </w:r>
        <w:r w:rsidRPr="00B5495F">
          <w:rPr>
            <w:strike/>
            <w:rPrChange w:id="1136" w:author="Qiming Gu" w:date="2017-02-23T23:05:00Z">
              <w:rPr>
                <w:color w:val="0000FF" w:themeColor="hyperlink"/>
                <w:u w:val="single"/>
              </w:rPr>
            </w:rPrChange>
          </w:rPr>
          <w:t>merchant</w:t>
        </w:r>
      </w:ins>
      <w:ins w:id="1137" w:author="Qiming Gu" w:date="2017-02-22T23:55:00Z">
        <w:r w:rsidRPr="00B5495F">
          <w:rPr>
            <w:strike/>
            <w:rPrChange w:id="1138" w:author="Qiming Gu" w:date="2017-02-23T23:05:00Z">
              <w:rPr>
                <w:color w:val="0000FF" w:themeColor="hyperlink"/>
                <w:u w:val="single"/>
              </w:rPr>
            </w:rPrChange>
          </w:rPr>
          <w:t>_cashiers</w:t>
        </w:r>
      </w:ins>
      <w:ins w:id="1139" w:author="Qiming Gu" w:date="2017-02-22T23:54:00Z">
        <w:r w:rsidRPr="00B5495F">
          <w:rPr>
            <w:rFonts w:hint="eastAsia"/>
            <w:strike/>
            <w:rPrChange w:id="1140" w:author="Qiming Gu" w:date="2017-02-23T23:05:00Z">
              <w:rPr>
                <w:rFonts w:hint="eastAsia"/>
                <w:color w:val="0000FF" w:themeColor="hyperlink"/>
                <w:u w:val="single"/>
              </w:rPr>
            </w:rPrChange>
          </w:rPr>
          <w:t>）</w:t>
        </w:r>
      </w:ins>
      <w:bookmarkEnd w:id="1131"/>
    </w:p>
    <w:p w:rsidR="00000000" w:rsidRDefault="00B5495F">
      <w:pPr>
        <w:ind w:firstLineChars="200" w:firstLine="640"/>
        <w:rPr>
          <w:ins w:id="1141" w:author="Qiming Gu" w:date="2017-02-22T23:54:00Z"/>
          <w:strike/>
          <w:rPrChange w:id="1142" w:author="Qiming Gu" w:date="2017-02-23T23:07:00Z">
            <w:rPr>
              <w:ins w:id="1143" w:author="Qiming Gu" w:date="2017-02-22T23:54:00Z"/>
            </w:rPr>
          </w:rPrChange>
        </w:rPr>
        <w:pPrChange w:id="1144" w:author="Qiming Gu" w:date="2017-02-23T23:06:00Z">
          <w:pPr>
            <w:pStyle w:val="3"/>
          </w:pPr>
        </w:pPrChange>
      </w:pPr>
      <w:ins w:id="1145" w:author="Qiming Gu" w:date="2017-02-23T23:06:00Z">
        <w:r w:rsidRPr="00B5495F">
          <w:rPr>
            <w:rFonts w:hint="eastAsia"/>
            <w:strike/>
            <w:rPrChange w:id="1146" w:author="Qiming Gu" w:date="2017-02-23T23:07:00Z">
              <w:rPr>
                <w:rFonts w:hint="eastAsia"/>
                <w:color w:val="0000FF" w:themeColor="hyperlink"/>
                <w:u w:val="single"/>
              </w:rPr>
            </w:rPrChange>
          </w:rPr>
          <w:t>收银员由于只有依赖商户才能存在，因此不</w:t>
        </w:r>
      </w:ins>
      <w:ins w:id="1147" w:author="Qiming Gu" w:date="2017-02-23T23:07:00Z">
        <w:r w:rsidRPr="00B5495F">
          <w:rPr>
            <w:rFonts w:hint="eastAsia"/>
            <w:strike/>
            <w:rPrChange w:id="1148" w:author="Qiming Gu" w:date="2017-02-23T23:07:00Z">
              <w:rPr>
                <w:rFonts w:hint="eastAsia"/>
                <w:color w:val="0000FF" w:themeColor="hyperlink"/>
                <w:u w:val="single"/>
              </w:rPr>
            </w:rPrChange>
          </w:rPr>
          <w:t>单独提供接口。</w:t>
        </w:r>
      </w:ins>
    </w:p>
    <w:p w:rsidR="003405CF" w:rsidRDefault="003405CF" w:rsidP="003405CF">
      <w:pPr>
        <w:pStyle w:val="3"/>
      </w:pPr>
      <w:bookmarkStart w:id="1149" w:name="_Toc475656410"/>
      <w:r>
        <w:rPr>
          <w:rFonts w:hint="eastAsia"/>
        </w:rPr>
        <w:t>上游渠道基本信息</w:t>
      </w:r>
      <w:r>
        <w:rPr>
          <w:rFonts w:hint="eastAsia"/>
        </w:rPr>
        <w:t>(</w:t>
      </w:r>
      <w:r>
        <w:t>upstream</w:t>
      </w:r>
      <w:ins w:id="1150" w:author="Qiming Gu" w:date="2017-02-22T23:37:00Z">
        <w:r w:rsidR="00BD428C">
          <w:rPr>
            <w:rFonts w:hint="eastAsia"/>
          </w:rPr>
          <w:t>s</w:t>
        </w:r>
      </w:ins>
      <w:r>
        <w:rPr>
          <w:rFonts w:hint="eastAsia"/>
        </w:rPr>
        <w:t>)</w:t>
      </w:r>
      <w:bookmarkEnd w:id="1149"/>
    </w:p>
    <w:p w:rsidR="00855F63" w:rsidRDefault="00855F63" w:rsidP="00855F63">
      <w:pPr>
        <w:pStyle w:val="a6"/>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
      <w:tblGrid>
        <w:gridCol w:w="2788"/>
        <w:gridCol w:w="1324"/>
        <w:gridCol w:w="4494"/>
      </w:tblGrid>
      <w:tr w:rsidR="00855F63" w:rsidTr="00FA4596">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855F63"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7F785C">
              <w:rPr>
                <w:rFonts w:ascii="微软雅黑" w:eastAsia="微软雅黑" w:hAnsi="微软雅黑"/>
                <w:sz w:val="20"/>
                <w:szCs w:val="21"/>
              </w:rPr>
              <w:t>upstream</w:t>
            </w:r>
            <w:ins w:id="1151" w:author="Qiming Gu" w:date="2017-02-22T23:38:00Z">
              <w:r w:rsidR="00BD428C">
                <w:rPr>
                  <w:rFonts w:ascii="微软雅黑" w:eastAsia="微软雅黑" w:hAnsi="微软雅黑" w:hint="eastAsia"/>
                  <w:sz w:val="20"/>
                  <w:szCs w:val="21"/>
                </w:rPr>
                <w:t>s</w:t>
              </w:r>
            </w:ins>
            <w:r>
              <w:rPr>
                <w:rFonts w:ascii="微软雅黑" w:eastAsia="微软雅黑" w:hAnsi="微软雅黑" w:hint="eastAsia"/>
                <w:sz w:val="20"/>
                <w:szCs w:val="21"/>
              </w:rPr>
              <w:t>/id/routes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55F63" w:rsidRPr="00D6412E" w:rsidRDefault="00855F63"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某一</w:t>
            </w:r>
            <w:r w:rsidR="009E283F">
              <w:rPr>
                <w:rFonts w:ascii="微软雅黑" w:eastAsia="微软雅黑" w:hAnsi="微软雅黑" w:hint="eastAsia"/>
                <w:sz w:val="21"/>
                <w:szCs w:val="21"/>
              </w:rPr>
              <w:t>上游</w:t>
            </w:r>
            <w:r>
              <w:rPr>
                <w:rFonts w:ascii="微软雅黑" w:eastAsia="微软雅黑" w:hAnsi="微软雅黑" w:hint="eastAsia"/>
                <w:sz w:val="21"/>
                <w:szCs w:val="21"/>
              </w:rPr>
              <w:t>的所有路由记录，如</w:t>
            </w:r>
          </w:p>
          <w:p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r w:rsidR="006D4602">
              <w:rPr>
                <w:rFonts w:ascii="微软雅黑" w:eastAsia="微软雅黑" w:hAnsi="微软雅黑" w:hint="eastAsia"/>
                <w:sz w:val="21"/>
                <w:szCs w:val="21"/>
              </w:rPr>
              <w:t>upstream</w:t>
            </w:r>
            <w:ins w:id="1152" w:author="Qiming Gu" w:date="2017-02-22T23:38:00Z">
              <w:r w:rsidR="00BD428C">
                <w:rPr>
                  <w:rFonts w:ascii="微软雅黑" w:eastAsia="微软雅黑" w:hAnsi="微软雅黑"/>
                  <w:sz w:val="21"/>
                  <w:szCs w:val="21"/>
                </w:rPr>
                <w:t>s</w:t>
              </w:r>
            </w:ins>
            <w:r>
              <w:rPr>
                <w:rFonts w:ascii="微软雅黑" w:eastAsia="微软雅黑" w:hAnsi="微软雅黑" w:hint="eastAsia"/>
                <w:sz w:val="21"/>
                <w:szCs w:val="21"/>
              </w:rPr>
              <w:t>/1/routes</w:t>
            </w:r>
          </w:p>
        </w:tc>
      </w:tr>
      <w:tr w:rsidR="00855F63"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del w:id="1153" w:author="Qiming Gu" w:date="2017-02-22T23:38:00Z">
              <w:r w:rsidR="008834F2" w:rsidDel="00BD428C">
                <w:rPr>
                  <w:rFonts w:ascii="微软雅黑" w:eastAsia="微软雅黑" w:hAnsi="微软雅黑"/>
                  <w:sz w:val="20"/>
                  <w:szCs w:val="21"/>
                </w:rPr>
                <w:delText>upstream</w:delText>
              </w:r>
            </w:del>
            <w:ins w:id="1154" w:author="Qiming Gu" w:date="2017-02-22T23:38:00Z">
              <w:r w:rsidR="00BD428C">
                <w:rPr>
                  <w:rFonts w:ascii="微软雅黑" w:eastAsia="微软雅黑" w:hAnsi="微软雅黑"/>
                  <w:sz w:val="20"/>
                  <w:szCs w:val="21"/>
                </w:rPr>
                <w:t>upstreams</w:t>
              </w:r>
            </w:ins>
            <w:r>
              <w:rPr>
                <w:rFonts w:ascii="微软雅黑" w:eastAsia="微软雅黑" w:hAnsi="微软雅黑" w:hint="eastAsia"/>
                <w:sz w:val="20"/>
                <w:szCs w:val="21"/>
              </w:rPr>
              <w:t>/id1/routes/id2</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55F63" w:rsidDel="008175FC" w:rsidRDefault="00855F63">
            <w:pPr>
              <w:rPr>
                <w:del w:id="1155" w:author="Qiming Gu" w:date="2017-02-23T23:27:00Z"/>
                <w:rFonts w:ascii="微软雅黑" w:eastAsia="微软雅黑" w:hAnsi="微软雅黑"/>
                <w:sz w:val="20"/>
                <w:szCs w:val="21"/>
              </w:rPr>
            </w:pPr>
            <w:r w:rsidRPr="00D6412E">
              <w:rPr>
                <w:rFonts w:ascii="微软雅黑" w:eastAsia="微软雅黑" w:hAnsi="微软雅黑"/>
                <w:sz w:val="20"/>
                <w:szCs w:val="21"/>
              </w:rPr>
              <w:t>GET</w:t>
            </w:r>
          </w:p>
          <w:p w:rsidR="00855F63" w:rsidDel="008175FC" w:rsidRDefault="00855F63">
            <w:pPr>
              <w:rPr>
                <w:del w:id="1156" w:author="Qiming Gu" w:date="2017-02-23T23:27:00Z"/>
                <w:rFonts w:ascii="微软雅黑" w:eastAsia="微软雅黑" w:hAnsi="微软雅黑"/>
                <w:sz w:val="20"/>
                <w:szCs w:val="21"/>
              </w:rPr>
            </w:pPr>
            <w:del w:id="1157" w:author="Qiming Gu" w:date="2017-02-23T23:27:00Z">
              <w:r w:rsidRPr="00D6412E" w:rsidDel="008175FC">
                <w:rPr>
                  <w:rFonts w:ascii="微软雅黑" w:eastAsia="微软雅黑" w:hAnsi="微软雅黑"/>
                  <w:sz w:val="20"/>
                  <w:szCs w:val="21"/>
                </w:rPr>
                <w:delText>PUT</w:delText>
              </w:r>
            </w:del>
          </w:p>
          <w:p w:rsidR="00855F63" w:rsidDel="008175FC" w:rsidRDefault="00855F63">
            <w:pPr>
              <w:rPr>
                <w:del w:id="1158" w:author="Qiming Gu" w:date="2017-02-23T23:27:00Z"/>
                <w:rFonts w:ascii="微软雅黑" w:eastAsia="微软雅黑" w:hAnsi="微软雅黑"/>
                <w:sz w:val="20"/>
                <w:szCs w:val="21"/>
              </w:rPr>
            </w:pPr>
            <w:del w:id="1159" w:author="Qiming Gu" w:date="2017-02-23T23:27:00Z">
              <w:r w:rsidRPr="00D6412E" w:rsidDel="008175FC">
                <w:rPr>
                  <w:rFonts w:ascii="微软雅黑" w:eastAsia="微软雅黑" w:hAnsi="微软雅黑"/>
                  <w:sz w:val="20"/>
                  <w:szCs w:val="21"/>
                </w:rPr>
                <w:delText>PATCH</w:delText>
              </w:r>
            </w:del>
          </w:p>
          <w:p w:rsidR="00855F63" w:rsidRPr="00D6412E" w:rsidRDefault="00855F63">
            <w:pPr>
              <w:rPr>
                <w:rFonts w:ascii="微软雅黑" w:eastAsia="微软雅黑" w:hAnsi="微软雅黑"/>
                <w:sz w:val="20"/>
                <w:szCs w:val="21"/>
              </w:rPr>
            </w:pPr>
            <w:del w:id="1160" w:author="Qiming Gu" w:date="2017-02-23T23:27:00Z">
              <w:r w:rsidRPr="00D6412E" w:rsidDel="008175FC">
                <w:rPr>
                  <w:rFonts w:ascii="微软雅黑" w:eastAsia="微软雅黑" w:hAnsi="微软雅黑"/>
                  <w:sz w:val="20"/>
                  <w:szCs w:val="21"/>
                </w:rPr>
                <w:delText>DELETE</w:delText>
              </w:r>
            </w:del>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855F63" w:rsidRDefault="008834F2" w:rsidP="00D55C88">
            <w:pPr>
              <w:rPr>
                <w:rFonts w:ascii="微软雅黑" w:eastAsia="微软雅黑" w:hAnsi="微软雅黑"/>
                <w:sz w:val="21"/>
                <w:szCs w:val="21"/>
              </w:rPr>
            </w:pPr>
            <w:r>
              <w:rPr>
                <w:rFonts w:ascii="微软雅黑" w:eastAsia="微软雅黑" w:hAnsi="微软雅黑" w:hint="eastAsia"/>
                <w:sz w:val="21"/>
                <w:szCs w:val="21"/>
              </w:rPr>
              <w:t>某一上游的</w:t>
            </w:r>
            <w:r w:rsidR="00855F63">
              <w:rPr>
                <w:rFonts w:ascii="微软雅黑" w:eastAsia="微软雅黑" w:hAnsi="微软雅黑" w:hint="eastAsia"/>
                <w:sz w:val="21"/>
                <w:szCs w:val="21"/>
              </w:rPr>
              <w:t>某条路由记录，如</w:t>
            </w:r>
          </w:p>
          <w:p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del w:id="1161" w:author="Qiming Gu" w:date="2017-02-22T23:38:00Z">
              <w:r w:rsidR="008834F2" w:rsidDel="00BD428C">
                <w:rPr>
                  <w:rFonts w:ascii="微软雅黑" w:eastAsia="微软雅黑" w:hAnsi="微软雅黑" w:hint="eastAsia"/>
                  <w:sz w:val="21"/>
                  <w:szCs w:val="21"/>
                </w:rPr>
                <w:delText>upstream</w:delText>
              </w:r>
            </w:del>
            <w:ins w:id="1162" w:author="Qiming Gu" w:date="2017-02-22T23:38:00Z">
              <w:r w:rsidR="00BD428C">
                <w:rPr>
                  <w:rFonts w:ascii="微软雅黑" w:eastAsia="微软雅黑" w:hAnsi="微软雅黑" w:hint="eastAsia"/>
                  <w:sz w:val="21"/>
                  <w:szCs w:val="21"/>
                </w:rPr>
                <w:t>upstreams</w:t>
              </w:r>
            </w:ins>
            <w:r>
              <w:rPr>
                <w:rFonts w:ascii="微软雅黑" w:eastAsia="微软雅黑" w:hAnsi="微软雅黑" w:hint="eastAsia"/>
                <w:sz w:val="21"/>
                <w:szCs w:val="21"/>
              </w:rPr>
              <w:t>/1/routes/1</w:t>
            </w:r>
          </w:p>
        </w:tc>
      </w:tr>
      <w:tr w:rsidR="003C3C16" w:rsidTr="003C3C1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C3C16" w:rsidRPr="00D6412E" w:rsidRDefault="003C3C16" w:rsidP="005D4C1D">
            <w:pPr>
              <w:rPr>
                <w:rFonts w:ascii="微软雅黑" w:eastAsia="微软雅黑" w:hAnsi="微软雅黑"/>
                <w:sz w:val="20"/>
                <w:szCs w:val="21"/>
              </w:rPr>
            </w:pPr>
            <w:r w:rsidRPr="00D6412E">
              <w:rPr>
                <w:rFonts w:ascii="微软雅黑" w:eastAsia="微软雅黑" w:hAnsi="微软雅黑" w:hint="eastAsia"/>
                <w:sz w:val="20"/>
                <w:szCs w:val="21"/>
              </w:rPr>
              <w:t>PATH/</w:t>
            </w:r>
            <w:del w:id="1163" w:author="Qiming Gu" w:date="2017-02-22T23:38:00Z">
              <w:r w:rsidDel="00BD428C">
                <w:rPr>
                  <w:rFonts w:ascii="微软雅黑" w:eastAsia="微软雅黑" w:hAnsi="微软雅黑"/>
                  <w:sz w:val="20"/>
                  <w:szCs w:val="21"/>
                </w:rPr>
                <w:delText>upstream</w:delText>
              </w:r>
            </w:del>
            <w:ins w:id="1164" w:author="Qiming Gu" w:date="2017-02-22T23:38:00Z">
              <w:r w:rsidR="00BD428C">
                <w:rPr>
                  <w:rFonts w:ascii="微软雅黑" w:eastAsia="微软雅黑" w:hAnsi="微软雅黑"/>
                  <w:sz w:val="20"/>
                  <w:szCs w:val="21"/>
                </w:rPr>
                <w:t>upstreams</w:t>
              </w:r>
            </w:ins>
            <w:del w:id="1165" w:author="Qiming Gu" w:date="2017-02-23T23:28:00Z">
              <w:r w:rsidDel="003B5DF3">
                <w:rPr>
                  <w:rFonts w:ascii="微软雅黑" w:eastAsia="微软雅黑" w:hAnsi="微软雅黑"/>
                  <w:sz w:val="20"/>
                  <w:szCs w:val="21"/>
                </w:rPr>
                <w:delText>/search</w:delText>
              </w:r>
            </w:del>
            <w:r>
              <w:rPr>
                <w:rFonts w:ascii="微软雅黑" w:eastAsia="微软雅黑" w:hAnsi="微软雅黑"/>
                <w:sz w:val="20"/>
                <w:szCs w:val="21"/>
              </w:rPr>
              <w:t>?</w:t>
            </w:r>
            <w:del w:id="1166" w:author="Qiming Gu" w:date="2017-02-23T23:28:00Z">
              <w:r w:rsidDel="003B5DF3">
                <w:rPr>
                  <w:rFonts w:ascii="微软雅黑" w:eastAsia="微软雅黑" w:hAnsi="微软雅黑"/>
                  <w:sz w:val="20"/>
                  <w:szCs w:val="21"/>
                </w:rPr>
                <w:delText>q</w:delText>
              </w:r>
            </w:del>
            <w:ins w:id="1167" w:author="Qiming Gu" w:date="2017-02-23T23:28:00Z">
              <w:r w:rsidR="003B5DF3">
                <w:rPr>
                  <w:rFonts w:ascii="微软雅黑" w:eastAsia="微软雅黑" w:hAnsi="微软雅黑"/>
                  <w:sz w:val="20"/>
                  <w:szCs w:val="21"/>
                </w:rPr>
                <w:t>action</w:t>
              </w:r>
            </w:ins>
            <w:r>
              <w:rPr>
                <w:rFonts w:ascii="微软雅黑" w:eastAsia="微软雅黑" w:hAnsi="微软雅黑"/>
                <w:sz w:val="20"/>
                <w:szCs w:val="21"/>
              </w:rPr>
              <w:t>=</w:t>
            </w:r>
            <w:del w:id="1168" w:author="Qiming Gu" w:date="2017-02-23T23:28:00Z">
              <w:r w:rsidDel="003B5DF3">
                <w:rPr>
                  <w:rFonts w:ascii="微软雅黑" w:eastAsia="微软雅黑" w:hAnsi="微软雅黑"/>
                  <w:sz w:val="20"/>
                  <w:szCs w:val="21"/>
                </w:rPr>
                <w:delText>filter</w:delText>
              </w:r>
            </w:del>
            <w:ins w:id="1169" w:author="Qiming Gu" w:date="2017-02-23T23:28:00Z">
              <w:r w:rsidR="003B5DF3">
                <w:rPr>
                  <w:rFonts w:ascii="微软雅黑" w:eastAsia="微软雅黑" w:hAnsi="微软雅黑"/>
                  <w:sz w:val="20"/>
                  <w:szCs w:val="21"/>
                </w:rPr>
                <w:t>search</w:t>
              </w:r>
            </w:ins>
            <w:r>
              <w:rPr>
                <w:rFonts w:ascii="微软雅黑" w:eastAsia="微软雅黑" w:hAnsi="微软雅黑"/>
                <w:sz w:val="20"/>
                <w:szCs w:val="21"/>
              </w:rPr>
              <w:t>&amp;upstream_name=value1</w:t>
            </w:r>
            <w:r>
              <w:rPr>
                <w:rFonts w:ascii="微软雅黑" w:eastAsia="微软雅黑" w:hAnsi="微软雅黑" w:hint="eastAsia"/>
                <w:sz w:val="20"/>
                <w:szCs w:val="21"/>
              </w:rPr>
              <w:t>&amp;</w:t>
            </w:r>
            <w:r w:rsidRPr="00D6412E">
              <w:rPr>
                <w:rFonts w:ascii="微软雅黑" w:eastAsia="微软雅黑" w:hAnsi="微软雅黑"/>
                <w:sz w:val="20"/>
                <w:szCs w:val="21"/>
              </w:rPr>
              <w:t>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C3C16" w:rsidRPr="00D6412E" w:rsidRDefault="003C3C16"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模糊查询</w:t>
            </w:r>
            <w:ins w:id="1170" w:author="Qiming Gu" w:date="2017-02-23T23:29:00Z">
              <w:r w:rsidR="00301163">
                <w:rPr>
                  <w:rFonts w:ascii="微软雅黑" w:eastAsia="微软雅黑" w:hAnsi="微软雅黑" w:hint="eastAsia"/>
                  <w:sz w:val="21"/>
                  <w:szCs w:val="21"/>
                </w:rPr>
                <w:t>上游公司</w:t>
              </w:r>
            </w:ins>
            <w:del w:id="1171" w:author="Qiming Gu" w:date="2017-02-23T23:29:00Z">
              <w:r w:rsidDel="00301163">
                <w:rPr>
                  <w:rFonts w:ascii="微软雅黑" w:eastAsia="微软雅黑" w:hAnsi="微软雅黑" w:hint="eastAsia"/>
                  <w:sz w:val="21"/>
                  <w:szCs w:val="21"/>
                </w:rPr>
                <w:delText>商户</w:delText>
              </w:r>
            </w:del>
            <w:r>
              <w:rPr>
                <w:rFonts w:ascii="微软雅黑" w:eastAsia="微软雅黑" w:hAnsi="微软雅黑" w:hint="eastAsia"/>
                <w:sz w:val="21"/>
                <w:szCs w:val="21"/>
              </w:rPr>
              <w:t>，如</w:t>
            </w:r>
          </w:p>
          <w:p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upstream</w:t>
            </w:r>
            <w:ins w:id="1172"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/search?q=filter&amp;upstream_name=</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rsidR="003405CF" w:rsidRDefault="003405CF" w:rsidP="003405CF">
      <w:pPr>
        <w:pStyle w:val="3"/>
      </w:pPr>
      <w:bookmarkStart w:id="1173" w:name="_Toc475656411"/>
      <w:r>
        <w:rPr>
          <w:rFonts w:hint="eastAsia"/>
        </w:rPr>
        <w:lastRenderedPageBreak/>
        <w:t>路由关系配置</w:t>
      </w:r>
      <w:r>
        <w:rPr>
          <w:rFonts w:hint="eastAsia"/>
        </w:rPr>
        <w:t>(</w:t>
      </w:r>
      <w:del w:id="1174" w:author="Qiming Gu" w:date="2017-02-22T23:39:00Z">
        <w:r w:rsidDel="00BD428C">
          <w:rPr>
            <w:rFonts w:hint="eastAsia"/>
          </w:rPr>
          <w:delText>wozhi</w:delText>
        </w:r>
        <w:r w:rsidDel="00BD428C">
          <w:delText>_</w:delText>
        </w:r>
      </w:del>
      <w:r>
        <w:t>route</w:t>
      </w:r>
      <w:ins w:id="1175" w:author="Qiming Gu" w:date="2017-02-22T23:39:00Z">
        <w:r w:rsidR="00BD428C">
          <w:t>s</w:t>
        </w:r>
      </w:ins>
      <w:r>
        <w:rPr>
          <w:rFonts w:hint="eastAsia"/>
        </w:rPr>
        <w:t>)</w:t>
      </w:r>
      <w:bookmarkEnd w:id="1173"/>
    </w:p>
    <w:p w:rsidR="00855F63" w:rsidRDefault="00855F63" w:rsidP="00855F63">
      <w:pPr>
        <w:pStyle w:val="a6"/>
        <w:numPr>
          <w:ilvl w:val="0"/>
          <w:numId w:val="10"/>
        </w:numPr>
        <w:ind w:firstLineChars="0"/>
      </w:pPr>
      <w:r>
        <w:rPr>
          <w:rFonts w:hint="eastAsia"/>
        </w:rPr>
        <w:t>特殊资源路径：</w:t>
      </w:r>
    </w:p>
    <w:p w:rsidR="003405CF" w:rsidRPr="00C24F4A" w:rsidRDefault="008B282F" w:rsidP="00FA4596">
      <w:pPr>
        <w:spacing w:line="560" w:lineRule="exact"/>
        <w:ind w:left="840" w:firstLine="220"/>
      </w:pPr>
      <w:r>
        <w:rPr>
          <w:rFonts w:hint="eastAsia"/>
        </w:rPr>
        <w:t>无</w:t>
      </w:r>
    </w:p>
    <w:p w:rsidR="003405CF" w:rsidRDefault="003405CF" w:rsidP="003405CF">
      <w:pPr>
        <w:pStyle w:val="3"/>
      </w:pPr>
      <w:bookmarkStart w:id="1176" w:name="_Toc475656412"/>
      <w:r>
        <w:rPr>
          <w:rFonts w:hint="eastAsia"/>
        </w:rPr>
        <w:t>客户经理信息</w:t>
      </w:r>
      <w:r>
        <w:t>(</w:t>
      </w:r>
      <w:del w:id="1177" w:author="Qiming Gu" w:date="2017-02-22T23:39:00Z">
        <w:r w:rsidDel="00BD428C">
          <w:delText>wozhi_</w:delText>
        </w:r>
      </w:del>
      <w:r>
        <w:t>saler</w:t>
      </w:r>
      <w:ins w:id="1178" w:author="Qiming Gu" w:date="2017-02-22T23:39:00Z">
        <w:r w:rsidR="00BD428C">
          <w:t>s</w:t>
        </w:r>
      </w:ins>
      <w:r>
        <w:t>)</w:t>
      </w:r>
      <w:bookmarkEnd w:id="1176"/>
    </w:p>
    <w:p w:rsidR="00855F63" w:rsidRDefault="00855F63" w:rsidP="00855F63">
      <w:pPr>
        <w:pStyle w:val="a6"/>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
      <w:tblGrid>
        <w:gridCol w:w="2788"/>
        <w:gridCol w:w="1324"/>
        <w:gridCol w:w="4494"/>
      </w:tblGrid>
      <w:tr w:rsidR="000D6C8B" w:rsidTr="005D4C1D">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0D6C8B" w:rsidTr="005D4C1D">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0D6C8B" w:rsidRPr="00D6412E" w:rsidRDefault="000D6C8B" w:rsidP="005D4C1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saler</w:t>
            </w:r>
            <w:ins w:id="1179" w:author="Qiming Gu" w:date="2017-02-22T23:39:00Z">
              <w:r w:rsidR="00BD428C">
                <w:rPr>
                  <w:rFonts w:ascii="微软雅黑" w:eastAsia="微软雅黑" w:hAnsi="微软雅黑"/>
                  <w:sz w:val="20"/>
                  <w:szCs w:val="21"/>
                </w:rPr>
                <w:t>s</w:t>
              </w:r>
            </w:ins>
            <w:del w:id="1180" w:author="Qiming Gu" w:date="2017-02-25T19:08:00Z">
              <w:r w:rsidDel="00DF0262">
                <w:rPr>
                  <w:rFonts w:ascii="微软雅黑" w:eastAsia="微软雅黑" w:hAnsi="微软雅黑"/>
                  <w:sz w:val="20"/>
                  <w:szCs w:val="21"/>
                </w:rPr>
                <w:delText>/</w:delText>
              </w:r>
            </w:del>
            <w:ins w:id="1181" w:author="Qiming Gu" w:date="2017-02-25T19:08:00Z">
              <w:r w:rsidR="00DF0262">
                <w:rPr>
                  <w:rFonts w:ascii="微软雅黑" w:eastAsia="微软雅黑" w:hAnsi="微软雅黑"/>
                  <w:sz w:val="20"/>
                  <w:szCs w:val="21"/>
                </w:rPr>
                <w:t>?action=</w:t>
              </w:r>
            </w:ins>
            <w:r>
              <w:rPr>
                <w:rFonts w:ascii="微软雅黑" w:eastAsia="微软雅黑" w:hAnsi="微软雅黑"/>
                <w:sz w:val="20"/>
                <w:szCs w:val="21"/>
              </w:rPr>
              <w:t>search</w:t>
            </w:r>
            <w:del w:id="1182" w:author="Qiming Gu" w:date="2017-02-25T19:08:00Z">
              <w:r w:rsidDel="00DF0262">
                <w:rPr>
                  <w:rFonts w:ascii="微软雅黑" w:eastAsia="微软雅黑" w:hAnsi="微软雅黑"/>
                  <w:sz w:val="20"/>
                  <w:szCs w:val="21"/>
                </w:rPr>
                <w:delText>?q=filter</w:delText>
              </w:r>
            </w:del>
            <w:r>
              <w:rPr>
                <w:rFonts w:ascii="微软雅黑" w:eastAsia="微软雅黑" w:hAnsi="微软雅黑"/>
                <w:sz w:val="20"/>
                <w:szCs w:val="21"/>
              </w:rPr>
              <w:t>&amp;saler_name=value1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0D6C8B" w:rsidRPr="00D6412E" w:rsidRDefault="000D6C8B"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模糊查询</w:t>
            </w:r>
            <w:del w:id="1183" w:author="Qiming Gu" w:date="2017-02-22T23:40:00Z">
              <w:r w:rsidDel="00BD428C">
                <w:rPr>
                  <w:rFonts w:ascii="微软雅黑" w:eastAsia="微软雅黑" w:hAnsi="微软雅黑" w:hint="eastAsia"/>
                  <w:sz w:val="21"/>
                  <w:szCs w:val="21"/>
                </w:rPr>
                <w:delText>商户</w:delText>
              </w:r>
            </w:del>
            <w:ins w:id="1184" w:author="Qiming Gu" w:date="2017-02-22T23:40:00Z">
              <w:r w:rsidR="00BD428C">
                <w:rPr>
                  <w:rFonts w:ascii="微软雅黑" w:eastAsia="微软雅黑" w:hAnsi="微软雅黑" w:hint="eastAsia"/>
                  <w:sz w:val="21"/>
                  <w:szCs w:val="21"/>
                </w:rPr>
                <w:t>客户经理</w:t>
              </w:r>
            </w:ins>
            <w:r>
              <w:rPr>
                <w:rFonts w:ascii="微软雅黑" w:eastAsia="微软雅黑" w:hAnsi="微软雅黑" w:hint="eastAsia"/>
                <w:sz w:val="21"/>
                <w:szCs w:val="21"/>
              </w:rPr>
              <w:t>，如</w:t>
            </w:r>
          </w:p>
          <w:p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ins w:id="1185" w:author="Qiming Gu" w:date="2017-02-25T19:08:00Z">
              <w:r w:rsidR="00DC1D2E">
                <w:rPr>
                  <w:rFonts w:ascii="微软雅黑" w:eastAsia="微软雅黑" w:hAnsi="微软雅黑"/>
                  <w:sz w:val="20"/>
                  <w:szCs w:val="21"/>
                </w:rPr>
                <w:t xml:space="preserve"> salers?action=search&amp;saler_name</w:t>
              </w:r>
            </w:ins>
            <w:del w:id="1186" w:author="Qiming Gu" w:date="2017-02-25T19:08:00Z">
              <w:r w:rsidDel="00DC1D2E">
                <w:rPr>
                  <w:rFonts w:ascii="微软雅黑" w:eastAsia="微软雅黑" w:hAnsi="微软雅黑"/>
                  <w:sz w:val="20"/>
                  <w:szCs w:val="21"/>
                </w:rPr>
                <w:delText xml:space="preserve"> saler /search?q=filter&amp; saler _name</w:delText>
              </w:r>
            </w:del>
            <w:r>
              <w:rPr>
                <w:rFonts w:ascii="微软雅黑" w:eastAsia="微软雅黑" w:hAnsi="微软雅黑"/>
                <w:sz w:val="20"/>
                <w:szCs w:val="21"/>
              </w:rPr>
              <w:t>=</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rsidR="003405CF" w:rsidRDefault="003405CF" w:rsidP="003405CF">
      <w:pPr>
        <w:pStyle w:val="3"/>
      </w:pPr>
      <w:bookmarkStart w:id="1187" w:name="_Toc475656413"/>
      <w:r>
        <w:rPr>
          <w:rFonts w:hint="eastAsia"/>
        </w:rPr>
        <w:t>订单信息</w:t>
      </w:r>
      <w:ins w:id="1188" w:author="Qiming Gu" w:date="2017-02-22T23:40:00Z">
        <w:r w:rsidR="00BD428C">
          <w:rPr>
            <w:rFonts w:hint="eastAsia"/>
          </w:rPr>
          <w:t>（</w:t>
        </w:r>
        <w:r w:rsidR="00BD428C">
          <w:rPr>
            <w:rFonts w:hint="eastAsia"/>
          </w:rPr>
          <w:t>orders</w:t>
        </w:r>
        <w:r w:rsidR="00BD428C">
          <w:rPr>
            <w:rFonts w:hint="eastAsia"/>
          </w:rPr>
          <w:t>）</w:t>
        </w:r>
      </w:ins>
      <w:bookmarkEnd w:id="1187"/>
    </w:p>
    <w:p w:rsidR="00AA0B2F" w:rsidRDefault="00AA0B2F" w:rsidP="00AA0B2F">
      <w:pPr>
        <w:pStyle w:val="a6"/>
        <w:numPr>
          <w:ilvl w:val="0"/>
          <w:numId w:val="10"/>
        </w:numPr>
        <w:ind w:firstLineChars="0"/>
        <w:rPr>
          <w:ins w:id="1189" w:author="Qiming Gu" w:date="2017-02-25T20:37:00Z"/>
        </w:rPr>
      </w:pPr>
      <w:r>
        <w:rPr>
          <w:rFonts w:hint="eastAsia"/>
        </w:rPr>
        <w:t>特殊资源路径：</w:t>
      </w:r>
    </w:p>
    <w:p w:rsidR="00000000" w:rsidRDefault="006F3917">
      <w:pPr>
        <w:ind w:firstLineChars="200" w:firstLine="640"/>
        <w:pPrChange w:id="1190" w:author="Qiming Gu" w:date="2017-02-25T20:44:00Z">
          <w:pPr>
            <w:pStyle w:val="a6"/>
            <w:numPr>
              <w:numId w:val="10"/>
            </w:numPr>
            <w:ind w:left="1060" w:firstLineChars="0" w:hanging="420"/>
          </w:pPr>
        </w:pPrChange>
      </w:pPr>
      <w:ins w:id="1191" w:author="Qiming Gu" w:date="2017-02-25T20:37:00Z">
        <w:r>
          <w:rPr>
            <w:rFonts w:hint="eastAsia"/>
          </w:rPr>
          <w:t>由于数据由</w:t>
        </w:r>
      </w:ins>
      <w:ins w:id="1192" w:author="Qiming Gu" w:date="2017-02-25T20:38:00Z">
        <w:r>
          <w:rPr>
            <w:rFonts w:hint="eastAsia"/>
          </w:rPr>
          <w:t>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ins>
      <w:ins w:id="1193" w:author="Qiming Gu" w:date="2017-02-25T20:39:00Z">
        <w:r>
          <w:t>POST</w:t>
        </w:r>
        <w:r>
          <w:rPr>
            <w:rFonts w:hint="eastAsia"/>
          </w:rPr>
          <w:t>方法</w:t>
        </w:r>
      </w:ins>
      <w:ins w:id="1194" w:author="Qiming Gu" w:date="2017-02-25T21:10:00Z">
        <w:r w:rsidR="00706098">
          <w:rPr>
            <w:rFonts w:hint="eastAsia"/>
          </w:rPr>
          <w:t>，</w:t>
        </w:r>
        <w:r w:rsidR="00FA22A4">
          <w:rPr>
            <w:rFonts w:hint="eastAsia"/>
          </w:rPr>
          <w:t>请求的话会返回</w:t>
        </w:r>
      </w:ins>
      <w:ins w:id="1195" w:author="Qiming Gu" w:date="2017-02-25T21:11:00Z">
        <w:r w:rsidR="00FA22A4">
          <w:rPr>
            <w:rFonts w:hint="eastAsia"/>
          </w:rPr>
          <w:t>405</w:t>
        </w:r>
      </w:ins>
      <w:ins w:id="1196" w:author="Qiming Gu" w:date="2017-02-25T20:39:00Z">
        <w:r w:rsidR="001554F8">
          <w:rPr>
            <w:rFonts w:hint="eastAsia"/>
          </w:rPr>
          <w:t>，</w:t>
        </w:r>
      </w:ins>
      <w:ins w:id="1197" w:author="Qiming Gu" w:date="2017-02-25T20:43:00Z">
        <w:r w:rsidR="00577074">
          <w:rPr>
            <w:rFonts w:hint="eastAsia"/>
          </w:rPr>
          <w:t>只提供针对清算字段</w:t>
        </w:r>
      </w:ins>
      <w:ins w:id="1198" w:author="Qiming Gu" w:date="2017-02-25T20:44:00Z">
        <w:r w:rsidR="00577074">
          <w:rPr>
            <w:rFonts w:hint="eastAsia"/>
          </w:rPr>
          <w:t>修改的接口。</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Change w:id="1199" w:author="Qiming Gu" w:date="2017-03-06T23:51:00Z">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tblPr>
        </w:tblPrChange>
      </w:tblPr>
      <w:tblGrid>
        <w:gridCol w:w="3412"/>
        <w:gridCol w:w="991"/>
        <w:gridCol w:w="4203"/>
        <w:tblGridChange w:id="1200">
          <w:tblGrid>
            <w:gridCol w:w="4971"/>
            <w:gridCol w:w="1105"/>
            <w:gridCol w:w="896"/>
            <w:gridCol w:w="2"/>
            <w:gridCol w:w="1632"/>
          </w:tblGrid>
        </w:tblGridChange>
      </w:tblGrid>
      <w:tr w:rsidR="00333243" w:rsidTr="008869D4">
        <w:trPr>
          <w:trHeight w:val="525"/>
          <w:tblHeader/>
          <w:ins w:id="1201" w:author="Qiming Gu" w:date="2017-02-25T20:37:00Z"/>
          <w:trPrChange w:id="1202" w:author="Qiming Gu" w:date="2017-03-06T23:51:00Z">
            <w:trPr>
              <w:trHeight w:val="525"/>
              <w:tblHeader/>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03"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rsidR="00EB086C" w:rsidRDefault="00EB086C" w:rsidP="00D42EC3">
            <w:pPr>
              <w:jc w:val="center"/>
              <w:rPr>
                <w:ins w:id="1204" w:author="Qiming Gu" w:date="2017-02-25T20:37:00Z"/>
                <w:rFonts w:ascii="微软雅黑" w:eastAsia="微软雅黑" w:hAnsi="微软雅黑"/>
                <w:b/>
                <w:bCs/>
                <w:sz w:val="21"/>
                <w:szCs w:val="21"/>
              </w:rPr>
            </w:pPr>
            <w:ins w:id="1205" w:author="Qiming Gu" w:date="2017-02-25T20:37:00Z">
              <w:r>
                <w:rPr>
                  <w:rFonts w:ascii="微软雅黑" w:eastAsia="微软雅黑" w:hAnsi="微软雅黑" w:hint="eastAsia"/>
                  <w:b/>
                  <w:bCs/>
                  <w:sz w:val="21"/>
                  <w:szCs w:val="21"/>
                </w:rPr>
                <w:t>endpoint</w:t>
              </w:r>
            </w:ins>
          </w:p>
        </w:tc>
        <w:tc>
          <w:tcPr>
            <w:tcW w:w="5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06"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rsidR="00EB086C" w:rsidRDefault="00EB086C" w:rsidP="00D42EC3">
            <w:pPr>
              <w:jc w:val="center"/>
              <w:rPr>
                <w:ins w:id="1207" w:author="Qiming Gu" w:date="2017-02-25T20:37:00Z"/>
                <w:rFonts w:ascii="微软雅黑" w:eastAsia="微软雅黑" w:hAnsi="微软雅黑"/>
                <w:b/>
                <w:bCs/>
                <w:sz w:val="21"/>
                <w:szCs w:val="21"/>
              </w:rPr>
            </w:pPr>
            <w:ins w:id="1208" w:author="Qiming Gu" w:date="2017-02-25T20:37:00Z">
              <w:r>
                <w:rPr>
                  <w:rFonts w:ascii="微软雅黑" w:eastAsia="微软雅黑" w:hAnsi="微软雅黑" w:hint="eastAsia"/>
                  <w:b/>
                  <w:bCs/>
                  <w:sz w:val="21"/>
                  <w:szCs w:val="21"/>
                </w:rPr>
                <w:t>Method</w:t>
              </w:r>
            </w:ins>
          </w:p>
        </w:tc>
        <w:tc>
          <w:tcPr>
            <w:tcW w:w="24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09"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rsidR="00EB086C" w:rsidRDefault="00EB086C" w:rsidP="00D42EC3">
            <w:pPr>
              <w:jc w:val="center"/>
              <w:rPr>
                <w:ins w:id="1210" w:author="Qiming Gu" w:date="2017-02-25T20:37:00Z"/>
                <w:rFonts w:ascii="微软雅黑" w:eastAsia="微软雅黑" w:hAnsi="微软雅黑"/>
                <w:b/>
                <w:bCs/>
                <w:sz w:val="21"/>
                <w:szCs w:val="21"/>
              </w:rPr>
            </w:pPr>
            <w:ins w:id="1211" w:author="Qiming Gu" w:date="2017-02-25T20:37:00Z">
              <w:r>
                <w:rPr>
                  <w:rFonts w:ascii="微软雅黑" w:eastAsia="微软雅黑" w:hAnsi="微软雅黑" w:hint="eastAsia"/>
                  <w:b/>
                  <w:bCs/>
                  <w:sz w:val="21"/>
                  <w:szCs w:val="21"/>
                </w:rPr>
                <w:t>Describe</w:t>
              </w:r>
            </w:ins>
          </w:p>
        </w:tc>
      </w:tr>
      <w:tr w:rsidR="00333243" w:rsidTr="008869D4">
        <w:trPr>
          <w:trHeight w:val="525"/>
          <w:ins w:id="1212" w:author="Qiming Gu" w:date="2017-02-25T20:37:00Z"/>
          <w:trPrChange w:id="1213"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14"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EB086C" w:rsidRPr="00FA4596" w:rsidRDefault="00EB086C" w:rsidP="00D42EC3">
            <w:pPr>
              <w:rPr>
                <w:ins w:id="1215" w:author="Qiming Gu" w:date="2017-02-25T20:37:00Z"/>
                <w:rFonts w:ascii="微软雅黑" w:eastAsia="微软雅黑" w:hAnsi="微软雅黑"/>
                <w:sz w:val="20"/>
                <w:szCs w:val="21"/>
              </w:rPr>
            </w:pPr>
            <w:ins w:id="1216" w:author="Qiming Gu" w:date="2017-02-25T20:37:00Z">
              <w:r w:rsidRPr="00FA4596">
                <w:rPr>
                  <w:rFonts w:ascii="微软雅黑" w:eastAsia="微软雅黑" w:hAnsi="微软雅黑"/>
                  <w:sz w:val="20"/>
                  <w:szCs w:val="21"/>
                </w:rPr>
                <w:t>PATH/</w:t>
              </w:r>
            </w:ins>
            <w:ins w:id="1217" w:author="Qiming Gu" w:date="2017-02-25T20:40:00Z">
              <w:r w:rsidR="00F30A01">
                <w:rPr>
                  <w:rFonts w:ascii="微软雅黑" w:eastAsia="微软雅黑" w:hAnsi="微软雅黑" w:hint="eastAsia"/>
                  <w:sz w:val="20"/>
                  <w:szCs w:val="21"/>
                </w:rPr>
                <w:t>order</w:t>
              </w:r>
            </w:ins>
            <w:ins w:id="1218" w:author="Qiming Gu" w:date="2017-02-25T20:37:00Z">
              <w:r w:rsidRPr="00FA4596">
                <w:rPr>
                  <w:rFonts w:ascii="微软雅黑" w:eastAsia="微软雅黑" w:hAnsi="微软雅黑"/>
                  <w:sz w:val="20"/>
                  <w:szCs w:val="21"/>
                </w:rPr>
                <w:t>s/id</w:t>
              </w:r>
            </w:ins>
            <w:ins w:id="1219" w:author="Qiming Gu" w:date="2017-02-25T20:45:00Z">
              <w:r w:rsidR="00061D9C">
                <w:rPr>
                  <w:rFonts w:ascii="微软雅黑" w:eastAsia="微软雅黑" w:hAnsi="微软雅黑"/>
                  <w:sz w:val="20"/>
                  <w:szCs w:val="21"/>
                </w:rPr>
                <w:t>?</w:t>
              </w:r>
            </w:ins>
            <w:ins w:id="1220" w:author="Qiming Gu" w:date="2017-02-25T20:46:00Z">
              <w:r w:rsidR="00061D9C">
                <w:rPr>
                  <w:rFonts w:ascii="微软雅黑" w:eastAsia="微软雅黑" w:hAnsi="微软雅黑"/>
                  <w:sz w:val="20"/>
                  <w:szCs w:val="21"/>
                </w:rPr>
                <w:t>se</w:t>
              </w:r>
              <w:r w:rsidR="00333243">
                <w:rPr>
                  <w:rFonts w:ascii="微软雅黑" w:eastAsia="微软雅黑" w:hAnsi="微软雅黑"/>
                  <w:sz w:val="20"/>
                  <w:szCs w:val="21"/>
                </w:rPr>
                <w:t>ttle_order_state=value1</w:t>
              </w:r>
            </w:ins>
            <w:ins w:id="1221" w:author="Qiming Gu" w:date="2017-02-25T20:48:00Z">
              <w:r w:rsidR="00333243">
                <w:rPr>
                  <w:rFonts w:ascii="微软雅黑" w:eastAsia="微软雅黑" w:hAnsi="微软雅黑" w:hint="eastAsia"/>
                  <w:sz w:val="20"/>
                  <w:szCs w:val="21"/>
                </w:rPr>
                <w:t>&amp;settle</w:t>
              </w:r>
            </w:ins>
            <w:ins w:id="1222" w:author="Qiming Gu" w:date="2017-02-25T20:51:00Z">
              <w:r w:rsidR="00333243">
                <w:rPr>
                  <w:rFonts w:ascii="微软雅黑" w:eastAsia="微软雅黑" w:hAnsi="微软雅黑"/>
                  <w:sz w:val="20"/>
                  <w:szCs w:val="21"/>
                </w:rPr>
                <w:t>_state=value2</w:t>
              </w:r>
              <w:r w:rsidR="00333243">
                <w:rPr>
                  <w:rFonts w:ascii="微软雅黑" w:eastAsia="微软雅黑" w:hAnsi="微软雅黑"/>
                  <w:sz w:val="20"/>
                  <w:szCs w:val="21"/>
                </w:rPr>
                <w:lastRenderedPageBreak/>
                <w:t>&amp;settle_amt=value3&amp;settle_time=value4</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23"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EB086C" w:rsidRPr="00FA4596" w:rsidRDefault="00EB086C" w:rsidP="00D42EC3">
            <w:pPr>
              <w:rPr>
                <w:ins w:id="1224" w:author="Qiming Gu" w:date="2017-02-25T20:37:00Z"/>
                <w:rFonts w:ascii="微软雅黑" w:eastAsia="微软雅黑" w:hAnsi="微软雅黑"/>
                <w:sz w:val="20"/>
                <w:szCs w:val="21"/>
              </w:rPr>
            </w:pPr>
            <w:ins w:id="1225" w:author="Qiming Gu" w:date="2017-02-25T20:37:00Z">
              <w:r w:rsidRPr="00FA4596">
                <w:rPr>
                  <w:rFonts w:ascii="微软雅黑" w:eastAsia="微软雅黑" w:hAnsi="微软雅黑"/>
                  <w:sz w:val="20"/>
                  <w:szCs w:val="21"/>
                </w:rPr>
                <w:lastRenderedPageBreak/>
                <w:t>PATCH</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26"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EB086C" w:rsidRDefault="003F43CA">
            <w:pPr>
              <w:rPr>
                <w:ins w:id="1227" w:author="Qiming Gu" w:date="2017-02-25T20:37:00Z"/>
                <w:rFonts w:ascii="微软雅黑" w:eastAsia="微软雅黑" w:hAnsi="微软雅黑"/>
                <w:sz w:val="21"/>
                <w:szCs w:val="21"/>
              </w:rPr>
            </w:pPr>
            <w:ins w:id="1228" w:author="Qiming Gu" w:date="2017-02-25T20:45:00Z">
              <w:r>
                <w:rPr>
                  <w:rFonts w:ascii="微软雅黑" w:eastAsia="微软雅黑" w:hAnsi="微软雅黑" w:hint="eastAsia"/>
                  <w:sz w:val="21"/>
                  <w:szCs w:val="21"/>
                </w:rPr>
                <w:t>更新</w:t>
              </w:r>
            </w:ins>
            <w:ins w:id="1229" w:author="Qiming Gu" w:date="2017-02-25T20:48:00Z">
              <w:r w:rsidR="00333243">
                <w:rPr>
                  <w:rFonts w:ascii="微软雅黑" w:eastAsia="微软雅黑" w:hAnsi="微软雅黑" w:hint="eastAsia"/>
                  <w:sz w:val="21"/>
                  <w:szCs w:val="21"/>
                </w:rPr>
                <w:t>清算</w:t>
              </w:r>
            </w:ins>
            <w:ins w:id="1230" w:author="Qiming Gu" w:date="2017-02-25T20:45:00Z">
              <w:r>
                <w:rPr>
                  <w:rFonts w:ascii="微软雅黑" w:eastAsia="微软雅黑" w:hAnsi="微软雅黑" w:hint="eastAsia"/>
                  <w:sz w:val="21"/>
                  <w:szCs w:val="21"/>
                </w:rPr>
                <w:t>信息</w:t>
              </w:r>
            </w:ins>
          </w:p>
        </w:tc>
      </w:tr>
      <w:tr w:rsidR="0076120A" w:rsidTr="008869D4">
        <w:tblPrEx>
          <w:tblPrExChange w:id="1231" w:author="Qiming Gu" w:date="2017-03-06T23:51:00Z">
            <w:tblPrEx>
              <w:tblLayout w:type="fixed"/>
            </w:tblPrEx>
          </w:tblPrExChange>
        </w:tblPrEx>
        <w:trPr>
          <w:trHeight w:val="525"/>
          <w:ins w:id="1232" w:author="Qiming Gu" w:date="2017-03-06T23:50:00Z"/>
          <w:trPrChange w:id="1233"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4" w:author="Qiming Gu" w:date="2017-03-06T23:51:00Z">
              <w:tcPr>
                <w:tcW w:w="28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76120A" w:rsidRPr="00D6412E" w:rsidRDefault="0076120A" w:rsidP="0076120A">
            <w:pPr>
              <w:rPr>
                <w:ins w:id="1235" w:author="Qiming Gu" w:date="2017-03-06T23:50:00Z"/>
                <w:rFonts w:ascii="微软雅黑" w:eastAsia="微软雅黑" w:hAnsi="微软雅黑"/>
                <w:sz w:val="20"/>
                <w:szCs w:val="21"/>
              </w:rPr>
            </w:pPr>
            <w:ins w:id="1236" w:author="Qiming Gu" w:date="2017-03-06T23:50:00Z">
              <w:r w:rsidRPr="00D6412E">
                <w:rPr>
                  <w:rFonts w:ascii="微软雅黑" w:eastAsia="微软雅黑" w:hAnsi="微软雅黑" w:hint="eastAsia"/>
                  <w:sz w:val="20"/>
                  <w:szCs w:val="21"/>
                </w:rPr>
                <w:lastRenderedPageBreak/>
                <w:t>PATH</w:t>
              </w:r>
            </w:ins>
            <w:ins w:id="1237" w:author="Qiming Gu" w:date="2017-03-06T23:51:00Z">
              <w:r w:rsidR="0053646A" w:rsidRPr="0053646A">
                <w:rPr>
                  <w:rFonts w:ascii="微软雅黑" w:eastAsia="微软雅黑" w:hAnsi="微软雅黑"/>
                  <w:sz w:val="20"/>
                  <w:szCs w:val="21"/>
                </w:rPr>
                <w:t>/orders?limit=10&amp;offset=0&amp;order_by=</w:t>
              </w:r>
              <w:r w:rsidR="0053646A">
                <w:rPr>
                  <w:rFonts w:ascii="微软雅黑" w:eastAsia="微软雅黑" w:hAnsi="微软雅黑"/>
                  <w:sz w:val="20"/>
                  <w:szCs w:val="21"/>
                </w:rPr>
                <w:t>&lt;expression&gt;</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8" w:author="Qiming Gu" w:date="2017-03-06T23:51:00Z">
              <w:tcPr>
                <w:tcW w:w="1164"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76120A" w:rsidRPr="00D6412E" w:rsidRDefault="0076120A" w:rsidP="0076120A">
            <w:pPr>
              <w:rPr>
                <w:ins w:id="1239" w:author="Qiming Gu" w:date="2017-03-06T23:50:00Z"/>
                <w:rFonts w:ascii="微软雅黑" w:eastAsia="微软雅黑" w:hAnsi="微软雅黑"/>
                <w:sz w:val="20"/>
                <w:szCs w:val="21"/>
              </w:rPr>
            </w:pPr>
            <w:ins w:id="1240" w:author="Qiming Gu" w:date="2017-03-06T23:50:00Z">
              <w:r w:rsidRPr="00D6412E">
                <w:rPr>
                  <w:rFonts w:ascii="微软雅黑" w:eastAsia="微软雅黑" w:hAnsi="微软雅黑" w:hint="eastAsia"/>
                  <w:sz w:val="20"/>
                  <w:szCs w:val="21"/>
                </w:rPr>
                <w:t>GET</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41" w:author="Qiming Gu" w:date="2017-03-06T23:51:00Z">
              <w:tcPr>
                <w:tcW w:w="94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76120A" w:rsidRDefault="0076120A" w:rsidP="0076120A">
            <w:pPr>
              <w:rPr>
                <w:ins w:id="1242" w:author="Qiming Gu" w:date="2017-03-06T23:50:00Z"/>
                <w:rFonts w:ascii="微软雅黑" w:eastAsia="微软雅黑" w:hAnsi="微软雅黑"/>
                <w:sz w:val="21"/>
                <w:szCs w:val="21"/>
              </w:rPr>
            </w:pPr>
            <w:ins w:id="1243" w:author="Qiming Gu" w:date="2017-03-06T23:50:00Z">
              <w:r>
                <w:rPr>
                  <w:rFonts w:ascii="微软雅黑" w:eastAsia="微软雅黑" w:hAnsi="微软雅黑" w:hint="eastAsia"/>
                  <w:sz w:val="21"/>
                  <w:szCs w:val="21"/>
                </w:rPr>
                <w:t>分页显示实体资源，如</w:t>
              </w:r>
            </w:ins>
          </w:p>
          <w:p w:rsidR="0076120A" w:rsidRDefault="0076120A" w:rsidP="0076120A">
            <w:pPr>
              <w:rPr>
                <w:ins w:id="1244" w:author="Qiming Gu" w:date="2017-03-06T23:53:00Z"/>
                <w:rFonts w:ascii="微软雅黑" w:eastAsia="微软雅黑" w:hAnsi="微软雅黑"/>
                <w:sz w:val="21"/>
                <w:szCs w:val="21"/>
              </w:rPr>
            </w:pPr>
            <w:ins w:id="1245" w:author="Qiming Gu" w:date="2017-03-06T23:50:00Z">
              <w:r w:rsidRPr="0076120A">
                <w:rPr>
                  <w:rFonts w:ascii="微软雅黑" w:eastAsia="微软雅黑" w:hAnsi="微软雅黑" w:hint="eastAsia"/>
                  <w:sz w:val="21"/>
                  <w:szCs w:val="21"/>
                </w:rPr>
                <w:t>PATH</w:t>
              </w:r>
            </w:ins>
            <w:ins w:id="1246" w:author="Qiming Gu" w:date="2017-03-06T23:51:00Z">
              <w:r w:rsidR="0053646A" w:rsidRPr="0053646A">
                <w:rPr>
                  <w:rFonts w:ascii="微软雅黑" w:eastAsia="微软雅黑" w:hAnsi="微软雅黑"/>
                  <w:sz w:val="21"/>
                  <w:szCs w:val="21"/>
                </w:rPr>
                <w:t>/orders?limit=10&amp;offset=0&amp;order_by=gmt_create desc, gmt_modified desc</w:t>
              </w:r>
            </w:ins>
          </w:p>
          <w:p w:rsidR="00EB6E32" w:rsidRDefault="00EB6E32" w:rsidP="0076120A">
            <w:pPr>
              <w:rPr>
                <w:ins w:id="1247" w:author="Qiming Gu" w:date="2017-03-06T23:50:00Z"/>
                <w:rFonts w:ascii="微软雅黑" w:eastAsia="微软雅黑" w:hAnsi="微软雅黑"/>
                <w:sz w:val="21"/>
                <w:szCs w:val="21"/>
              </w:rPr>
            </w:pPr>
            <w:ins w:id="1248" w:author="Qiming Gu" w:date="2017-03-06T23:53:00Z">
              <w:r>
                <w:rPr>
                  <w:rFonts w:ascii="微软雅黑" w:eastAsia="微软雅黑" w:hAnsi="微软雅黑" w:hint="eastAsia"/>
                  <w:sz w:val="21"/>
                  <w:szCs w:val="21"/>
                </w:rPr>
                <w:t>注</w:t>
              </w:r>
            </w:ins>
            <w:ins w:id="1249" w:author="Qiming Gu" w:date="2017-03-06T23:54:00Z">
              <w:r>
                <w:rPr>
                  <w:rFonts w:ascii="微软雅黑" w:eastAsia="微软雅黑" w:hAnsi="微软雅黑"/>
                  <w:sz w:val="21"/>
                  <w:szCs w:val="21"/>
                </w:rPr>
                <w:t>:order_by</w:t>
              </w:r>
              <w:r>
                <w:rPr>
                  <w:rFonts w:ascii="微软雅黑" w:eastAsia="微软雅黑" w:hAnsi="微软雅黑" w:hint="eastAsia"/>
                  <w:sz w:val="21"/>
                  <w:szCs w:val="21"/>
                </w:rPr>
                <w:t>所赋的值可以认为是sql语句orderby后面</w:t>
              </w:r>
            </w:ins>
            <w:ins w:id="1250" w:author="Qiming Gu" w:date="2017-03-06T23:55:00Z">
              <w:r>
                <w:rPr>
                  <w:rFonts w:ascii="微软雅黑" w:eastAsia="微软雅黑" w:hAnsi="微软雅黑" w:hint="eastAsia"/>
                  <w:sz w:val="21"/>
                  <w:szCs w:val="21"/>
                </w:rPr>
                <w:t>的语句。</w:t>
              </w:r>
            </w:ins>
          </w:p>
        </w:tc>
      </w:tr>
    </w:tbl>
    <w:p w:rsidR="00AA0B2F" w:rsidRPr="00C24F4A" w:rsidDel="00EB086C" w:rsidRDefault="00AA0B2F" w:rsidP="00AA0B2F">
      <w:pPr>
        <w:spacing w:line="560" w:lineRule="exact"/>
        <w:ind w:left="840" w:firstLine="220"/>
        <w:rPr>
          <w:del w:id="1251" w:author="Qiming Gu" w:date="2017-02-25T20:37:00Z"/>
        </w:rPr>
      </w:pPr>
      <w:del w:id="1252" w:author="Qiming Gu" w:date="2017-02-25T20:37:00Z">
        <w:r w:rsidDel="00EB086C">
          <w:rPr>
            <w:rFonts w:hint="eastAsia"/>
          </w:rPr>
          <w:delText>无</w:delText>
        </w:r>
      </w:del>
    </w:p>
    <w:p w:rsidR="003405CF" w:rsidRDefault="003405CF" w:rsidP="003405CF">
      <w:pPr>
        <w:pStyle w:val="3"/>
      </w:pPr>
      <w:bookmarkStart w:id="1253" w:name="_Toc475656414"/>
      <w:r>
        <w:rPr>
          <w:rFonts w:hint="eastAsia"/>
        </w:rPr>
        <w:t>通知信息</w:t>
      </w:r>
      <w:ins w:id="1254" w:author="Qiming Gu" w:date="2017-02-22T23:40:00Z">
        <w:r w:rsidR="00BD428C">
          <w:rPr>
            <w:rFonts w:hint="eastAsia"/>
          </w:rPr>
          <w:t>（</w:t>
        </w:r>
        <w:r w:rsidR="00BD428C">
          <w:rPr>
            <w:rFonts w:hint="eastAsia"/>
          </w:rPr>
          <w:t>event</w:t>
        </w:r>
        <w:r w:rsidR="00BD428C">
          <w:t>_msg</w:t>
        </w:r>
      </w:ins>
      <w:ins w:id="1255" w:author="Qiming Gu" w:date="2017-02-22T23:57:00Z">
        <w:r w:rsidR="004C3B4B">
          <w:rPr>
            <w:rFonts w:hint="eastAsia"/>
          </w:rPr>
          <w:t>s</w:t>
        </w:r>
      </w:ins>
      <w:ins w:id="1256" w:author="Qiming Gu" w:date="2017-02-22T23:40:00Z">
        <w:r w:rsidR="00BD428C">
          <w:rPr>
            <w:rFonts w:hint="eastAsia"/>
          </w:rPr>
          <w:t>）</w:t>
        </w:r>
      </w:ins>
      <w:bookmarkEnd w:id="1253"/>
    </w:p>
    <w:p w:rsidR="00855F63" w:rsidRDefault="00855F63" w:rsidP="00855F63">
      <w:pPr>
        <w:pStyle w:val="a6"/>
        <w:numPr>
          <w:ilvl w:val="0"/>
          <w:numId w:val="10"/>
        </w:numPr>
        <w:ind w:firstLineChars="0"/>
      </w:pPr>
      <w:r>
        <w:rPr>
          <w:rFonts w:hint="eastAsia"/>
        </w:rPr>
        <w:t>特殊资源路径：</w:t>
      </w:r>
    </w:p>
    <w:p w:rsidR="000605DC" w:rsidRDefault="000605DC" w:rsidP="000605DC">
      <w:pPr>
        <w:ind w:firstLineChars="200" w:firstLine="640"/>
        <w:rPr>
          <w:ins w:id="1257" w:author="Qiming Gu" w:date="2017-02-25T20:54:00Z"/>
        </w:rPr>
      </w:pPr>
      <w:ins w:id="1258" w:author="Qiming Gu" w:date="2017-02-25T20:54:00Z">
        <w:r>
          <w:rPr>
            <w:rFonts w:hint="eastAsia"/>
          </w:rPr>
          <w:t>由于数据由上游主动通知生成，因此不提供通用资源路径中的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r>
          <w:t>POST</w:t>
        </w:r>
        <w:r>
          <w:rPr>
            <w:rFonts w:hint="eastAsia"/>
          </w:rPr>
          <w:t>方法</w:t>
        </w:r>
      </w:ins>
      <w:ins w:id="1259" w:author="Qiming Gu" w:date="2017-02-25T21:11:00Z">
        <w:r w:rsidR="00FA22A4">
          <w:rPr>
            <w:rFonts w:hint="eastAsia"/>
          </w:rPr>
          <w:t>，请求的话会返回</w:t>
        </w:r>
        <w:r w:rsidR="00FA22A4">
          <w:rPr>
            <w:rFonts w:hint="eastAsia"/>
          </w:rPr>
          <w:t>405</w:t>
        </w:r>
      </w:ins>
      <w:ins w:id="1260" w:author="Qiming Gu" w:date="2017-02-25T20:54:00Z">
        <w:r>
          <w:rPr>
            <w:rFonts w:hint="eastAsia"/>
          </w:rPr>
          <w:t>。</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Change w:id="1261" w:author="Qiming Gu" w:date="2017-02-26T10:14:00Z">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
        </w:tblPrChange>
      </w:tblPr>
      <w:tblGrid>
        <w:gridCol w:w="5253"/>
        <w:gridCol w:w="850"/>
        <w:gridCol w:w="2503"/>
        <w:tblGridChange w:id="1262">
          <w:tblGrid>
            <w:gridCol w:w="2788"/>
            <w:gridCol w:w="1324"/>
            <w:gridCol w:w="1141"/>
            <w:gridCol w:w="1701"/>
            <w:gridCol w:w="1652"/>
          </w:tblGrid>
        </w:tblGridChange>
      </w:tblGrid>
      <w:tr w:rsidR="00525401" w:rsidTr="006F3DC9">
        <w:trPr>
          <w:trHeight w:val="525"/>
          <w:tblHeader/>
          <w:ins w:id="1263" w:author="Qiming Gu" w:date="2017-02-25T23:43:00Z"/>
          <w:trPrChange w:id="1264" w:author="Qiming Gu" w:date="2017-02-26T10:14:00Z">
            <w:trPr>
              <w:trHeight w:val="525"/>
              <w:tblHeader/>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65"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rsidR="00525401" w:rsidRDefault="00525401" w:rsidP="00D42EC3">
            <w:pPr>
              <w:jc w:val="center"/>
              <w:rPr>
                <w:ins w:id="1266" w:author="Qiming Gu" w:date="2017-02-25T23:43:00Z"/>
                <w:rFonts w:ascii="微软雅黑" w:eastAsia="微软雅黑" w:hAnsi="微软雅黑"/>
                <w:b/>
                <w:bCs/>
                <w:sz w:val="21"/>
                <w:szCs w:val="21"/>
              </w:rPr>
            </w:pPr>
            <w:ins w:id="1267" w:author="Qiming Gu" w:date="2017-02-25T23:43:00Z">
              <w:r>
                <w:rPr>
                  <w:rFonts w:ascii="微软雅黑" w:eastAsia="微软雅黑" w:hAnsi="微软雅黑" w:hint="eastAsia"/>
                  <w:b/>
                  <w:bCs/>
                  <w:sz w:val="21"/>
                  <w:szCs w:val="21"/>
                </w:rPr>
                <w:t>endpoint</w:t>
              </w:r>
            </w:ins>
          </w:p>
        </w:tc>
        <w:tc>
          <w:tcPr>
            <w:tcW w:w="49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68"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rsidR="00525401" w:rsidRDefault="00525401" w:rsidP="00D42EC3">
            <w:pPr>
              <w:jc w:val="center"/>
              <w:rPr>
                <w:ins w:id="1269" w:author="Qiming Gu" w:date="2017-02-25T23:43:00Z"/>
                <w:rFonts w:ascii="微软雅黑" w:eastAsia="微软雅黑" w:hAnsi="微软雅黑"/>
                <w:b/>
                <w:bCs/>
                <w:sz w:val="21"/>
                <w:szCs w:val="21"/>
              </w:rPr>
            </w:pPr>
            <w:ins w:id="1270" w:author="Qiming Gu" w:date="2017-02-25T23:43:00Z">
              <w:r>
                <w:rPr>
                  <w:rFonts w:ascii="微软雅黑" w:eastAsia="微软雅黑" w:hAnsi="微软雅黑" w:hint="eastAsia"/>
                  <w:b/>
                  <w:bCs/>
                  <w:sz w:val="21"/>
                  <w:szCs w:val="21"/>
                </w:rPr>
                <w:t>Method</w:t>
              </w:r>
            </w:ins>
          </w:p>
        </w:tc>
        <w:tc>
          <w:tcPr>
            <w:tcW w:w="145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71"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rsidR="00525401" w:rsidRDefault="00525401" w:rsidP="00D42EC3">
            <w:pPr>
              <w:jc w:val="center"/>
              <w:rPr>
                <w:ins w:id="1272" w:author="Qiming Gu" w:date="2017-02-25T23:43:00Z"/>
                <w:rFonts w:ascii="微软雅黑" w:eastAsia="微软雅黑" w:hAnsi="微软雅黑"/>
                <w:b/>
                <w:bCs/>
                <w:sz w:val="21"/>
                <w:szCs w:val="21"/>
              </w:rPr>
            </w:pPr>
            <w:ins w:id="1273" w:author="Qiming Gu" w:date="2017-02-25T23:43:00Z">
              <w:r>
                <w:rPr>
                  <w:rFonts w:ascii="微软雅黑" w:eastAsia="微软雅黑" w:hAnsi="微软雅黑" w:hint="eastAsia"/>
                  <w:b/>
                  <w:bCs/>
                  <w:sz w:val="21"/>
                  <w:szCs w:val="21"/>
                </w:rPr>
                <w:t>Describe</w:t>
              </w:r>
            </w:ins>
          </w:p>
        </w:tc>
      </w:tr>
      <w:tr w:rsidR="00525401" w:rsidTr="006F3DC9">
        <w:trPr>
          <w:trHeight w:val="525"/>
          <w:ins w:id="1274" w:author="Qiming Gu" w:date="2017-02-25T23:43:00Z"/>
          <w:trPrChange w:id="1275"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76"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525401" w:rsidRPr="00D6412E" w:rsidRDefault="00525401" w:rsidP="00D42EC3">
            <w:pPr>
              <w:rPr>
                <w:ins w:id="1277" w:author="Qiming Gu" w:date="2017-02-25T23:43:00Z"/>
                <w:rFonts w:ascii="微软雅黑" w:eastAsia="微软雅黑" w:hAnsi="微软雅黑"/>
                <w:sz w:val="20"/>
                <w:szCs w:val="21"/>
              </w:rPr>
            </w:pPr>
            <w:ins w:id="1278" w:author="Qiming Gu" w:date="2017-02-25T23:43:00Z">
              <w:r w:rsidRPr="00D6412E">
                <w:rPr>
                  <w:rFonts w:ascii="微软雅黑" w:eastAsia="微软雅黑" w:hAnsi="微软雅黑" w:hint="eastAsia"/>
                  <w:sz w:val="20"/>
                  <w:szCs w:val="21"/>
                </w:rPr>
                <w:t>PATH/</w:t>
              </w:r>
            </w:ins>
            <w:ins w:id="1279" w:author="Qiming Gu" w:date="2017-02-25T23:44:00Z">
              <w:r w:rsidR="00D42EC3">
                <w:rPr>
                  <w:rFonts w:ascii="微软雅黑" w:eastAsia="微软雅黑" w:hAnsi="微软雅黑"/>
                  <w:sz w:val="20"/>
                  <w:szCs w:val="21"/>
                </w:rPr>
                <w:t>event_msgs</w:t>
              </w:r>
            </w:ins>
            <w:ins w:id="1280" w:author="Qiming Gu" w:date="2017-02-25T23:43:00Z">
              <w:r>
                <w:rPr>
                  <w:rFonts w:ascii="微软雅黑" w:eastAsia="微软雅黑" w:hAnsi="微软雅黑"/>
                  <w:sz w:val="20"/>
                  <w:szCs w:val="21"/>
                </w:rPr>
                <w:t>?</w:t>
              </w:r>
            </w:ins>
            <w:ins w:id="1281" w:author="Qiming Gu" w:date="2017-02-26T09:23:00Z">
              <w:r w:rsidR="004B07C0">
                <w:rPr>
                  <w:rFonts w:ascii="微软雅黑" w:eastAsia="微软雅黑" w:hAnsi="微软雅黑"/>
                  <w:sz w:val="20"/>
                  <w:szCs w:val="21"/>
                </w:rPr>
                <w:t>user_openid</w:t>
              </w:r>
            </w:ins>
            <w:ins w:id="1282" w:author="Qiming Gu" w:date="2017-02-25T23:4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83"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525401" w:rsidRPr="00D6412E" w:rsidRDefault="00525401" w:rsidP="00D42EC3">
            <w:pPr>
              <w:rPr>
                <w:ins w:id="1284" w:author="Qiming Gu" w:date="2017-02-25T23:43:00Z"/>
                <w:rFonts w:ascii="微软雅黑" w:eastAsia="微软雅黑" w:hAnsi="微软雅黑"/>
                <w:sz w:val="20"/>
                <w:szCs w:val="21"/>
              </w:rPr>
            </w:pPr>
            <w:ins w:id="1285" w:author="Qiming Gu" w:date="2017-02-25T23:4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86"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525401" w:rsidRDefault="004B07C0">
            <w:pPr>
              <w:rPr>
                <w:ins w:id="1287" w:author="Qiming Gu" w:date="2017-02-25T23:43:00Z"/>
                <w:rFonts w:ascii="微软雅黑" w:eastAsia="微软雅黑" w:hAnsi="微软雅黑"/>
                <w:sz w:val="21"/>
                <w:szCs w:val="21"/>
              </w:rPr>
            </w:pPr>
            <w:ins w:id="1288" w:author="Qiming Gu" w:date="2017-02-26T09:23:00Z">
              <w:r>
                <w:rPr>
                  <w:rFonts w:ascii="微软雅黑" w:eastAsia="微软雅黑" w:hAnsi="微软雅黑" w:hint="eastAsia"/>
                  <w:sz w:val="21"/>
                  <w:szCs w:val="21"/>
                </w:rPr>
                <w:t>通过openid查询消息情况</w:t>
              </w:r>
            </w:ins>
          </w:p>
        </w:tc>
      </w:tr>
      <w:tr w:rsidR="006F3DC9" w:rsidTr="006F3DC9">
        <w:trPr>
          <w:trHeight w:val="525"/>
          <w:ins w:id="1289" w:author="Qiming Gu" w:date="2017-02-26T10:13:00Z"/>
          <w:trPrChange w:id="1290"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91" w:author="Qiming Gu" w:date="2017-02-26T10:14:00Z">
              <w:tcPr>
                <w:tcW w:w="3052"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5B7525" w:rsidRPr="00D6412E" w:rsidRDefault="005B7525" w:rsidP="00614794">
            <w:pPr>
              <w:rPr>
                <w:ins w:id="1292" w:author="Qiming Gu" w:date="2017-02-26T10:13:00Z"/>
                <w:rFonts w:ascii="微软雅黑" w:eastAsia="微软雅黑" w:hAnsi="微软雅黑"/>
                <w:sz w:val="20"/>
                <w:szCs w:val="21"/>
              </w:rPr>
            </w:pPr>
            <w:ins w:id="1293" w:author="Qiming Gu" w:date="2017-02-26T10:13:00Z">
              <w:r w:rsidRPr="00D6412E">
                <w:rPr>
                  <w:rFonts w:ascii="微软雅黑" w:eastAsia="微软雅黑" w:hAnsi="微软雅黑" w:hint="eastAsia"/>
                  <w:sz w:val="20"/>
                  <w:szCs w:val="21"/>
                </w:rPr>
                <w:t>PATH/</w:t>
              </w:r>
              <w:r>
                <w:rPr>
                  <w:rFonts w:ascii="微软雅黑" w:eastAsia="微软雅黑" w:hAnsi="微软雅黑"/>
                  <w:sz w:val="20"/>
                  <w:szCs w:val="21"/>
                </w:rPr>
                <w:t>event_msgs?</w:t>
              </w:r>
            </w:ins>
            <w:ins w:id="1294" w:author="Qiming Gu" w:date="2017-02-26T10:14:00Z">
              <w:r>
                <w:rPr>
                  <w:rFonts w:ascii="微软雅黑" w:eastAsia="微软雅黑" w:hAnsi="微软雅黑"/>
                  <w:sz w:val="20"/>
                  <w:szCs w:val="21"/>
                </w:rPr>
                <w:t>order_number</w:t>
              </w:r>
            </w:ins>
            <w:ins w:id="1295" w:author="Qiming Gu" w:date="2017-02-26T10:1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96" w:author="Qiming Gu" w:date="2017-02-26T10:14:00Z">
              <w:tcPr>
                <w:tcW w:w="9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5B7525" w:rsidRPr="00D6412E" w:rsidRDefault="005B7525" w:rsidP="00614794">
            <w:pPr>
              <w:rPr>
                <w:ins w:id="1297" w:author="Qiming Gu" w:date="2017-02-26T10:13:00Z"/>
                <w:rFonts w:ascii="微软雅黑" w:eastAsia="微软雅黑" w:hAnsi="微软雅黑"/>
                <w:sz w:val="20"/>
                <w:szCs w:val="21"/>
              </w:rPr>
            </w:pPr>
            <w:ins w:id="1298" w:author="Qiming Gu" w:date="2017-02-26T10:1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99" w:author="Qiming Gu" w:date="2017-02-26T10:14:00Z">
              <w:tcPr>
                <w:tcW w:w="96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rsidR="005B7525" w:rsidRDefault="005B7525" w:rsidP="00614794">
            <w:pPr>
              <w:rPr>
                <w:ins w:id="1300" w:author="Qiming Gu" w:date="2017-02-26T10:13:00Z"/>
                <w:rFonts w:ascii="微软雅黑" w:eastAsia="微软雅黑" w:hAnsi="微软雅黑"/>
                <w:sz w:val="21"/>
                <w:szCs w:val="21"/>
              </w:rPr>
            </w:pPr>
            <w:ins w:id="1301" w:author="Qiming Gu" w:date="2017-02-26T10:13:00Z">
              <w:r>
                <w:rPr>
                  <w:rFonts w:ascii="微软雅黑" w:eastAsia="微软雅黑" w:hAnsi="微软雅黑" w:hint="eastAsia"/>
                  <w:sz w:val="21"/>
                  <w:szCs w:val="21"/>
                </w:rPr>
                <w:t>通过</w:t>
              </w:r>
            </w:ins>
            <w:ins w:id="1302" w:author="Qiming Gu" w:date="2017-02-26T10:14:00Z">
              <w:r>
                <w:rPr>
                  <w:rFonts w:ascii="微软雅黑" w:eastAsia="微软雅黑" w:hAnsi="微软雅黑"/>
                  <w:sz w:val="21"/>
                  <w:szCs w:val="21"/>
                </w:rPr>
                <w:t>order_number</w:t>
              </w:r>
            </w:ins>
            <w:ins w:id="1303" w:author="Qiming Gu" w:date="2017-02-26T10:13:00Z">
              <w:r>
                <w:rPr>
                  <w:rFonts w:ascii="微软雅黑" w:eastAsia="微软雅黑" w:hAnsi="微软雅黑" w:hint="eastAsia"/>
                  <w:sz w:val="21"/>
                  <w:szCs w:val="21"/>
                </w:rPr>
                <w:t>查询消息情况</w:t>
              </w:r>
            </w:ins>
          </w:p>
        </w:tc>
      </w:tr>
    </w:tbl>
    <w:p w:rsidR="00000000" w:rsidRDefault="00AA0B2F">
      <w:pPr>
        <w:spacing w:line="560" w:lineRule="exact"/>
        <w:pPrChange w:id="1304" w:author="Qiming Gu" w:date="2017-02-25T23:43:00Z">
          <w:pPr>
            <w:spacing w:line="560" w:lineRule="exact"/>
            <w:ind w:left="840" w:firstLine="220"/>
          </w:pPr>
        </w:pPrChange>
      </w:pPr>
      <w:del w:id="1305" w:author="Qiming Gu" w:date="2017-02-25T20:54:00Z">
        <w:r w:rsidDel="000605DC">
          <w:rPr>
            <w:rFonts w:hint="eastAsia"/>
          </w:rPr>
          <w:lastRenderedPageBreak/>
          <w:delText>无</w:delText>
        </w:r>
      </w:del>
    </w:p>
    <w:p w:rsidR="00ED739E" w:rsidRDefault="00C85288" w:rsidP="00ED739E">
      <w:pPr>
        <w:pStyle w:val="3"/>
        <w:rPr>
          <w:ins w:id="1306" w:author="Qiming Gu" w:date="2017-03-12T18:51:00Z"/>
        </w:rPr>
      </w:pPr>
      <w:bookmarkStart w:id="1307" w:name="_Toc475656415"/>
      <w:ins w:id="1308" w:author="Qiming Gu" w:date="2017-03-12T18:52:00Z">
        <w:r>
          <w:rPr>
            <w:rFonts w:hint="eastAsia"/>
          </w:rPr>
          <w:t>短信</w:t>
        </w:r>
      </w:ins>
      <w:ins w:id="1309" w:author="Qiming Gu" w:date="2017-03-12T18:51:00Z">
        <w:r w:rsidR="00ED739E">
          <w:rPr>
            <w:rFonts w:hint="eastAsia"/>
          </w:rPr>
          <w:t>(</w:t>
        </w:r>
      </w:ins>
      <w:ins w:id="1310" w:author="Qiming Gu" w:date="2017-03-12T18:52:00Z">
        <w:r>
          <w:rPr>
            <w:rFonts w:hint="eastAsia"/>
          </w:rPr>
          <w:t>sms</w:t>
        </w:r>
        <w:r>
          <w:t>_msg</w:t>
        </w:r>
      </w:ins>
      <w:ins w:id="1311" w:author="Qiming Gu" w:date="2017-03-12T18:54:00Z">
        <w:r w:rsidR="0057280F">
          <w:t>s</w:t>
        </w:r>
      </w:ins>
      <w:ins w:id="1312" w:author="Qiming Gu" w:date="2017-03-12T18:51:00Z">
        <w:r w:rsidR="00ED739E">
          <w:rPr>
            <w:rFonts w:hint="eastAsia"/>
          </w:rPr>
          <w:t>)</w:t>
        </w:r>
      </w:ins>
    </w:p>
    <w:p w:rsidR="00ED739E" w:rsidRDefault="00ED739E" w:rsidP="00ED739E">
      <w:pPr>
        <w:pStyle w:val="a6"/>
        <w:numPr>
          <w:ilvl w:val="0"/>
          <w:numId w:val="10"/>
        </w:numPr>
        <w:ind w:firstLineChars="0"/>
        <w:rPr>
          <w:ins w:id="1313" w:author="Qiming Gu" w:date="2017-03-12T18:51:00Z"/>
        </w:rPr>
      </w:pPr>
      <w:ins w:id="1314" w:author="Qiming Gu" w:date="2017-03-12T18:51:00Z">
        <w:r>
          <w:rPr>
            <w:rFonts w:hint="eastAsia"/>
          </w:rPr>
          <w:t>资源路径：</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tblPr>
      <w:tblGrid>
        <w:gridCol w:w="2788"/>
        <w:gridCol w:w="1324"/>
        <w:gridCol w:w="4494"/>
      </w:tblGrid>
      <w:tr w:rsidR="00ED739E" w:rsidTr="00D10D93">
        <w:trPr>
          <w:trHeight w:val="525"/>
          <w:tblHeader/>
          <w:ins w:id="1315" w:author="Qiming Gu" w:date="2017-03-12T18:51:00Z"/>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ED739E" w:rsidRDefault="00ED739E" w:rsidP="00D10D93">
            <w:pPr>
              <w:jc w:val="center"/>
              <w:rPr>
                <w:ins w:id="1316" w:author="Qiming Gu" w:date="2017-03-12T18:51:00Z"/>
                <w:rFonts w:ascii="微软雅黑" w:eastAsia="微软雅黑" w:hAnsi="微软雅黑"/>
                <w:b/>
                <w:bCs/>
                <w:sz w:val="21"/>
                <w:szCs w:val="21"/>
              </w:rPr>
            </w:pPr>
            <w:ins w:id="1317" w:author="Qiming Gu" w:date="2017-03-12T18:51:00Z">
              <w:r>
                <w:rPr>
                  <w:rFonts w:ascii="微软雅黑" w:eastAsia="微软雅黑" w:hAnsi="微软雅黑" w:hint="eastAsia"/>
                  <w:b/>
                  <w:bCs/>
                  <w:sz w:val="21"/>
                  <w:szCs w:val="21"/>
                </w:rPr>
                <w:t>endpoint</w:t>
              </w:r>
            </w:ins>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ED739E" w:rsidRDefault="00ED739E" w:rsidP="00D10D93">
            <w:pPr>
              <w:jc w:val="center"/>
              <w:rPr>
                <w:ins w:id="1318" w:author="Qiming Gu" w:date="2017-03-12T18:51:00Z"/>
                <w:rFonts w:ascii="微软雅黑" w:eastAsia="微软雅黑" w:hAnsi="微软雅黑"/>
                <w:b/>
                <w:bCs/>
                <w:sz w:val="21"/>
                <w:szCs w:val="21"/>
              </w:rPr>
            </w:pPr>
            <w:ins w:id="1319" w:author="Qiming Gu" w:date="2017-03-12T18:51:00Z">
              <w:r>
                <w:rPr>
                  <w:rFonts w:ascii="微软雅黑" w:eastAsia="微软雅黑" w:hAnsi="微软雅黑" w:hint="eastAsia"/>
                  <w:b/>
                  <w:bCs/>
                  <w:sz w:val="21"/>
                  <w:szCs w:val="21"/>
                </w:rPr>
                <w:t>Method</w:t>
              </w:r>
            </w:ins>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rsidR="00ED739E" w:rsidRDefault="00ED739E" w:rsidP="00D10D93">
            <w:pPr>
              <w:jc w:val="center"/>
              <w:rPr>
                <w:ins w:id="1320" w:author="Qiming Gu" w:date="2017-03-12T18:51:00Z"/>
                <w:rFonts w:ascii="微软雅黑" w:eastAsia="微软雅黑" w:hAnsi="微软雅黑"/>
                <w:b/>
                <w:bCs/>
                <w:sz w:val="21"/>
                <w:szCs w:val="21"/>
              </w:rPr>
            </w:pPr>
            <w:ins w:id="1321" w:author="Qiming Gu" w:date="2017-03-12T18:51:00Z">
              <w:r>
                <w:rPr>
                  <w:rFonts w:ascii="微软雅黑" w:eastAsia="微软雅黑" w:hAnsi="微软雅黑" w:hint="eastAsia"/>
                  <w:b/>
                  <w:bCs/>
                  <w:sz w:val="21"/>
                  <w:szCs w:val="21"/>
                </w:rPr>
                <w:t>Describe</w:t>
              </w:r>
            </w:ins>
          </w:p>
        </w:tc>
      </w:tr>
      <w:tr w:rsidR="00ED739E" w:rsidTr="00D10D93">
        <w:trPr>
          <w:trHeight w:val="525"/>
          <w:ins w:id="1322" w:author="Qiming Gu" w:date="2017-03-12T18:51:00Z"/>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ED739E" w:rsidRPr="00D6412E" w:rsidRDefault="00ED739E" w:rsidP="00D10D93">
            <w:pPr>
              <w:rPr>
                <w:ins w:id="1323" w:author="Qiming Gu" w:date="2017-03-12T18:51:00Z"/>
                <w:rFonts w:ascii="微软雅黑" w:eastAsia="微软雅黑" w:hAnsi="微软雅黑"/>
                <w:sz w:val="20"/>
                <w:szCs w:val="21"/>
              </w:rPr>
            </w:pPr>
            <w:ins w:id="1324" w:author="Qiming Gu" w:date="2017-03-12T18:51:00Z">
              <w:r w:rsidRPr="00D6412E">
                <w:rPr>
                  <w:rFonts w:ascii="微软雅黑" w:eastAsia="微软雅黑" w:hAnsi="微软雅黑" w:hint="eastAsia"/>
                  <w:sz w:val="20"/>
                  <w:szCs w:val="21"/>
                </w:rPr>
                <w:t>PATH/</w:t>
              </w:r>
            </w:ins>
            <w:ins w:id="1325" w:author="Qiming Gu" w:date="2017-03-12T18:54:00Z">
              <w:r w:rsidR="0057280F">
                <w:rPr>
                  <w:rFonts w:ascii="微软雅黑" w:eastAsia="微软雅黑" w:hAnsi="微软雅黑"/>
                  <w:sz w:val="20"/>
                  <w:szCs w:val="21"/>
                </w:rPr>
                <w:t>sms_msgs?action=</w:t>
              </w:r>
            </w:ins>
            <w:ins w:id="1326" w:author="Qiming Gu" w:date="2017-03-12T18:55:00Z">
              <w:r w:rsidR="0057280F">
                <w:rPr>
                  <w:rFonts w:ascii="微软雅黑" w:eastAsia="微软雅黑" w:hAnsi="微软雅黑"/>
                  <w:sz w:val="20"/>
                  <w:szCs w:val="21"/>
                </w:rPr>
                <w:t>v</w:t>
              </w:r>
            </w:ins>
            <w:ins w:id="1327" w:author="Qiming Gu" w:date="2017-03-12T18:54:00Z">
              <w:r w:rsidR="0057280F">
                <w:rPr>
                  <w:rFonts w:ascii="微软雅黑" w:eastAsia="微软雅黑" w:hAnsi="微软雅黑"/>
                  <w:sz w:val="20"/>
                  <w:szCs w:val="21"/>
                </w:rPr>
                <w:t>_code</w:t>
              </w:r>
            </w:ins>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ED739E" w:rsidRPr="00D6412E" w:rsidRDefault="0057280F" w:rsidP="00D10D93">
            <w:pPr>
              <w:rPr>
                <w:ins w:id="1328" w:author="Qiming Gu" w:date="2017-03-12T18:51:00Z"/>
                <w:rFonts w:ascii="微软雅黑" w:eastAsia="微软雅黑" w:hAnsi="微软雅黑"/>
                <w:sz w:val="20"/>
                <w:szCs w:val="21"/>
              </w:rPr>
            </w:pPr>
            <w:ins w:id="1329" w:author="Qiming Gu" w:date="2017-03-12T18:56:00Z">
              <w:r>
                <w:rPr>
                  <w:rFonts w:ascii="微软雅黑" w:eastAsia="微软雅黑" w:hAnsi="微软雅黑"/>
                  <w:sz w:val="20"/>
                  <w:szCs w:val="21"/>
                </w:rPr>
                <w:t>POST</w:t>
              </w:r>
            </w:ins>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ED739E" w:rsidRDefault="0057280F" w:rsidP="00D10D93">
            <w:pPr>
              <w:rPr>
                <w:ins w:id="1330" w:author="Qiming Gu" w:date="2017-03-12T18:56:00Z"/>
                <w:rFonts w:ascii="微软雅黑" w:eastAsia="微软雅黑" w:hAnsi="微软雅黑"/>
                <w:sz w:val="21"/>
                <w:szCs w:val="21"/>
              </w:rPr>
            </w:pPr>
            <w:ins w:id="1331" w:author="Qiming Gu" w:date="2017-03-12T18:56:00Z">
              <w:r>
                <w:rPr>
                  <w:rFonts w:ascii="微软雅黑" w:eastAsia="微软雅黑" w:hAnsi="微软雅黑" w:hint="eastAsia"/>
                  <w:sz w:val="21"/>
                  <w:szCs w:val="21"/>
                </w:rPr>
                <w:t>发送验证码短信</w:t>
              </w:r>
            </w:ins>
            <w:ins w:id="1332" w:author="Qiming Gu" w:date="2017-03-12T18:58:00Z">
              <w:r>
                <w:rPr>
                  <w:rFonts w:ascii="微软雅黑" w:eastAsia="微软雅黑" w:hAnsi="微软雅黑" w:hint="eastAsia"/>
                  <w:sz w:val="21"/>
                  <w:szCs w:val="21"/>
                </w:rPr>
                <w:t>验证码</w:t>
              </w:r>
            </w:ins>
            <w:ins w:id="1333" w:author="Qiming Gu" w:date="2017-03-12T18:56:00Z">
              <w:r>
                <w:rPr>
                  <w:rFonts w:ascii="微软雅黑" w:eastAsia="微软雅黑" w:hAnsi="微软雅黑" w:hint="eastAsia"/>
                  <w:sz w:val="21"/>
                  <w:szCs w:val="21"/>
                </w:rPr>
                <w:t>，</w:t>
              </w:r>
            </w:ins>
            <w:ins w:id="1334" w:author="Qiming Gu" w:date="2017-03-12T18:58:00Z">
              <w:r>
                <w:rPr>
                  <w:rFonts w:ascii="微软雅黑" w:eastAsia="微软雅黑" w:hAnsi="微软雅黑" w:hint="eastAsia"/>
                  <w:sz w:val="21"/>
                  <w:szCs w:val="21"/>
                </w:rPr>
                <w:t>请求</w:t>
              </w:r>
            </w:ins>
            <w:ins w:id="1335" w:author="Qiming Gu" w:date="2017-03-12T18:56:00Z">
              <w:r>
                <w:rPr>
                  <w:rFonts w:ascii="微软雅黑" w:eastAsia="微软雅黑" w:hAnsi="微软雅黑" w:hint="eastAsia"/>
                  <w:sz w:val="21"/>
                  <w:szCs w:val="21"/>
                </w:rPr>
                <w:t>内容如下：</w:t>
              </w:r>
            </w:ins>
          </w:p>
          <w:p w:rsidR="0057280F" w:rsidRDefault="0057280F" w:rsidP="00D10D93">
            <w:pPr>
              <w:rPr>
                <w:ins w:id="1336" w:author="Qiming Gu" w:date="2017-03-12T18:51:00Z"/>
                <w:rFonts w:ascii="微软雅黑" w:eastAsia="微软雅黑" w:hAnsi="微软雅黑"/>
                <w:sz w:val="21"/>
                <w:szCs w:val="21"/>
              </w:rPr>
            </w:pPr>
            <w:ins w:id="1337" w:author="Qiming Gu" w:date="2017-03-12T18:58:00Z">
              <w:r w:rsidRPr="0057280F">
                <w:rPr>
                  <w:rFonts w:ascii="微软雅黑" w:eastAsia="微软雅黑" w:hAnsi="微软雅黑" w:hint="eastAsia"/>
                  <w:sz w:val="21"/>
                  <w:szCs w:val="21"/>
                </w:rPr>
                <w:t>{"custom_name":"张三", "receive_number", "13800000000"}</w:t>
              </w:r>
            </w:ins>
          </w:p>
        </w:tc>
      </w:tr>
      <w:tr w:rsidR="00ED739E" w:rsidTr="00D10D93">
        <w:trPr>
          <w:trHeight w:val="525"/>
          <w:ins w:id="1338" w:author="Qiming Gu" w:date="2017-03-12T18:51:00Z"/>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ED739E" w:rsidRPr="00D6412E" w:rsidRDefault="0057280F" w:rsidP="00D10D93">
            <w:pPr>
              <w:rPr>
                <w:ins w:id="1339" w:author="Qiming Gu" w:date="2017-03-12T18:51:00Z"/>
                <w:rFonts w:ascii="微软雅黑" w:eastAsia="微软雅黑" w:hAnsi="微软雅黑"/>
                <w:sz w:val="20"/>
                <w:szCs w:val="21"/>
              </w:rPr>
            </w:pPr>
            <w:ins w:id="1340" w:author="Qiming Gu" w:date="2017-03-12T18:55:00Z">
              <w:r w:rsidRPr="00D6412E">
                <w:rPr>
                  <w:rFonts w:ascii="微软雅黑" w:eastAsia="微软雅黑" w:hAnsi="微软雅黑" w:hint="eastAsia"/>
                  <w:sz w:val="20"/>
                  <w:szCs w:val="21"/>
                </w:rPr>
                <w:t>PATH/</w:t>
              </w:r>
              <w:r>
                <w:rPr>
                  <w:rFonts w:ascii="微软雅黑" w:eastAsia="微软雅黑" w:hAnsi="微软雅黑"/>
                  <w:sz w:val="20"/>
                  <w:szCs w:val="21"/>
                </w:rPr>
                <w:t>sms_msgs?action=v_code</w:t>
              </w:r>
            </w:ins>
            <w:ins w:id="1341" w:author="Qiming Gu" w:date="2017-03-12T18:58:00Z">
              <w:r>
                <w:rPr>
                  <w:rFonts w:ascii="微软雅黑" w:eastAsia="微软雅黑" w:hAnsi="微软雅黑" w:hint="eastAsia"/>
                  <w:sz w:val="20"/>
                  <w:szCs w:val="21"/>
                </w:rPr>
                <w:t>&amp;receiv</w:t>
              </w:r>
              <w:r>
                <w:rPr>
                  <w:rFonts w:ascii="微软雅黑" w:eastAsia="微软雅黑" w:hAnsi="微软雅黑"/>
                  <w:sz w:val="20"/>
                  <w:szCs w:val="21"/>
                </w:rPr>
                <w:t>e_number=138000000000</w:t>
              </w:r>
            </w:ins>
            <w:ins w:id="1342" w:author="Qiming Gu" w:date="2017-03-12T18:59:00Z">
              <w:r w:rsidR="00B12B64">
                <w:rPr>
                  <w:rFonts w:ascii="微软雅黑" w:eastAsia="微软雅黑" w:hAnsi="微软雅黑"/>
                  <w:sz w:val="20"/>
                  <w:szCs w:val="21"/>
                </w:rPr>
                <w:t>&amp;v_code=123456</w:t>
              </w:r>
            </w:ins>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ED739E" w:rsidRPr="00D6412E" w:rsidRDefault="00ED739E" w:rsidP="00D10D93">
            <w:pPr>
              <w:rPr>
                <w:ins w:id="1343" w:author="Qiming Gu" w:date="2017-03-12T18:51:00Z"/>
                <w:rFonts w:ascii="微软雅黑" w:eastAsia="微软雅黑" w:hAnsi="微软雅黑"/>
                <w:sz w:val="20"/>
                <w:szCs w:val="21"/>
              </w:rPr>
            </w:pPr>
            <w:ins w:id="1344" w:author="Qiming Gu" w:date="2017-03-12T18:51:00Z">
              <w:r w:rsidRPr="00D6412E">
                <w:rPr>
                  <w:rFonts w:ascii="微软雅黑" w:eastAsia="微软雅黑" w:hAnsi="微软雅黑"/>
                  <w:sz w:val="20"/>
                  <w:szCs w:val="21"/>
                </w:rPr>
                <w:t>GET</w:t>
              </w:r>
            </w:ins>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rsidR="00ED739E" w:rsidRDefault="00B12B64" w:rsidP="00D10D93">
            <w:pPr>
              <w:rPr>
                <w:ins w:id="1345" w:author="Qiming Gu" w:date="2017-03-12T18:51:00Z"/>
                <w:rFonts w:ascii="微软雅黑" w:eastAsia="微软雅黑" w:hAnsi="微软雅黑"/>
                <w:sz w:val="21"/>
                <w:szCs w:val="21"/>
              </w:rPr>
            </w:pPr>
            <w:ins w:id="1346" w:author="Qiming Gu" w:date="2017-03-12T18:59:00Z">
              <w:r>
                <w:rPr>
                  <w:rFonts w:ascii="微软雅黑" w:eastAsia="微软雅黑" w:hAnsi="微软雅黑" w:hint="eastAsia"/>
                  <w:sz w:val="21"/>
                  <w:szCs w:val="21"/>
                </w:rPr>
                <w:t>获取验证结果</w:t>
              </w:r>
            </w:ins>
          </w:p>
        </w:tc>
      </w:tr>
    </w:tbl>
    <w:p w:rsidR="005545A1" w:rsidRDefault="009700DE" w:rsidP="00FA4596">
      <w:pPr>
        <w:pStyle w:val="2"/>
      </w:pPr>
      <w:bookmarkStart w:id="1347" w:name="_GoBack"/>
      <w:bookmarkEnd w:id="1347"/>
      <w:r>
        <w:rPr>
          <w:rFonts w:hint="eastAsia"/>
        </w:rPr>
        <w:t>角色划分</w:t>
      </w:r>
      <w:bookmarkEnd w:id="1307"/>
    </w:p>
    <w:p w:rsidR="005545A1" w:rsidRDefault="009700DE" w:rsidP="00FA4596">
      <w:pPr>
        <w:spacing w:line="560" w:lineRule="exact"/>
      </w:pPr>
      <w:r>
        <w:rPr>
          <w:rFonts w:hint="eastAsia"/>
        </w:rPr>
        <w:t>顾客、商户、客户经理、客服、财务人员、管理人员。</w:t>
      </w:r>
    </w:p>
    <w:p w:rsidR="00292DF1" w:rsidRDefault="00292DF1">
      <w:pPr>
        <w:widowControl/>
        <w:jc w:val="left"/>
        <w:rPr>
          <w:ins w:id="1348" w:author="Qiming Gu" w:date="2017-02-28T20:14:00Z"/>
        </w:rPr>
      </w:pPr>
      <w:ins w:id="1349" w:author="Qiming Gu" w:date="2017-02-28T20:14:00Z">
        <w:r>
          <w:br w:type="page"/>
        </w:r>
      </w:ins>
    </w:p>
    <w:p w:rsidR="000533AE" w:rsidRDefault="00292DF1" w:rsidP="00FA4596">
      <w:pPr>
        <w:spacing w:line="560" w:lineRule="exact"/>
        <w:rPr>
          <w:ins w:id="1350" w:author="Qiming Gu" w:date="2017-02-28T20:14:00Z"/>
        </w:rPr>
      </w:pPr>
      <w:ins w:id="1351" w:author="Qiming Gu" w:date="2017-02-28T20:14:00Z">
        <w:r>
          <w:rPr>
            <w:rFonts w:hint="eastAsia"/>
          </w:rPr>
          <w:lastRenderedPageBreak/>
          <w:t>附录</w:t>
        </w:r>
        <w:r>
          <w:rPr>
            <w:rFonts w:hint="eastAsia"/>
          </w:rPr>
          <w:t>A</w:t>
        </w:r>
        <w:r w:rsidRPr="00292DF1">
          <w:rPr>
            <w:rFonts w:hint="eastAsia"/>
          </w:rPr>
          <w:t>本地测试服务器配置说明</w:t>
        </w:r>
      </w:ins>
    </w:p>
    <w:p w:rsidR="00000000" w:rsidRDefault="00E2445B">
      <w:pPr>
        <w:pStyle w:val="a6"/>
        <w:numPr>
          <w:ilvl w:val="0"/>
          <w:numId w:val="15"/>
        </w:numPr>
        <w:spacing w:line="560" w:lineRule="exact"/>
        <w:ind w:firstLineChars="0"/>
        <w:rPr>
          <w:ins w:id="1352" w:author="Qiming Gu" w:date="2017-02-28T20:15:00Z"/>
        </w:rPr>
        <w:pPrChange w:id="1353" w:author="Qiming Gu" w:date="2017-02-28T20:15:00Z">
          <w:pPr>
            <w:spacing w:line="560" w:lineRule="exact"/>
          </w:pPr>
        </w:pPrChange>
      </w:pPr>
      <w:ins w:id="1354" w:author="Qiming Gu" w:date="2017-02-28T20:15:00Z">
        <w:r>
          <w:rPr>
            <w:rFonts w:hint="eastAsia"/>
          </w:rPr>
          <w:t>配置</w:t>
        </w:r>
        <w:r>
          <w:rPr>
            <w:rFonts w:hint="eastAsia"/>
          </w:rPr>
          <w:t>JDK</w:t>
        </w:r>
      </w:ins>
    </w:p>
    <w:p w:rsidR="00000000" w:rsidRDefault="00E2445B">
      <w:pPr>
        <w:spacing w:line="560" w:lineRule="exact"/>
        <w:ind w:firstLineChars="200" w:firstLine="640"/>
        <w:rPr>
          <w:ins w:id="1355" w:author="Qiming Gu" w:date="2017-02-28T20:15:00Z"/>
        </w:rPr>
        <w:pPrChange w:id="1356" w:author="Qiming Gu" w:date="2017-02-28T20:17:00Z">
          <w:pPr>
            <w:spacing w:line="560" w:lineRule="exact"/>
          </w:pPr>
        </w:pPrChange>
      </w:pPr>
      <w:ins w:id="1357" w:author="Qiming Gu" w:date="2017-02-28T20:15:00Z">
        <w:r>
          <w:rPr>
            <w:rFonts w:hint="eastAsia"/>
          </w:rPr>
          <w:t>下载</w:t>
        </w:r>
      </w:ins>
      <w:ins w:id="1358" w:author="Qiming Gu" w:date="2017-02-28T20:16:00Z">
        <w:r>
          <w:rPr>
            <w:rFonts w:hint="eastAsia"/>
          </w:rPr>
          <w:t>JAVA JDK</w:t>
        </w:r>
        <w:r>
          <w:rPr>
            <w:rFonts w:hint="eastAsia"/>
          </w:rPr>
          <w:t>，版本号为</w:t>
        </w:r>
        <w:r>
          <w:rPr>
            <w:rFonts w:hint="eastAsia"/>
          </w:rPr>
          <w:t>1.8</w:t>
        </w:r>
        <w:r>
          <w:rPr>
            <w:rFonts w:hint="eastAsia"/>
          </w:rPr>
          <w:t>，安装成功后，添加下列系统环境变量</w:t>
        </w:r>
      </w:ins>
      <w:ins w:id="1359" w:author="Qiming Gu" w:date="2017-02-28T20:17:00Z">
        <w:r>
          <w:rPr>
            <w:rFonts w:hint="eastAsia"/>
          </w:rPr>
          <w:t>：</w:t>
        </w:r>
      </w:ins>
    </w:p>
    <w:p w:rsidR="00000000" w:rsidRDefault="00E2445B">
      <w:pPr>
        <w:spacing w:line="560" w:lineRule="exact"/>
        <w:ind w:firstLineChars="200" w:firstLine="640"/>
        <w:rPr>
          <w:ins w:id="1360" w:author="Qiming Gu" w:date="2017-02-28T20:15:00Z"/>
        </w:rPr>
        <w:pPrChange w:id="1361" w:author="Qiming Gu" w:date="2017-02-28T20:19:00Z">
          <w:pPr>
            <w:spacing w:line="560" w:lineRule="exact"/>
          </w:pPr>
        </w:pPrChange>
      </w:pPr>
      <w:ins w:id="1362" w:author="Qiming Gu" w:date="2017-02-28T20:15:00Z">
        <w:r>
          <w:t>JAVA_HOME=</w:t>
        </w:r>
      </w:ins>
      <w:ins w:id="1363" w:author="Qiming Gu" w:date="2017-02-28T20:17:00Z">
        <w:r w:rsidR="008C0C08">
          <w:rPr>
            <w:rFonts w:hint="eastAsia"/>
          </w:rPr>
          <w:t>path</w:t>
        </w:r>
      </w:ins>
      <w:ins w:id="1364" w:author="Qiming Gu" w:date="2017-02-28T20:18:00Z">
        <w:r w:rsidR="008C0C08">
          <w:t>\</w:t>
        </w:r>
      </w:ins>
      <w:ins w:id="1365" w:author="Qiming Gu" w:date="2017-02-28T20:17:00Z">
        <w:r w:rsidR="008C0C08">
          <w:rPr>
            <w:rFonts w:hint="eastAsia"/>
          </w:rPr>
          <w:t>to</w:t>
        </w:r>
      </w:ins>
      <w:ins w:id="1366" w:author="Qiming Gu" w:date="2017-02-28T20:18:00Z">
        <w:r w:rsidR="008C0C08">
          <w:t>\</w:t>
        </w:r>
      </w:ins>
      <w:ins w:id="1367" w:author="Qiming Gu" w:date="2017-02-28T20:15:00Z">
        <w:r>
          <w:t>jdk</w:t>
        </w:r>
      </w:ins>
    </w:p>
    <w:p w:rsidR="00000000" w:rsidRDefault="00E2445B">
      <w:pPr>
        <w:spacing w:line="560" w:lineRule="exact"/>
        <w:ind w:firstLineChars="200" w:firstLine="640"/>
        <w:rPr>
          <w:ins w:id="1368" w:author="Qiming Gu" w:date="2017-02-28T20:15:00Z"/>
        </w:rPr>
        <w:pPrChange w:id="1369" w:author="Qiming Gu" w:date="2017-02-28T20:19:00Z">
          <w:pPr>
            <w:spacing w:line="560" w:lineRule="exact"/>
          </w:pPr>
        </w:pPrChange>
      </w:pPr>
      <w:ins w:id="1370" w:author="Qiming Gu" w:date="2017-02-28T20:15:00Z">
        <w:r>
          <w:t>JRE_HOME=</w:t>
        </w:r>
      </w:ins>
      <w:ins w:id="1371" w:author="Qiming Gu" w:date="2017-02-28T20:18:00Z">
        <w:r w:rsidR="008C0C08">
          <w:rPr>
            <w:rFonts w:hint="eastAsia"/>
          </w:rPr>
          <w:t>%</w:t>
        </w:r>
      </w:ins>
      <w:ins w:id="1372" w:author="Qiming Gu" w:date="2017-02-28T20:15:00Z">
        <w:r>
          <w:t>JAVA_HOME</w:t>
        </w:r>
      </w:ins>
      <w:ins w:id="1373" w:author="Qiming Gu" w:date="2017-02-28T20:18:00Z">
        <w:r w:rsidR="008C0C08">
          <w:rPr>
            <w:rFonts w:hint="eastAsia"/>
          </w:rPr>
          <w:t>%</w:t>
        </w:r>
        <w:r w:rsidR="008C0C08">
          <w:t>\</w:t>
        </w:r>
      </w:ins>
      <w:ins w:id="1374" w:author="Qiming Gu" w:date="2017-02-28T20:15:00Z">
        <w:r>
          <w:t>jre</w:t>
        </w:r>
      </w:ins>
    </w:p>
    <w:p w:rsidR="00000000" w:rsidRDefault="00E2445B">
      <w:pPr>
        <w:spacing w:line="560" w:lineRule="exact"/>
        <w:ind w:firstLineChars="200" w:firstLine="640"/>
        <w:rPr>
          <w:ins w:id="1375" w:author="Qiming Gu" w:date="2017-02-28T20:15:00Z"/>
        </w:rPr>
        <w:pPrChange w:id="1376" w:author="Qiming Gu" w:date="2017-02-28T20:19:00Z">
          <w:pPr>
            <w:spacing w:line="560" w:lineRule="exact"/>
          </w:pPr>
        </w:pPrChange>
      </w:pPr>
      <w:ins w:id="1377" w:author="Qiming Gu" w:date="2017-02-28T20:15:00Z">
        <w:r>
          <w:t>CLASSPATH=.:</w:t>
        </w:r>
      </w:ins>
      <w:ins w:id="1378" w:author="Qiming Gu" w:date="2017-02-28T20:18:00Z">
        <w:r w:rsidR="008C0C08">
          <w:t>%</w:t>
        </w:r>
      </w:ins>
      <w:ins w:id="1379" w:author="Qiming Gu" w:date="2017-02-28T20:15:00Z">
        <w:r>
          <w:t>JRE_HOME</w:t>
        </w:r>
      </w:ins>
      <w:ins w:id="1380" w:author="Qiming Gu" w:date="2017-02-28T20:18:00Z">
        <w:r w:rsidR="008C0C08">
          <w:t>%\</w:t>
        </w:r>
      </w:ins>
      <w:ins w:id="1381" w:author="Qiming Gu" w:date="2017-02-28T20:15:00Z">
        <w:r>
          <w:t>lib</w:t>
        </w:r>
      </w:ins>
    </w:p>
    <w:p w:rsidR="00000000" w:rsidRDefault="00E2445B">
      <w:pPr>
        <w:spacing w:line="560" w:lineRule="exact"/>
        <w:ind w:firstLineChars="200" w:firstLine="640"/>
        <w:rPr>
          <w:ins w:id="1382" w:author="Qiming Gu" w:date="2017-02-28T20:15:00Z"/>
        </w:rPr>
        <w:pPrChange w:id="1383" w:author="Qiming Gu" w:date="2017-02-28T20:19:00Z">
          <w:pPr>
            <w:spacing w:line="560" w:lineRule="exact"/>
          </w:pPr>
        </w:pPrChange>
      </w:pPr>
      <w:ins w:id="1384" w:author="Qiming Gu" w:date="2017-02-28T20:15:00Z">
        <w:r>
          <w:t>PATH=</w:t>
        </w:r>
      </w:ins>
      <w:ins w:id="1385" w:author="Qiming Gu" w:date="2017-02-28T20:19:00Z">
        <w:r w:rsidR="008C0C08">
          <w:t>%</w:t>
        </w:r>
      </w:ins>
      <w:ins w:id="1386" w:author="Qiming Gu" w:date="2017-02-28T20:15:00Z">
        <w:r>
          <w:t>JRE_HOME</w:t>
        </w:r>
      </w:ins>
      <w:ins w:id="1387" w:author="Qiming Gu" w:date="2017-02-28T20:19:00Z">
        <w:r w:rsidR="008C0C08">
          <w:t>%\</w:t>
        </w:r>
      </w:ins>
      <w:ins w:id="1388" w:author="Qiming Gu" w:date="2017-02-28T20:15:00Z">
        <w:r>
          <w:t>bin</w:t>
        </w:r>
      </w:ins>
      <w:ins w:id="1389" w:author="Qiming Gu" w:date="2017-02-28T20:19:00Z">
        <w:r w:rsidR="008C0C08">
          <w:t>;%</w:t>
        </w:r>
      </w:ins>
      <w:ins w:id="1390" w:author="Qiming Gu" w:date="2017-02-28T20:15:00Z">
        <w:r>
          <w:t>PATH</w:t>
        </w:r>
      </w:ins>
      <w:ins w:id="1391" w:author="Qiming Gu" w:date="2017-02-28T20:19:00Z">
        <w:r w:rsidR="008C0C08">
          <w:t>%</w:t>
        </w:r>
      </w:ins>
    </w:p>
    <w:p w:rsidR="00E2445B" w:rsidRPr="005F7424" w:rsidRDefault="00E2445B" w:rsidP="00E2445B">
      <w:pPr>
        <w:spacing w:line="560" w:lineRule="exact"/>
        <w:rPr>
          <w:ins w:id="1392" w:author="Qiming Gu" w:date="2017-02-28T20:15:00Z"/>
        </w:rPr>
      </w:pPr>
    </w:p>
    <w:p w:rsidR="00000000" w:rsidRDefault="00E2445B">
      <w:pPr>
        <w:pStyle w:val="a6"/>
        <w:numPr>
          <w:ilvl w:val="0"/>
          <w:numId w:val="15"/>
        </w:numPr>
        <w:spacing w:line="560" w:lineRule="exact"/>
        <w:ind w:firstLineChars="0"/>
        <w:rPr>
          <w:ins w:id="1393" w:author="Qiming Gu" w:date="2017-02-28T20:15:00Z"/>
        </w:rPr>
        <w:pPrChange w:id="1394" w:author="Qiming Gu" w:date="2017-02-28T20:15:00Z">
          <w:pPr>
            <w:spacing w:line="560" w:lineRule="exact"/>
          </w:pPr>
        </w:pPrChange>
      </w:pPr>
      <w:ins w:id="1395" w:author="Qiming Gu" w:date="2017-02-28T20:15:00Z">
        <w:r>
          <w:rPr>
            <w:rFonts w:hint="eastAsia"/>
          </w:rPr>
          <w:t>配置</w:t>
        </w:r>
        <w:r>
          <w:rPr>
            <w:rFonts w:hint="eastAsia"/>
          </w:rPr>
          <w:t>TOMCAT 9</w:t>
        </w:r>
      </w:ins>
    </w:p>
    <w:p w:rsidR="00000000" w:rsidRDefault="00E2445B">
      <w:pPr>
        <w:spacing w:line="560" w:lineRule="exact"/>
        <w:ind w:firstLineChars="200" w:firstLine="640"/>
        <w:rPr>
          <w:ins w:id="1396" w:author="Qiming Gu" w:date="2017-02-28T20:15:00Z"/>
        </w:rPr>
        <w:pPrChange w:id="1397" w:author="Qiming Gu" w:date="2017-02-28T20:19:00Z">
          <w:pPr>
            <w:spacing w:line="560" w:lineRule="exact"/>
          </w:pPr>
        </w:pPrChange>
      </w:pPr>
      <w:ins w:id="1398" w:author="Qiming Gu" w:date="2017-02-28T20:15:00Z">
        <w:r>
          <w:rPr>
            <w:rFonts w:hint="eastAsia"/>
          </w:rPr>
          <w:t>下载</w:t>
        </w:r>
      </w:ins>
      <w:ins w:id="1399" w:author="Qiming Gu" w:date="2017-02-28T20:20:00Z">
        <w:r w:rsidR="005F7424">
          <w:rPr>
            <w:rFonts w:hint="eastAsia"/>
          </w:rPr>
          <w:t>并安装</w:t>
        </w:r>
        <w:r w:rsidR="005F7424">
          <w:rPr>
            <w:rFonts w:hint="eastAsia"/>
          </w:rPr>
          <w:t>tomcat</w:t>
        </w:r>
        <w:r w:rsidR="005F7424">
          <w:rPr>
            <w:rFonts w:hint="eastAsia"/>
          </w:rPr>
          <w:t>保证能够运行。</w:t>
        </w:r>
      </w:ins>
    </w:p>
    <w:p w:rsidR="00000000" w:rsidRDefault="00E2445B">
      <w:pPr>
        <w:pStyle w:val="a6"/>
        <w:numPr>
          <w:ilvl w:val="0"/>
          <w:numId w:val="15"/>
        </w:numPr>
        <w:spacing w:line="560" w:lineRule="exact"/>
        <w:ind w:firstLineChars="0"/>
        <w:rPr>
          <w:ins w:id="1400" w:author="Qiming Gu" w:date="2017-02-28T20:15:00Z"/>
        </w:rPr>
        <w:pPrChange w:id="1401" w:author="Qiming Gu" w:date="2017-02-28T20:15:00Z">
          <w:pPr>
            <w:spacing w:line="560" w:lineRule="exact"/>
          </w:pPr>
        </w:pPrChange>
      </w:pPr>
      <w:ins w:id="1402" w:author="Qiming Gu" w:date="2017-02-28T20:15:00Z">
        <w:r>
          <w:rPr>
            <w:rFonts w:hint="eastAsia"/>
          </w:rPr>
          <w:t>配置</w:t>
        </w:r>
        <w:r>
          <w:rPr>
            <w:rFonts w:hint="eastAsia"/>
          </w:rPr>
          <w:t>redis</w:t>
        </w:r>
      </w:ins>
      <w:ins w:id="1403" w:author="Qiming Gu" w:date="2017-02-28T20:21:00Z">
        <w:r w:rsidR="00614794" w:rsidRPr="00614794">
          <w:t>3.2.100</w:t>
        </w:r>
      </w:ins>
    </w:p>
    <w:p w:rsidR="00E2445B" w:rsidRDefault="00614794" w:rsidP="00E2445B">
      <w:pPr>
        <w:spacing w:line="560" w:lineRule="exact"/>
        <w:rPr>
          <w:ins w:id="1404" w:author="Qiming Gu" w:date="2017-02-28T20:15:00Z"/>
        </w:rPr>
      </w:pPr>
      <w:ins w:id="1405" w:author="Qiming Gu" w:date="2017-02-28T20:21:00Z">
        <w:r>
          <w:rPr>
            <w:rFonts w:hint="eastAsia"/>
          </w:rPr>
          <w:t>下载并解压缩</w:t>
        </w:r>
        <w:r w:rsidR="00E14D16">
          <w:rPr>
            <w:rFonts w:hint="eastAsia"/>
          </w:rPr>
          <w:t>redis</w:t>
        </w:r>
        <w:r w:rsidR="00E14D16" w:rsidRPr="00E14D16">
          <w:t>3.2.100</w:t>
        </w:r>
      </w:ins>
    </w:p>
    <w:p w:rsidR="00E14D16" w:rsidRDefault="00E14D16" w:rsidP="00E2445B">
      <w:pPr>
        <w:spacing w:line="560" w:lineRule="exact"/>
        <w:rPr>
          <w:ins w:id="1406" w:author="Qiming Gu" w:date="2017-02-28T20:23:00Z"/>
        </w:rPr>
      </w:pPr>
      <w:ins w:id="1407" w:author="Qiming Gu" w:date="2017-02-28T20:23:00Z">
        <w:r>
          <w:rPr>
            <w:rFonts w:hint="eastAsia"/>
          </w:rPr>
          <w:t>修改</w:t>
        </w:r>
        <w:r w:rsidRPr="00E14D16">
          <w:t>redis.windows.conf</w:t>
        </w:r>
        <w:r>
          <w:rPr>
            <w:rFonts w:hint="eastAsia"/>
          </w:rPr>
          <w:t>文件，</w:t>
        </w:r>
      </w:ins>
      <w:ins w:id="1408" w:author="Qiming Gu" w:date="2017-02-28T20:24:00Z">
        <w:r>
          <w:rPr>
            <w:rFonts w:hint="eastAsia"/>
          </w:rPr>
          <w:t>将</w:t>
        </w:r>
        <w:r>
          <w:t>`</w:t>
        </w:r>
        <w:r w:rsidRPr="00E14D16">
          <w:t># requirepass foobared</w:t>
        </w:r>
        <w:r>
          <w:t xml:space="preserve"> `</w:t>
        </w:r>
        <w:r>
          <w:rPr>
            <w:rFonts w:hint="eastAsia"/>
          </w:rPr>
          <w:t>改成</w:t>
        </w:r>
        <w:r w:rsidRPr="00E14D16">
          <w:t xml:space="preserve">requirepass </w:t>
        </w:r>
        <w:r>
          <w:t>abcd1234</w:t>
        </w:r>
      </w:ins>
    </w:p>
    <w:p w:rsidR="00000000" w:rsidRDefault="00E2445B">
      <w:pPr>
        <w:spacing w:line="560" w:lineRule="exact"/>
        <w:ind w:firstLineChars="200" w:firstLine="640"/>
        <w:rPr>
          <w:ins w:id="1409" w:author="Qiming Gu" w:date="2017-02-28T20:15:00Z"/>
        </w:rPr>
        <w:pPrChange w:id="1410" w:author="Qiming Gu" w:date="2017-02-28T20:24:00Z">
          <w:pPr>
            <w:spacing w:line="560" w:lineRule="exact"/>
          </w:pPr>
        </w:pPrChange>
      </w:pPr>
      <w:ins w:id="1411" w:author="Qiming Gu" w:date="2017-02-28T20:15:00Z">
        <w:r>
          <w:rPr>
            <w:rFonts w:hint="eastAsia"/>
          </w:rPr>
          <w:t>将</w:t>
        </w:r>
        <w:r>
          <w:rPr>
            <w:rFonts w:hint="eastAsia"/>
          </w:rPr>
          <w:t>`redis-server.exe redis.windows.conf`</w:t>
        </w:r>
        <w:r>
          <w:rPr>
            <w:rFonts w:hint="eastAsia"/>
          </w:rPr>
          <w:t>语句做成</w:t>
        </w:r>
        <w:r>
          <w:rPr>
            <w:rFonts w:hint="eastAsia"/>
          </w:rPr>
          <w:t>bat</w:t>
        </w:r>
        <w:r>
          <w:rPr>
            <w:rFonts w:hint="eastAsia"/>
          </w:rPr>
          <w:t>文件启动</w:t>
        </w:r>
      </w:ins>
    </w:p>
    <w:p w:rsidR="00ED7A21" w:rsidRDefault="00ED7A21">
      <w:pPr>
        <w:widowControl/>
        <w:jc w:val="left"/>
        <w:rPr>
          <w:ins w:id="1412" w:author="think" w:date="2017-05-01T12:43:00Z"/>
        </w:rPr>
      </w:pPr>
      <w:ins w:id="1413" w:author="think" w:date="2017-05-01T12:43:00Z">
        <w:r>
          <w:br w:type="page"/>
        </w:r>
      </w:ins>
    </w:p>
    <w:p w:rsidR="00292DF1" w:rsidRPr="00E2445B" w:rsidRDefault="00292DF1" w:rsidP="00E2445B">
      <w:pPr>
        <w:spacing w:line="560" w:lineRule="exact"/>
      </w:pPr>
    </w:p>
    <w:sectPr w:rsidR="00292DF1" w:rsidRPr="00E2445B" w:rsidSect="0033583B">
      <w:footerReference w:type="default" r:id="rId36"/>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66" w:author="think" w:date="2017-02-12T16:40:00Z" w:initials="t">
    <w:p w:rsidR="00D10D93" w:rsidRDefault="00D10D93">
      <w:pPr>
        <w:pStyle w:val="aa"/>
      </w:pPr>
      <w:r>
        <w:rPr>
          <w:rStyle w:val="a9"/>
        </w:rPr>
        <w:annotationRef/>
      </w:r>
      <w:r>
        <w:rPr>
          <w:noProof/>
        </w:rPr>
        <w:t>这个</w:t>
      </w:r>
      <w:r>
        <w:rPr>
          <w:rFonts w:hint="eastAsia"/>
          <w:noProof/>
        </w:rPr>
        <w:t>怎么定义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264B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2EF9" w:rsidRDefault="00CD2EF9" w:rsidP="00E93BFF">
      <w:r>
        <w:separator/>
      </w:r>
    </w:p>
  </w:endnote>
  <w:endnote w:type="continuationSeparator" w:id="1">
    <w:p w:rsidR="00CD2EF9" w:rsidRDefault="00CD2EF9" w:rsidP="00E93B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3904186"/>
      <w:docPartObj>
        <w:docPartGallery w:val="Page Numbers (Bottom of Page)"/>
        <w:docPartUnique/>
      </w:docPartObj>
    </w:sdtPr>
    <w:sdtContent>
      <w:p w:rsidR="00D10D93" w:rsidRDefault="00B5495F">
        <w:pPr>
          <w:pStyle w:val="ae"/>
          <w:jc w:val="center"/>
        </w:pPr>
        <w:r>
          <w:fldChar w:fldCharType="begin"/>
        </w:r>
        <w:r w:rsidR="00D10D93">
          <w:instrText>PAGE   \* MERGEFORMAT</w:instrText>
        </w:r>
        <w:r>
          <w:fldChar w:fldCharType="separate"/>
        </w:r>
        <w:r w:rsidR="00ED7A21" w:rsidRPr="00ED7A21">
          <w:rPr>
            <w:noProof/>
            <w:lang w:val="zh-CN"/>
          </w:rPr>
          <w:t>27</w:t>
        </w:r>
        <w:r>
          <w:fldChar w:fldCharType="end"/>
        </w:r>
      </w:p>
    </w:sdtContent>
  </w:sdt>
  <w:p w:rsidR="00D10D93" w:rsidRDefault="00D10D93">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2EF9" w:rsidRDefault="00CD2EF9" w:rsidP="00E93BFF">
      <w:r>
        <w:separator/>
      </w:r>
    </w:p>
  </w:footnote>
  <w:footnote w:type="continuationSeparator" w:id="1">
    <w:p w:rsidR="00CD2EF9" w:rsidRDefault="00CD2EF9" w:rsidP="00E93B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4B0AC5"/>
    <w:multiLevelType w:val="hybridMultilevel"/>
    <w:tmpl w:val="05583B3E"/>
    <w:lvl w:ilvl="0" w:tplc="3DAA1F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0D38DC"/>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17094F"/>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8A04132"/>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5733CA"/>
    <w:multiLevelType w:val="hybridMultilevel"/>
    <w:tmpl w:val="F746B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7E550A"/>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D7C5D54"/>
    <w:multiLevelType w:val="multilevel"/>
    <w:tmpl w:val="DF764AB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56FF29CD"/>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F785873"/>
    <w:multiLevelType w:val="hybridMultilevel"/>
    <w:tmpl w:val="EDE867CA"/>
    <w:lvl w:ilvl="0" w:tplc="62388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27567CB"/>
    <w:multiLevelType w:val="hybridMultilevel"/>
    <w:tmpl w:val="3C805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4026B9"/>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78E0F35"/>
    <w:multiLevelType w:val="hybridMultilevel"/>
    <w:tmpl w:val="7CC0333C"/>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
    <w:nsid w:val="7A4739FF"/>
    <w:multiLevelType w:val="hybridMultilevel"/>
    <w:tmpl w:val="35E84E5C"/>
    <w:lvl w:ilvl="0" w:tplc="1956815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7"/>
  </w:num>
  <w:num w:numId="5">
    <w:abstractNumId w:val="1"/>
  </w:num>
  <w:num w:numId="6">
    <w:abstractNumId w:val="2"/>
  </w:num>
  <w:num w:numId="7">
    <w:abstractNumId w:val="12"/>
  </w:num>
  <w:num w:numId="8">
    <w:abstractNumId w:val="6"/>
  </w:num>
  <w:num w:numId="9">
    <w:abstractNumId w:val="6"/>
  </w:num>
  <w:num w:numId="10">
    <w:abstractNumId w:val="11"/>
  </w:num>
  <w:num w:numId="11">
    <w:abstractNumId w:val="10"/>
  </w:num>
  <w:num w:numId="12">
    <w:abstractNumId w:val="8"/>
  </w:num>
  <w:num w:numId="13">
    <w:abstractNumId w:val="6"/>
  </w:num>
  <w:num w:numId="14">
    <w:abstractNumId w:val="4"/>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ming Gu">
    <w15:presenceInfo w15:providerId="Windows Live" w15:userId="06daed5c388fbe7c"/>
  </w15:person>
  <w15:person w15:author="think">
    <w15:presenceInfo w15:providerId="None" w15:userId="thin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B5891"/>
    <w:rsid w:val="0001180C"/>
    <w:rsid w:val="000167F7"/>
    <w:rsid w:val="0004162C"/>
    <w:rsid w:val="00042902"/>
    <w:rsid w:val="000533AE"/>
    <w:rsid w:val="00053974"/>
    <w:rsid w:val="0005431E"/>
    <w:rsid w:val="000605DC"/>
    <w:rsid w:val="00061D9C"/>
    <w:rsid w:val="000764EE"/>
    <w:rsid w:val="0008435D"/>
    <w:rsid w:val="000845C5"/>
    <w:rsid w:val="00092023"/>
    <w:rsid w:val="00093562"/>
    <w:rsid w:val="000938D5"/>
    <w:rsid w:val="00095924"/>
    <w:rsid w:val="00097565"/>
    <w:rsid w:val="000978B4"/>
    <w:rsid w:val="000A02AB"/>
    <w:rsid w:val="000A030A"/>
    <w:rsid w:val="000A20BF"/>
    <w:rsid w:val="000A25E0"/>
    <w:rsid w:val="000A31F4"/>
    <w:rsid w:val="000A5D7A"/>
    <w:rsid w:val="000D28F4"/>
    <w:rsid w:val="000D4054"/>
    <w:rsid w:val="000D6C8B"/>
    <w:rsid w:val="000E064A"/>
    <w:rsid w:val="000F2A94"/>
    <w:rsid w:val="000F4C9F"/>
    <w:rsid w:val="000F7BA1"/>
    <w:rsid w:val="00103964"/>
    <w:rsid w:val="00104BA6"/>
    <w:rsid w:val="00112BB3"/>
    <w:rsid w:val="001218AF"/>
    <w:rsid w:val="00122014"/>
    <w:rsid w:val="001221A9"/>
    <w:rsid w:val="00126C3D"/>
    <w:rsid w:val="00130FAD"/>
    <w:rsid w:val="0014253E"/>
    <w:rsid w:val="00144A18"/>
    <w:rsid w:val="00154974"/>
    <w:rsid w:val="001554F8"/>
    <w:rsid w:val="00155646"/>
    <w:rsid w:val="0016632B"/>
    <w:rsid w:val="00174D26"/>
    <w:rsid w:val="001767EC"/>
    <w:rsid w:val="00183CE8"/>
    <w:rsid w:val="0019036B"/>
    <w:rsid w:val="0019754E"/>
    <w:rsid w:val="00197EF9"/>
    <w:rsid w:val="001B5409"/>
    <w:rsid w:val="001B6D8C"/>
    <w:rsid w:val="001B7396"/>
    <w:rsid w:val="001C2965"/>
    <w:rsid w:val="001D243F"/>
    <w:rsid w:val="001D3EC1"/>
    <w:rsid w:val="001D5534"/>
    <w:rsid w:val="001D6C0F"/>
    <w:rsid w:val="002033B4"/>
    <w:rsid w:val="00226BD4"/>
    <w:rsid w:val="0024002A"/>
    <w:rsid w:val="00242C86"/>
    <w:rsid w:val="00244211"/>
    <w:rsid w:val="002453FF"/>
    <w:rsid w:val="0024605A"/>
    <w:rsid w:val="002509F5"/>
    <w:rsid w:val="002539E2"/>
    <w:rsid w:val="00260B37"/>
    <w:rsid w:val="002674BA"/>
    <w:rsid w:val="00271FEB"/>
    <w:rsid w:val="00277227"/>
    <w:rsid w:val="00285C08"/>
    <w:rsid w:val="00285E05"/>
    <w:rsid w:val="00285F50"/>
    <w:rsid w:val="00290112"/>
    <w:rsid w:val="0029212C"/>
    <w:rsid w:val="00292DF1"/>
    <w:rsid w:val="0029652F"/>
    <w:rsid w:val="00296D74"/>
    <w:rsid w:val="002B05C3"/>
    <w:rsid w:val="002B1B42"/>
    <w:rsid w:val="002C40A8"/>
    <w:rsid w:val="002C5375"/>
    <w:rsid w:val="002C5E06"/>
    <w:rsid w:val="002C6FBE"/>
    <w:rsid w:val="002D3558"/>
    <w:rsid w:val="002D4F69"/>
    <w:rsid w:val="002F3D47"/>
    <w:rsid w:val="00301163"/>
    <w:rsid w:val="003043E5"/>
    <w:rsid w:val="003049B8"/>
    <w:rsid w:val="00331A3D"/>
    <w:rsid w:val="00333243"/>
    <w:rsid w:val="0033583B"/>
    <w:rsid w:val="00340316"/>
    <w:rsid w:val="003405CF"/>
    <w:rsid w:val="00343CF2"/>
    <w:rsid w:val="00347AFD"/>
    <w:rsid w:val="0035461A"/>
    <w:rsid w:val="00356436"/>
    <w:rsid w:val="00361636"/>
    <w:rsid w:val="003646AE"/>
    <w:rsid w:val="00366065"/>
    <w:rsid w:val="00367A80"/>
    <w:rsid w:val="00367C32"/>
    <w:rsid w:val="00370295"/>
    <w:rsid w:val="003722AA"/>
    <w:rsid w:val="00375F5E"/>
    <w:rsid w:val="0039300C"/>
    <w:rsid w:val="00394659"/>
    <w:rsid w:val="003A69A9"/>
    <w:rsid w:val="003B0E38"/>
    <w:rsid w:val="003B5DF3"/>
    <w:rsid w:val="003B6374"/>
    <w:rsid w:val="003B6906"/>
    <w:rsid w:val="003C10AF"/>
    <w:rsid w:val="003C3C16"/>
    <w:rsid w:val="003C5C4F"/>
    <w:rsid w:val="003D0387"/>
    <w:rsid w:val="003D233B"/>
    <w:rsid w:val="003F1EE6"/>
    <w:rsid w:val="003F43CA"/>
    <w:rsid w:val="00400229"/>
    <w:rsid w:val="00403828"/>
    <w:rsid w:val="004071A0"/>
    <w:rsid w:val="004253A8"/>
    <w:rsid w:val="004272A5"/>
    <w:rsid w:val="004304EE"/>
    <w:rsid w:val="0043288A"/>
    <w:rsid w:val="00432ED9"/>
    <w:rsid w:val="004465D7"/>
    <w:rsid w:val="004467C8"/>
    <w:rsid w:val="004500B3"/>
    <w:rsid w:val="00461A6A"/>
    <w:rsid w:val="004646FA"/>
    <w:rsid w:val="00470114"/>
    <w:rsid w:val="004716F0"/>
    <w:rsid w:val="004839D2"/>
    <w:rsid w:val="00490400"/>
    <w:rsid w:val="004A0D6E"/>
    <w:rsid w:val="004B07C0"/>
    <w:rsid w:val="004B6E60"/>
    <w:rsid w:val="004B6F36"/>
    <w:rsid w:val="004B7D6B"/>
    <w:rsid w:val="004C3B4B"/>
    <w:rsid w:val="004C3BD6"/>
    <w:rsid w:val="004C5F83"/>
    <w:rsid w:val="004C6294"/>
    <w:rsid w:val="004D1661"/>
    <w:rsid w:val="004D4B20"/>
    <w:rsid w:val="004D5B46"/>
    <w:rsid w:val="004D6E1A"/>
    <w:rsid w:val="005010A8"/>
    <w:rsid w:val="00503AC3"/>
    <w:rsid w:val="005103C1"/>
    <w:rsid w:val="00516626"/>
    <w:rsid w:val="00520989"/>
    <w:rsid w:val="00525401"/>
    <w:rsid w:val="00533563"/>
    <w:rsid w:val="0053646A"/>
    <w:rsid w:val="00543ACC"/>
    <w:rsid w:val="00550AB4"/>
    <w:rsid w:val="005545A1"/>
    <w:rsid w:val="005604C4"/>
    <w:rsid w:val="00560713"/>
    <w:rsid w:val="005660EA"/>
    <w:rsid w:val="00566202"/>
    <w:rsid w:val="00566E1C"/>
    <w:rsid w:val="0057280F"/>
    <w:rsid w:val="00573BE4"/>
    <w:rsid w:val="005769A4"/>
    <w:rsid w:val="00577074"/>
    <w:rsid w:val="00577889"/>
    <w:rsid w:val="00583635"/>
    <w:rsid w:val="00590549"/>
    <w:rsid w:val="00597E60"/>
    <w:rsid w:val="005A5300"/>
    <w:rsid w:val="005B0C11"/>
    <w:rsid w:val="005B3354"/>
    <w:rsid w:val="005B7525"/>
    <w:rsid w:val="005B7DAF"/>
    <w:rsid w:val="005C21F2"/>
    <w:rsid w:val="005C338B"/>
    <w:rsid w:val="005C45F3"/>
    <w:rsid w:val="005C619C"/>
    <w:rsid w:val="005C6664"/>
    <w:rsid w:val="005D0D97"/>
    <w:rsid w:val="005D30E7"/>
    <w:rsid w:val="005D4C1D"/>
    <w:rsid w:val="005D5AC0"/>
    <w:rsid w:val="005D5E28"/>
    <w:rsid w:val="005E1588"/>
    <w:rsid w:val="005E5605"/>
    <w:rsid w:val="005E6EF0"/>
    <w:rsid w:val="005F097F"/>
    <w:rsid w:val="005F6BF1"/>
    <w:rsid w:val="005F7424"/>
    <w:rsid w:val="00614794"/>
    <w:rsid w:val="00615D83"/>
    <w:rsid w:val="0062450D"/>
    <w:rsid w:val="006245CA"/>
    <w:rsid w:val="00634D76"/>
    <w:rsid w:val="006353B0"/>
    <w:rsid w:val="00637C42"/>
    <w:rsid w:val="00646317"/>
    <w:rsid w:val="00646AE7"/>
    <w:rsid w:val="00647652"/>
    <w:rsid w:val="00651E7D"/>
    <w:rsid w:val="00651FE6"/>
    <w:rsid w:val="00660F5D"/>
    <w:rsid w:val="00667765"/>
    <w:rsid w:val="00673548"/>
    <w:rsid w:val="00674D26"/>
    <w:rsid w:val="00686454"/>
    <w:rsid w:val="00686B2F"/>
    <w:rsid w:val="00694209"/>
    <w:rsid w:val="00694AA7"/>
    <w:rsid w:val="006A0A71"/>
    <w:rsid w:val="006A10BE"/>
    <w:rsid w:val="006A5CED"/>
    <w:rsid w:val="006B287F"/>
    <w:rsid w:val="006C0AC7"/>
    <w:rsid w:val="006C35E0"/>
    <w:rsid w:val="006D4602"/>
    <w:rsid w:val="006E1F2B"/>
    <w:rsid w:val="006E33D2"/>
    <w:rsid w:val="006E6064"/>
    <w:rsid w:val="006F1DE2"/>
    <w:rsid w:val="006F28B2"/>
    <w:rsid w:val="006F3917"/>
    <w:rsid w:val="006F3DC9"/>
    <w:rsid w:val="006F6971"/>
    <w:rsid w:val="006F6EBC"/>
    <w:rsid w:val="00706098"/>
    <w:rsid w:val="00710FE5"/>
    <w:rsid w:val="00711A8C"/>
    <w:rsid w:val="00723B5F"/>
    <w:rsid w:val="00731AB5"/>
    <w:rsid w:val="0074091B"/>
    <w:rsid w:val="00753D11"/>
    <w:rsid w:val="00760941"/>
    <w:rsid w:val="0076120A"/>
    <w:rsid w:val="00764DED"/>
    <w:rsid w:val="007656F6"/>
    <w:rsid w:val="00772531"/>
    <w:rsid w:val="00772BF5"/>
    <w:rsid w:val="00776A35"/>
    <w:rsid w:val="00786C01"/>
    <w:rsid w:val="007877CA"/>
    <w:rsid w:val="007A3E6B"/>
    <w:rsid w:val="007A458C"/>
    <w:rsid w:val="007A64F1"/>
    <w:rsid w:val="007A6C09"/>
    <w:rsid w:val="007B6730"/>
    <w:rsid w:val="007D66DD"/>
    <w:rsid w:val="007E03D0"/>
    <w:rsid w:val="007F080C"/>
    <w:rsid w:val="007F785C"/>
    <w:rsid w:val="00803806"/>
    <w:rsid w:val="00806867"/>
    <w:rsid w:val="00806FDA"/>
    <w:rsid w:val="008121CF"/>
    <w:rsid w:val="008175FC"/>
    <w:rsid w:val="00822111"/>
    <w:rsid w:val="00825BD0"/>
    <w:rsid w:val="00826861"/>
    <w:rsid w:val="00826B0B"/>
    <w:rsid w:val="00834FBA"/>
    <w:rsid w:val="00843A98"/>
    <w:rsid w:val="00846948"/>
    <w:rsid w:val="00847450"/>
    <w:rsid w:val="00855429"/>
    <w:rsid w:val="00855F63"/>
    <w:rsid w:val="0087265F"/>
    <w:rsid w:val="008834F2"/>
    <w:rsid w:val="008869D4"/>
    <w:rsid w:val="008922E7"/>
    <w:rsid w:val="00896813"/>
    <w:rsid w:val="0089773F"/>
    <w:rsid w:val="00897A2C"/>
    <w:rsid w:val="00897E71"/>
    <w:rsid w:val="008A6B89"/>
    <w:rsid w:val="008B282F"/>
    <w:rsid w:val="008B376B"/>
    <w:rsid w:val="008B64CD"/>
    <w:rsid w:val="008B72F3"/>
    <w:rsid w:val="008C0C08"/>
    <w:rsid w:val="008D550D"/>
    <w:rsid w:val="008F30C1"/>
    <w:rsid w:val="008F561A"/>
    <w:rsid w:val="008F703F"/>
    <w:rsid w:val="00902574"/>
    <w:rsid w:val="00903E1E"/>
    <w:rsid w:val="009377B0"/>
    <w:rsid w:val="00941ABE"/>
    <w:rsid w:val="00954742"/>
    <w:rsid w:val="009550D5"/>
    <w:rsid w:val="009604B8"/>
    <w:rsid w:val="00962148"/>
    <w:rsid w:val="00966132"/>
    <w:rsid w:val="00967021"/>
    <w:rsid w:val="00967696"/>
    <w:rsid w:val="009700DE"/>
    <w:rsid w:val="009720CB"/>
    <w:rsid w:val="009764F5"/>
    <w:rsid w:val="00984FAB"/>
    <w:rsid w:val="009866B1"/>
    <w:rsid w:val="0099119D"/>
    <w:rsid w:val="00996ED2"/>
    <w:rsid w:val="009A0CCD"/>
    <w:rsid w:val="009A16AD"/>
    <w:rsid w:val="009A178D"/>
    <w:rsid w:val="009B702A"/>
    <w:rsid w:val="009B7AE9"/>
    <w:rsid w:val="009D2BA6"/>
    <w:rsid w:val="009D44F8"/>
    <w:rsid w:val="009D4F26"/>
    <w:rsid w:val="009E283F"/>
    <w:rsid w:val="009E3ED9"/>
    <w:rsid w:val="009E670C"/>
    <w:rsid w:val="009F3A87"/>
    <w:rsid w:val="00A041C7"/>
    <w:rsid w:val="00A10463"/>
    <w:rsid w:val="00A12C72"/>
    <w:rsid w:val="00A16110"/>
    <w:rsid w:val="00A203D0"/>
    <w:rsid w:val="00A534BB"/>
    <w:rsid w:val="00A537AD"/>
    <w:rsid w:val="00A559B1"/>
    <w:rsid w:val="00A561E9"/>
    <w:rsid w:val="00A5744F"/>
    <w:rsid w:val="00A61781"/>
    <w:rsid w:val="00A92F23"/>
    <w:rsid w:val="00A962FB"/>
    <w:rsid w:val="00A97ACD"/>
    <w:rsid w:val="00AA0B2F"/>
    <w:rsid w:val="00AC1D97"/>
    <w:rsid w:val="00AD16DB"/>
    <w:rsid w:val="00AD428C"/>
    <w:rsid w:val="00AE5121"/>
    <w:rsid w:val="00AF01E3"/>
    <w:rsid w:val="00B02185"/>
    <w:rsid w:val="00B11750"/>
    <w:rsid w:val="00B12B64"/>
    <w:rsid w:val="00B13E01"/>
    <w:rsid w:val="00B1539A"/>
    <w:rsid w:val="00B21DC7"/>
    <w:rsid w:val="00B22436"/>
    <w:rsid w:val="00B4127F"/>
    <w:rsid w:val="00B45702"/>
    <w:rsid w:val="00B5495F"/>
    <w:rsid w:val="00B5678B"/>
    <w:rsid w:val="00B63E85"/>
    <w:rsid w:val="00B6717B"/>
    <w:rsid w:val="00B75897"/>
    <w:rsid w:val="00B80FAF"/>
    <w:rsid w:val="00B95A0D"/>
    <w:rsid w:val="00B97990"/>
    <w:rsid w:val="00BA1A6B"/>
    <w:rsid w:val="00BA4C51"/>
    <w:rsid w:val="00BB1556"/>
    <w:rsid w:val="00BB1712"/>
    <w:rsid w:val="00BB6846"/>
    <w:rsid w:val="00BD130B"/>
    <w:rsid w:val="00BD428C"/>
    <w:rsid w:val="00BF0A1F"/>
    <w:rsid w:val="00BF1F9C"/>
    <w:rsid w:val="00BF45FF"/>
    <w:rsid w:val="00BF51FD"/>
    <w:rsid w:val="00C03A9C"/>
    <w:rsid w:val="00C04674"/>
    <w:rsid w:val="00C22116"/>
    <w:rsid w:val="00C23CCD"/>
    <w:rsid w:val="00C24F4A"/>
    <w:rsid w:val="00C40477"/>
    <w:rsid w:val="00C43659"/>
    <w:rsid w:val="00C47918"/>
    <w:rsid w:val="00C53CFE"/>
    <w:rsid w:val="00C5477E"/>
    <w:rsid w:val="00C62F9B"/>
    <w:rsid w:val="00C6452C"/>
    <w:rsid w:val="00C70D11"/>
    <w:rsid w:val="00C715A2"/>
    <w:rsid w:val="00C73C90"/>
    <w:rsid w:val="00C749AB"/>
    <w:rsid w:val="00C805E6"/>
    <w:rsid w:val="00C810E4"/>
    <w:rsid w:val="00C81A2D"/>
    <w:rsid w:val="00C85288"/>
    <w:rsid w:val="00C8640F"/>
    <w:rsid w:val="00C90AB7"/>
    <w:rsid w:val="00CA2FC5"/>
    <w:rsid w:val="00CB5CD0"/>
    <w:rsid w:val="00CB6872"/>
    <w:rsid w:val="00CD0414"/>
    <w:rsid w:val="00CD2EF9"/>
    <w:rsid w:val="00CD3F43"/>
    <w:rsid w:val="00CD7987"/>
    <w:rsid w:val="00CE407E"/>
    <w:rsid w:val="00CF11E6"/>
    <w:rsid w:val="00CF5B56"/>
    <w:rsid w:val="00D0342C"/>
    <w:rsid w:val="00D10AF5"/>
    <w:rsid w:val="00D10D93"/>
    <w:rsid w:val="00D16A51"/>
    <w:rsid w:val="00D20344"/>
    <w:rsid w:val="00D30F0F"/>
    <w:rsid w:val="00D40AD8"/>
    <w:rsid w:val="00D42EC3"/>
    <w:rsid w:val="00D43C90"/>
    <w:rsid w:val="00D522BA"/>
    <w:rsid w:val="00D551E2"/>
    <w:rsid w:val="00D55C88"/>
    <w:rsid w:val="00D56767"/>
    <w:rsid w:val="00D605DA"/>
    <w:rsid w:val="00D65B6E"/>
    <w:rsid w:val="00D71F0D"/>
    <w:rsid w:val="00D813EC"/>
    <w:rsid w:val="00D866A4"/>
    <w:rsid w:val="00D90D94"/>
    <w:rsid w:val="00D954C9"/>
    <w:rsid w:val="00DA2E0E"/>
    <w:rsid w:val="00DA6119"/>
    <w:rsid w:val="00DA6B60"/>
    <w:rsid w:val="00DA712C"/>
    <w:rsid w:val="00DA7E15"/>
    <w:rsid w:val="00DB2A07"/>
    <w:rsid w:val="00DB3DA1"/>
    <w:rsid w:val="00DB5960"/>
    <w:rsid w:val="00DB776F"/>
    <w:rsid w:val="00DC1D2E"/>
    <w:rsid w:val="00DC2586"/>
    <w:rsid w:val="00DD37D7"/>
    <w:rsid w:val="00DD5B38"/>
    <w:rsid w:val="00DE07AC"/>
    <w:rsid w:val="00DE0B7D"/>
    <w:rsid w:val="00DF0262"/>
    <w:rsid w:val="00DF6313"/>
    <w:rsid w:val="00DF6B9D"/>
    <w:rsid w:val="00DF7ED2"/>
    <w:rsid w:val="00E03046"/>
    <w:rsid w:val="00E12FB9"/>
    <w:rsid w:val="00E14D16"/>
    <w:rsid w:val="00E22EDA"/>
    <w:rsid w:val="00E2445B"/>
    <w:rsid w:val="00E31D02"/>
    <w:rsid w:val="00E42449"/>
    <w:rsid w:val="00E46F6E"/>
    <w:rsid w:val="00E4788F"/>
    <w:rsid w:val="00E534F8"/>
    <w:rsid w:val="00E6347C"/>
    <w:rsid w:val="00E67AA3"/>
    <w:rsid w:val="00E739F7"/>
    <w:rsid w:val="00E7668D"/>
    <w:rsid w:val="00E80AC4"/>
    <w:rsid w:val="00E82005"/>
    <w:rsid w:val="00E83D02"/>
    <w:rsid w:val="00E90C73"/>
    <w:rsid w:val="00E92330"/>
    <w:rsid w:val="00E93BFF"/>
    <w:rsid w:val="00EA0FAB"/>
    <w:rsid w:val="00EA3346"/>
    <w:rsid w:val="00EA494B"/>
    <w:rsid w:val="00EB0257"/>
    <w:rsid w:val="00EB086C"/>
    <w:rsid w:val="00EB17A4"/>
    <w:rsid w:val="00EB6E32"/>
    <w:rsid w:val="00EB74AC"/>
    <w:rsid w:val="00EC3116"/>
    <w:rsid w:val="00EC41FD"/>
    <w:rsid w:val="00EC6569"/>
    <w:rsid w:val="00ED1E42"/>
    <w:rsid w:val="00ED238D"/>
    <w:rsid w:val="00ED32E1"/>
    <w:rsid w:val="00ED739E"/>
    <w:rsid w:val="00ED7A21"/>
    <w:rsid w:val="00EE110D"/>
    <w:rsid w:val="00EF367D"/>
    <w:rsid w:val="00EF6421"/>
    <w:rsid w:val="00EF748B"/>
    <w:rsid w:val="00EF7F73"/>
    <w:rsid w:val="00F04033"/>
    <w:rsid w:val="00F100EE"/>
    <w:rsid w:val="00F1568F"/>
    <w:rsid w:val="00F22076"/>
    <w:rsid w:val="00F30690"/>
    <w:rsid w:val="00F30A01"/>
    <w:rsid w:val="00F3297A"/>
    <w:rsid w:val="00F4363E"/>
    <w:rsid w:val="00F52D36"/>
    <w:rsid w:val="00F576B7"/>
    <w:rsid w:val="00F61207"/>
    <w:rsid w:val="00F747EE"/>
    <w:rsid w:val="00F80608"/>
    <w:rsid w:val="00F9065F"/>
    <w:rsid w:val="00F92709"/>
    <w:rsid w:val="00FA0429"/>
    <w:rsid w:val="00FA066F"/>
    <w:rsid w:val="00FA078C"/>
    <w:rsid w:val="00FA1A29"/>
    <w:rsid w:val="00FA22A4"/>
    <w:rsid w:val="00FA32F3"/>
    <w:rsid w:val="00FA4596"/>
    <w:rsid w:val="00FB19D2"/>
    <w:rsid w:val="00FB3797"/>
    <w:rsid w:val="00FB5891"/>
    <w:rsid w:val="00FB74D7"/>
    <w:rsid w:val="00FC132B"/>
    <w:rsid w:val="00FC1B59"/>
    <w:rsid w:val="00FC3ED1"/>
    <w:rsid w:val="00FC577C"/>
    <w:rsid w:val="00FC679E"/>
    <w:rsid w:val="00FD0AFC"/>
    <w:rsid w:val="00FD132F"/>
    <w:rsid w:val="00FD4F24"/>
    <w:rsid w:val="00FE47A0"/>
    <w:rsid w:val="00FE4E2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顶格正文"/>
    <w:qFormat/>
    <w:rsid w:val="000605DC"/>
    <w:pPr>
      <w:widowControl w:val="0"/>
      <w:jc w:val="both"/>
    </w:pPr>
    <w:rPr>
      <w:sz w:val="32"/>
    </w:rPr>
  </w:style>
  <w:style w:type="paragraph" w:styleId="1">
    <w:name w:val="heading 1"/>
    <w:basedOn w:val="a"/>
    <w:next w:val="a"/>
    <w:link w:val="1Char"/>
    <w:uiPriority w:val="9"/>
    <w:qFormat/>
    <w:rsid w:val="00B22436"/>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2436"/>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B22436"/>
    <w:pPr>
      <w:keepNext/>
      <w:keepLines/>
      <w:numPr>
        <w:ilvl w:val="2"/>
        <w:numId w:val="8"/>
      </w:numPr>
      <w:spacing w:before="260" w:after="260" w:line="416" w:lineRule="auto"/>
      <w:outlineLvl w:val="2"/>
    </w:pPr>
    <w:rPr>
      <w:b/>
      <w:bCs/>
      <w:szCs w:val="32"/>
    </w:rPr>
  </w:style>
  <w:style w:type="paragraph" w:styleId="4">
    <w:name w:val="heading 4"/>
    <w:basedOn w:val="a"/>
    <w:next w:val="a"/>
    <w:link w:val="4Char"/>
    <w:uiPriority w:val="9"/>
    <w:unhideWhenUsed/>
    <w:qFormat/>
    <w:rsid w:val="00B22436"/>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22436"/>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22436"/>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22436"/>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22436"/>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22436"/>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Char"/>
    <w:autoRedefine/>
    <w:uiPriority w:val="10"/>
    <w:qFormat/>
    <w:rsid w:val="00DD37D7"/>
    <w:pPr>
      <w:spacing w:before="240" w:after="60"/>
      <w:jc w:val="center"/>
      <w:outlineLvl w:val="0"/>
    </w:pPr>
    <w:rPr>
      <w:rFonts w:asciiTheme="majorHAnsi" w:eastAsia="宋体" w:hAnsiTheme="majorHAnsi" w:cstheme="majorBidi"/>
      <w:b/>
      <w:bCs/>
      <w:sz w:val="44"/>
      <w:szCs w:val="32"/>
    </w:rPr>
  </w:style>
  <w:style w:type="character" w:customStyle="1" w:styleId="Char">
    <w:name w:val="标题 Char"/>
    <w:basedOn w:val="a0"/>
    <w:link w:val="a3"/>
    <w:uiPriority w:val="10"/>
    <w:rsid w:val="00DD37D7"/>
    <w:rPr>
      <w:rFonts w:asciiTheme="majorHAnsi" w:eastAsia="宋体" w:hAnsiTheme="majorHAnsi" w:cstheme="majorBidi"/>
      <w:b/>
      <w:bCs/>
      <w:sz w:val="44"/>
      <w:szCs w:val="32"/>
    </w:rPr>
  </w:style>
  <w:style w:type="paragraph" w:customStyle="1" w:styleId="a4">
    <w:name w:val="内缩正文"/>
    <w:basedOn w:val="a"/>
    <w:qFormat/>
    <w:rsid w:val="00DD37D7"/>
    <w:pPr>
      <w:spacing w:line="360" w:lineRule="auto"/>
      <w:ind w:firstLineChars="200" w:firstLine="200"/>
    </w:pPr>
  </w:style>
  <w:style w:type="paragraph" w:customStyle="1" w:styleId="a5">
    <w:name w:val="表格文字"/>
    <w:qFormat/>
    <w:rsid w:val="00DD37D7"/>
  </w:style>
  <w:style w:type="paragraph" w:styleId="a6">
    <w:name w:val="List Paragraph"/>
    <w:basedOn w:val="a"/>
    <w:uiPriority w:val="34"/>
    <w:qFormat/>
    <w:rsid w:val="004272A5"/>
    <w:pPr>
      <w:ind w:firstLineChars="200" w:firstLine="420"/>
    </w:pPr>
  </w:style>
  <w:style w:type="paragraph" w:styleId="a7">
    <w:name w:val="Balloon Text"/>
    <w:basedOn w:val="a"/>
    <w:link w:val="Char0"/>
    <w:uiPriority w:val="99"/>
    <w:semiHidden/>
    <w:unhideWhenUsed/>
    <w:rsid w:val="004272A5"/>
    <w:rPr>
      <w:sz w:val="18"/>
      <w:szCs w:val="18"/>
    </w:rPr>
  </w:style>
  <w:style w:type="character" w:customStyle="1" w:styleId="Char0">
    <w:name w:val="批注框文本 Char"/>
    <w:basedOn w:val="a0"/>
    <w:link w:val="a7"/>
    <w:uiPriority w:val="99"/>
    <w:semiHidden/>
    <w:rsid w:val="004272A5"/>
    <w:rPr>
      <w:sz w:val="18"/>
      <w:szCs w:val="18"/>
    </w:rPr>
  </w:style>
  <w:style w:type="character" w:customStyle="1" w:styleId="1Char">
    <w:name w:val="标题 1 Char"/>
    <w:basedOn w:val="a0"/>
    <w:link w:val="1"/>
    <w:uiPriority w:val="9"/>
    <w:rsid w:val="00B22436"/>
    <w:rPr>
      <w:b/>
      <w:bCs/>
      <w:kern w:val="44"/>
      <w:sz w:val="44"/>
      <w:szCs w:val="44"/>
    </w:rPr>
  </w:style>
  <w:style w:type="character" w:customStyle="1" w:styleId="2Char">
    <w:name w:val="标题 2 Char"/>
    <w:basedOn w:val="a0"/>
    <w:link w:val="2"/>
    <w:uiPriority w:val="9"/>
    <w:rsid w:val="00B22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2436"/>
    <w:rPr>
      <w:b/>
      <w:bCs/>
      <w:sz w:val="32"/>
      <w:szCs w:val="32"/>
    </w:rPr>
  </w:style>
  <w:style w:type="character" w:customStyle="1" w:styleId="4Char">
    <w:name w:val="标题 4 Char"/>
    <w:basedOn w:val="a0"/>
    <w:link w:val="4"/>
    <w:uiPriority w:val="9"/>
    <w:rsid w:val="00B2243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22436"/>
    <w:rPr>
      <w:b/>
      <w:bCs/>
      <w:sz w:val="28"/>
      <w:szCs w:val="28"/>
    </w:rPr>
  </w:style>
  <w:style w:type="character" w:customStyle="1" w:styleId="6Char">
    <w:name w:val="标题 6 Char"/>
    <w:basedOn w:val="a0"/>
    <w:link w:val="6"/>
    <w:uiPriority w:val="9"/>
    <w:semiHidden/>
    <w:rsid w:val="00B2243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22436"/>
    <w:rPr>
      <w:b/>
      <w:bCs/>
      <w:sz w:val="24"/>
      <w:szCs w:val="24"/>
    </w:rPr>
  </w:style>
  <w:style w:type="character" w:customStyle="1" w:styleId="8Char">
    <w:name w:val="标题 8 Char"/>
    <w:basedOn w:val="a0"/>
    <w:link w:val="8"/>
    <w:uiPriority w:val="9"/>
    <w:semiHidden/>
    <w:rsid w:val="00B2243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22436"/>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226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26BD4"/>
    <w:rPr>
      <w:rFonts w:ascii="宋体" w:eastAsia="宋体" w:hAnsi="宋体" w:cs="宋体"/>
      <w:kern w:val="0"/>
      <w:sz w:val="24"/>
      <w:szCs w:val="24"/>
    </w:rPr>
  </w:style>
  <w:style w:type="character" w:customStyle="1" w:styleId="sql1-delimitedidentifier1">
    <w:name w:val="sql1-delimitedidentifier1"/>
    <w:basedOn w:val="a0"/>
    <w:rsid w:val="00226BD4"/>
    <w:rPr>
      <w:color w:val="808000"/>
    </w:rPr>
  </w:style>
  <w:style w:type="character" w:customStyle="1" w:styleId="sql1-space">
    <w:name w:val="sql1-space"/>
    <w:basedOn w:val="a0"/>
    <w:rsid w:val="00226BD4"/>
  </w:style>
  <w:style w:type="character" w:customStyle="1" w:styleId="sql1-datatype1">
    <w:name w:val="sql1-datatype1"/>
    <w:basedOn w:val="a0"/>
    <w:rsid w:val="00226BD4"/>
    <w:rPr>
      <w:b/>
      <w:bCs/>
      <w:color w:val="800000"/>
    </w:rPr>
  </w:style>
  <w:style w:type="character" w:customStyle="1" w:styleId="sql1-symbol1">
    <w:name w:val="sql1-symbol1"/>
    <w:basedOn w:val="a0"/>
    <w:rsid w:val="00226BD4"/>
    <w:rPr>
      <w:color w:val="0000FF"/>
    </w:rPr>
  </w:style>
  <w:style w:type="character" w:customStyle="1" w:styleId="sql1-number1">
    <w:name w:val="sql1-number1"/>
    <w:basedOn w:val="a0"/>
    <w:rsid w:val="00226BD4"/>
    <w:rPr>
      <w:color w:val="800080"/>
    </w:rPr>
  </w:style>
  <w:style w:type="character" w:customStyle="1" w:styleId="sql1-reservedword1">
    <w:name w:val="sql1-reservedword1"/>
    <w:basedOn w:val="a0"/>
    <w:rsid w:val="00226BD4"/>
    <w:rPr>
      <w:b/>
      <w:bCs/>
      <w:color w:val="0000FF"/>
    </w:rPr>
  </w:style>
  <w:style w:type="character" w:customStyle="1" w:styleId="sql1-string1">
    <w:name w:val="sql1-string1"/>
    <w:basedOn w:val="a0"/>
    <w:rsid w:val="00226BD4"/>
    <w:rPr>
      <w:color w:val="008000"/>
    </w:rPr>
  </w:style>
  <w:style w:type="table" w:styleId="a8">
    <w:name w:val="Table Grid"/>
    <w:basedOn w:val="a1"/>
    <w:uiPriority w:val="59"/>
    <w:rsid w:val="00226BD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annotation reference"/>
    <w:basedOn w:val="a0"/>
    <w:uiPriority w:val="99"/>
    <w:semiHidden/>
    <w:unhideWhenUsed/>
    <w:rsid w:val="00637C42"/>
    <w:rPr>
      <w:sz w:val="21"/>
      <w:szCs w:val="21"/>
    </w:rPr>
  </w:style>
  <w:style w:type="paragraph" w:styleId="aa">
    <w:name w:val="annotation text"/>
    <w:basedOn w:val="a"/>
    <w:link w:val="Char1"/>
    <w:uiPriority w:val="99"/>
    <w:semiHidden/>
    <w:unhideWhenUsed/>
    <w:rsid w:val="00637C42"/>
    <w:pPr>
      <w:jc w:val="left"/>
    </w:pPr>
  </w:style>
  <w:style w:type="character" w:customStyle="1" w:styleId="Char1">
    <w:name w:val="批注文字 Char"/>
    <w:basedOn w:val="a0"/>
    <w:link w:val="aa"/>
    <w:uiPriority w:val="99"/>
    <w:semiHidden/>
    <w:rsid w:val="00637C42"/>
    <w:rPr>
      <w:sz w:val="32"/>
    </w:rPr>
  </w:style>
  <w:style w:type="paragraph" w:styleId="ab">
    <w:name w:val="annotation subject"/>
    <w:basedOn w:val="aa"/>
    <w:next w:val="aa"/>
    <w:link w:val="Char2"/>
    <w:uiPriority w:val="99"/>
    <w:semiHidden/>
    <w:unhideWhenUsed/>
    <w:rsid w:val="00637C42"/>
    <w:rPr>
      <w:b/>
      <w:bCs/>
    </w:rPr>
  </w:style>
  <w:style w:type="character" w:customStyle="1" w:styleId="Char2">
    <w:name w:val="批注主题 Char"/>
    <w:basedOn w:val="Char1"/>
    <w:link w:val="ab"/>
    <w:uiPriority w:val="99"/>
    <w:semiHidden/>
    <w:rsid w:val="00637C42"/>
    <w:rPr>
      <w:b/>
      <w:bCs/>
      <w:sz w:val="32"/>
    </w:rPr>
  </w:style>
  <w:style w:type="paragraph" w:styleId="ac">
    <w:name w:val="Revision"/>
    <w:hidden/>
    <w:uiPriority w:val="99"/>
    <w:semiHidden/>
    <w:rsid w:val="00637C42"/>
    <w:rPr>
      <w:sz w:val="32"/>
    </w:rPr>
  </w:style>
  <w:style w:type="paragraph" w:styleId="ad">
    <w:name w:val="header"/>
    <w:basedOn w:val="a"/>
    <w:link w:val="Char3"/>
    <w:uiPriority w:val="99"/>
    <w:unhideWhenUsed/>
    <w:rsid w:val="00E93BFF"/>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d"/>
    <w:uiPriority w:val="99"/>
    <w:rsid w:val="00E93BFF"/>
    <w:rPr>
      <w:sz w:val="18"/>
      <w:szCs w:val="18"/>
    </w:rPr>
  </w:style>
  <w:style w:type="paragraph" w:styleId="ae">
    <w:name w:val="footer"/>
    <w:basedOn w:val="a"/>
    <w:link w:val="Char4"/>
    <w:uiPriority w:val="99"/>
    <w:unhideWhenUsed/>
    <w:rsid w:val="00E93BFF"/>
    <w:pPr>
      <w:tabs>
        <w:tab w:val="center" w:pos="4153"/>
        <w:tab w:val="right" w:pos="8306"/>
      </w:tabs>
      <w:snapToGrid w:val="0"/>
      <w:jc w:val="left"/>
    </w:pPr>
    <w:rPr>
      <w:sz w:val="18"/>
      <w:szCs w:val="18"/>
    </w:rPr>
  </w:style>
  <w:style w:type="character" w:customStyle="1" w:styleId="Char4">
    <w:name w:val="页脚 Char"/>
    <w:basedOn w:val="a0"/>
    <w:link w:val="ae"/>
    <w:uiPriority w:val="99"/>
    <w:rsid w:val="00E93BFF"/>
    <w:rPr>
      <w:sz w:val="18"/>
      <w:szCs w:val="18"/>
    </w:rPr>
  </w:style>
  <w:style w:type="character" w:customStyle="1" w:styleId="apple-converted-space">
    <w:name w:val="apple-converted-space"/>
    <w:basedOn w:val="a0"/>
    <w:rsid w:val="00686B2F"/>
  </w:style>
  <w:style w:type="table" w:customStyle="1" w:styleId="4-11">
    <w:name w:val="网格表 4 - 着色 11"/>
    <w:basedOn w:val="a1"/>
    <w:uiPriority w:val="49"/>
    <w:rsid w:val="00340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1">
    <w:name w:val="网格表 41"/>
    <w:basedOn w:val="a1"/>
    <w:uiPriority w:val="49"/>
    <w:rsid w:val="00764DED"/>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764D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FC132B"/>
    <w:pPr>
      <w:spacing w:before="120" w:after="120"/>
      <w:jc w:val="left"/>
    </w:pPr>
    <w:rPr>
      <w:b/>
      <w:bCs/>
      <w:caps/>
      <w:sz w:val="20"/>
      <w:szCs w:val="20"/>
    </w:rPr>
  </w:style>
  <w:style w:type="paragraph" w:styleId="20">
    <w:name w:val="toc 2"/>
    <w:basedOn w:val="a"/>
    <w:next w:val="a"/>
    <w:autoRedefine/>
    <w:uiPriority w:val="39"/>
    <w:unhideWhenUsed/>
    <w:rsid w:val="00FC132B"/>
    <w:pPr>
      <w:ind w:left="320"/>
      <w:jc w:val="left"/>
    </w:pPr>
    <w:rPr>
      <w:smallCaps/>
      <w:sz w:val="20"/>
      <w:szCs w:val="20"/>
    </w:rPr>
  </w:style>
  <w:style w:type="paragraph" w:styleId="30">
    <w:name w:val="toc 3"/>
    <w:basedOn w:val="a"/>
    <w:next w:val="a"/>
    <w:autoRedefine/>
    <w:uiPriority w:val="39"/>
    <w:unhideWhenUsed/>
    <w:rsid w:val="00FC132B"/>
    <w:pPr>
      <w:ind w:left="640"/>
      <w:jc w:val="left"/>
    </w:pPr>
    <w:rPr>
      <w:i/>
      <w:iCs/>
      <w:sz w:val="20"/>
      <w:szCs w:val="20"/>
    </w:rPr>
  </w:style>
  <w:style w:type="character" w:styleId="af">
    <w:name w:val="Hyperlink"/>
    <w:basedOn w:val="a0"/>
    <w:uiPriority w:val="99"/>
    <w:unhideWhenUsed/>
    <w:rsid w:val="00764DED"/>
    <w:rPr>
      <w:color w:val="0000FF" w:themeColor="hyperlink"/>
      <w:u w:val="single"/>
    </w:rPr>
  </w:style>
  <w:style w:type="paragraph" w:styleId="50">
    <w:name w:val="toc 5"/>
    <w:basedOn w:val="a"/>
    <w:next w:val="a"/>
    <w:autoRedefine/>
    <w:uiPriority w:val="39"/>
    <w:unhideWhenUsed/>
    <w:rsid w:val="00FC132B"/>
    <w:pPr>
      <w:ind w:left="1280"/>
      <w:jc w:val="left"/>
    </w:pPr>
    <w:rPr>
      <w:sz w:val="18"/>
      <w:szCs w:val="18"/>
    </w:rPr>
  </w:style>
  <w:style w:type="paragraph" w:styleId="40">
    <w:name w:val="toc 4"/>
    <w:basedOn w:val="a"/>
    <w:next w:val="a"/>
    <w:autoRedefine/>
    <w:uiPriority w:val="39"/>
    <w:unhideWhenUsed/>
    <w:rsid w:val="00FC132B"/>
    <w:pPr>
      <w:ind w:left="960"/>
      <w:jc w:val="left"/>
    </w:pPr>
    <w:rPr>
      <w:sz w:val="18"/>
      <w:szCs w:val="18"/>
    </w:rPr>
  </w:style>
  <w:style w:type="paragraph" w:styleId="60">
    <w:name w:val="toc 6"/>
    <w:basedOn w:val="a"/>
    <w:next w:val="a"/>
    <w:autoRedefine/>
    <w:uiPriority w:val="39"/>
    <w:unhideWhenUsed/>
    <w:rsid w:val="00FC132B"/>
    <w:pPr>
      <w:ind w:left="1600"/>
      <w:jc w:val="left"/>
    </w:pPr>
    <w:rPr>
      <w:sz w:val="18"/>
      <w:szCs w:val="18"/>
    </w:rPr>
  </w:style>
  <w:style w:type="paragraph" w:styleId="70">
    <w:name w:val="toc 7"/>
    <w:basedOn w:val="a"/>
    <w:next w:val="a"/>
    <w:autoRedefine/>
    <w:uiPriority w:val="39"/>
    <w:unhideWhenUsed/>
    <w:rsid w:val="00FC132B"/>
    <w:pPr>
      <w:ind w:left="1920"/>
      <w:jc w:val="left"/>
    </w:pPr>
    <w:rPr>
      <w:sz w:val="18"/>
      <w:szCs w:val="18"/>
    </w:rPr>
  </w:style>
  <w:style w:type="paragraph" w:styleId="80">
    <w:name w:val="toc 8"/>
    <w:basedOn w:val="a"/>
    <w:next w:val="a"/>
    <w:autoRedefine/>
    <w:uiPriority w:val="39"/>
    <w:unhideWhenUsed/>
    <w:rsid w:val="00FC132B"/>
    <w:pPr>
      <w:ind w:left="2240"/>
      <w:jc w:val="left"/>
    </w:pPr>
    <w:rPr>
      <w:sz w:val="18"/>
      <w:szCs w:val="18"/>
    </w:rPr>
  </w:style>
  <w:style w:type="paragraph" w:styleId="90">
    <w:name w:val="toc 9"/>
    <w:basedOn w:val="a"/>
    <w:next w:val="a"/>
    <w:autoRedefine/>
    <w:uiPriority w:val="39"/>
    <w:unhideWhenUsed/>
    <w:rsid w:val="00FC132B"/>
    <w:pPr>
      <w:ind w:left="2560"/>
      <w:jc w:val="left"/>
    </w:pPr>
    <w:rPr>
      <w:sz w:val="18"/>
      <w:szCs w:val="18"/>
    </w:rPr>
  </w:style>
  <w:style w:type="paragraph" w:styleId="af0">
    <w:name w:val="Document Map"/>
    <w:basedOn w:val="a"/>
    <w:link w:val="Char5"/>
    <w:uiPriority w:val="99"/>
    <w:semiHidden/>
    <w:unhideWhenUsed/>
    <w:rsid w:val="00183CE8"/>
    <w:rPr>
      <w:rFonts w:ascii="宋体" w:eastAsia="宋体"/>
      <w:sz w:val="18"/>
      <w:szCs w:val="18"/>
    </w:rPr>
  </w:style>
  <w:style w:type="character" w:customStyle="1" w:styleId="Char5">
    <w:name w:val="文档结构图 Char"/>
    <w:basedOn w:val="a0"/>
    <w:link w:val="af0"/>
    <w:uiPriority w:val="99"/>
    <w:semiHidden/>
    <w:rsid w:val="00183CE8"/>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91498551">
      <w:bodyDiv w:val="1"/>
      <w:marLeft w:val="0"/>
      <w:marRight w:val="0"/>
      <w:marTop w:val="0"/>
      <w:marBottom w:val="0"/>
      <w:divBdr>
        <w:top w:val="none" w:sz="0" w:space="0" w:color="auto"/>
        <w:left w:val="none" w:sz="0" w:space="0" w:color="auto"/>
        <w:bottom w:val="none" w:sz="0" w:space="0" w:color="auto"/>
        <w:right w:val="none" w:sz="0" w:space="0" w:color="auto"/>
      </w:divBdr>
    </w:div>
    <w:div w:id="282807713">
      <w:bodyDiv w:val="1"/>
      <w:marLeft w:val="0"/>
      <w:marRight w:val="0"/>
      <w:marTop w:val="0"/>
      <w:marBottom w:val="0"/>
      <w:divBdr>
        <w:top w:val="none" w:sz="0" w:space="0" w:color="auto"/>
        <w:left w:val="none" w:sz="0" w:space="0" w:color="auto"/>
        <w:bottom w:val="none" w:sz="0" w:space="0" w:color="auto"/>
        <w:right w:val="none" w:sz="0" w:space="0" w:color="auto"/>
      </w:divBdr>
    </w:div>
    <w:div w:id="387001798">
      <w:bodyDiv w:val="1"/>
      <w:marLeft w:val="0"/>
      <w:marRight w:val="0"/>
      <w:marTop w:val="0"/>
      <w:marBottom w:val="0"/>
      <w:divBdr>
        <w:top w:val="none" w:sz="0" w:space="0" w:color="auto"/>
        <w:left w:val="none" w:sz="0" w:space="0" w:color="auto"/>
        <w:bottom w:val="none" w:sz="0" w:space="0" w:color="auto"/>
        <w:right w:val="none" w:sz="0" w:space="0" w:color="auto"/>
      </w:divBdr>
    </w:div>
    <w:div w:id="638919360">
      <w:bodyDiv w:val="1"/>
      <w:marLeft w:val="0"/>
      <w:marRight w:val="0"/>
      <w:marTop w:val="0"/>
      <w:marBottom w:val="0"/>
      <w:divBdr>
        <w:top w:val="none" w:sz="0" w:space="0" w:color="auto"/>
        <w:left w:val="none" w:sz="0" w:space="0" w:color="auto"/>
        <w:bottom w:val="none" w:sz="0" w:space="0" w:color="auto"/>
        <w:right w:val="none" w:sz="0" w:space="0" w:color="auto"/>
      </w:divBdr>
    </w:div>
    <w:div w:id="883247678">
      <w:bodyDiv w:val="1"/>
      <w:marLeft w:val="0"/>
      <w:marRight w:val="0"/>
      <w:marTop w:val="0"/>
      <w:marBottom w:val="0"/>
      <w:divBdr>
        <w:top w:val="none" w:sz="0" w:space="0" w:color="auto"/>
        <w:left w:val="none" w:sz="0" w:space="0" w:color="auto"/>
        <w:bottom w:val="none" w:sz="0" w:space="0" w:color="auto"/>
        <w:right w:val="none" w:sz="0" w:space="0" w:color="auto"/>
      </w:divBdr>
    </w:div>
    <w:div w:id="890189551">
      <w:bodyDiv w:val="1"/>
      <w:marLeft w:val="0"/>
      <w:marRight w:val="0"/>
      <w:marTop w:val="0"/>
      <w:marBottom w:val="0"/>
      <w:divBdr>
        <w:top w:val="none" w:sz="0" w:space="0" w:color="auto"/>
        <w:left w:val="none" w:sz="0" w:space="0" w:color="auto"/>
        <w:bottom w:val="none" w:sz="0" w:space="0" w:color="auto"/>
        <w:right w:val="none" w:sz="0" w:space="0" w:color="auto"/>
      </w:divBdr>
    </w:div>
    <w:div w:id="1365135972">
      <w:bodyDiv w:val="1"/>
      <w:marLeft w:val="0"/>
      <w:marRight w:val="0"/>
      <w:marTop w:val="0"/>
      <w:marBottom w:val="0"/>
      <w:divBdr>
        <w:top w:val="none" w:sz="0" w:space="0" w:color="auto"/>
        <w:left w:val="none" w:sz="0" w:space="0" w:color="auto"/>
        <w:bottom w:val="none" w:sz="0" w:space="0" w:color="auto"/>
        <w:right w:val="none" w:sz="0" w:space="0" w:color="auto"/>
      </w:divBdr>
    </w:div>
    <w:div w:id="1365330354">
      <w:bodyDiv w:val="1"/>
      <w:marLeft w:val="0"/>
      <w:marRight w:val="0"/>
      <w:marTop w:val="0"/>
      <w:marBottom w:val="0"/>
      <w:divBdr>
        <w:top w:val="none" w:sz="0" w:space="0" w:color="auto"/>
        <w:left w:val="none" w:sz="0" w:space="0" w:color="auto"/>
        <w:bottom w:val="none" w:sz="0" w:space="0" w:color="auto"/>
        <w:right w:val="none" w:sz="0" w:space="0" w:color="auto"/>
      </w:divBdr>
    </w:div>
    <w:div w:id="1864437274">
      <w:bodyDiv w:val="1"/>
      <w:marLeft w:val="0"/>
      <w:marRight w:val="0"/>
      <w:marTop w:val="0"/>
      <w:marBottom w:val="0"/>
      <w:divBdr>
        <w:top w:val="none" w:sz="0" w:space="0" w:color="auto"/>
        <w:left w:val="none" w:sz="0" w:space="0" w:color="auto"/>
        <w:bottom w:val="none" w:sz="0" w:space="0" w:color="auto"/>
        <w:right w:val="none" w:sz="0" w:space="0" w:color="auto"/>
      </w:divBdr>
    </w:div>
    <w:div w:id="20234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pi.wozhixixi.com/v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novoland.github.io/%E8%AE%BE%E8%AE%A1/2015/08/17/Restful%20API%20%E7%9A%84%E8%AE%BE%E8%AE%A1%E8%A7%84%E8%8C%83.html" TargetMode="External"/><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package" Target="embeddings/Microsoft_Office_Excel____1.xlsx"/><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09454-A8C5-4629-89FE-0536C87DF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2730</TotalTime>
  <Pages>40</Pages>
  <Words>2854</Words>
  <Characters>16271</Characters>
  <Application>Microsoft Office Word</Application>
  <DocSecurity>0</DocSecurity>
  <Lines>135</Lines>
  <Paragraphs>38</Paragraphs>
  <ScaleCrop>false</ScaleCrop>
  <Company/>
  <LinksUpToDate>false</LinksUpToDate>
  <CharactersWithSpaces>19087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Carvel</dc:creator>
  <cp:lastModifiedBy>think</cp:lastModifiedBy>
  <cp:revision>122</cp:revision>
  <dcterms:created xsi:type="dcterms:W3CDTF">2017-02-22T00:50:00Z</dcterms:created>
  <dcterms:modified xsi:type="dcterms:W3CDTF">2017-05-01T04:44:00Z</dcterms:modified>
</cp:coreProperties>
</file>