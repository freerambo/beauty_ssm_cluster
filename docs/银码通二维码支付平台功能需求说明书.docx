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33B12" w14:textId="77777777" w:rsidR="00764DED" w:rsidRDefault="00764DED" w:rsidP="00825BD0">
      <w:pPr>
        <w:rPr>
          <w:ins w:id="0" w:author="think" w:date="2017-02-12T22:46:00Z"/>
        </w:rPr>
        <w:pPrChange w:id="1" w:author="think" w:date="2017-02-18T22:22:00Z">
          <w:pPr>
            <w:pStyle w:val="a3"/>
            <w:spacing w:before="0" w:after="0" w:line="560" w:lineRule="exact"/>
          </w:pPr>
        </w:pPrChange>
      </w:pPr>
    </w:p>
    <w:p w14:paraId="255DC1D6" w14:textId="77777777" w:rsidR="00764DED" w:rsidRDefault="00764DED" w:rsidP="00825BD0">
      <w:pPr>
        <w:rPr>
          <w:ins w:id="2" w:author="think" w:date="2017-02-12T22:46:00Z"/>
        </w:rPr>
        <w:pPrChange w:id="3" w:author="think" w:date="2017-02-18T22:22:00Z">
          <w:pPr>
            <w:pStyle w:val="a3"/>
            <w:spacing w:before="0" w:after="0" w:line="560" w:lineRule="exact"/>
          </w:pPr>
        </w:pPrChange>
      </w:pPr>
    </w:p>
    <w:p w14:paraId="31A3F6FC" w14:textId="77777777" w:rsidR="00764DED" w:rsidRDefault="00764DED" w:rsidP="00825BD0">
      <w:pPr>
        <w:rPr>
          <w:ins w:id="4" w:author="think" w:date="2017-02-12T22:46:00Z"/>
        </w:rPr>
        <w:pPrChange w:id="5" w:author="think" w:date="2017-02-18T22:22:00Z">
          <w:pPr>
            <w:pStyle w:val="a3"/>
            <w:spacing w:before="0" w:after="0" w:line="560" w:lineRule="exact"/>
          </w:pPr>
        </w:pPrChange>
      </w:pPr>
    </w:p>
    <w:p w14:paraId="0DF0901E" w14:textId="77777777" w:rsidR="00764DED" w:rsidRDefault="00764DED" w:rsidP="00825BD0">
      <w:pPr>
        <w:rPr>
          <w:ins w:id="6" w:author="think" w:date="2017-02-12T22:46:00Z"/>
        </w:rPr>
        <w:pPrChange w:id="7" w:author="think" w:date="2017-02-18T22:22:00Z">
          <w:pPr>
            <w:pStyle w:val="a3"/>
            <w:spacing w:before="0" w:after="0" w:line="560" w:lineRule="exact"/>
          </w:pPr>
        </w:pPrChange>
      </w:pPr>
    </w:p>
    <w:p w14:paraId="18ACB6C9" w14:textId="7A46EC9F" w:rsidR="009866B1" w:rsidRDefault="009866B1" w:rsidP="00A10463">
      <w:pPr>
        <w:pStyle w:val="a3"/>
        <w:spacing w:before="0" w:after="0" w:line="560" w:lineRule="exact"/>
      </w:pPr>
      <w:bookmarkStart w:id="8" w:name="_Toc474703280"/>
      <w:r>
        <w:rPr>
          <w:rFonts w:hint="eastAsia"/>
        </w:rPr>
        <w:t>银码通二维码支付平台功能需求说明书</w:t>
      </w:r>
      <w:bookmarkEnd w:id="8"/>
    </w:p>
    <w:p w14:paraId="34ECEACD" w14:textId="0E80BAD3" w:rsidR="00764DED" w:rsidRDefault="00764DED">
      <w:pPr>
        <w:widowControl/>
        <w:jc w:val="left"/>
      </w:pPr>
      <w:r>
        <w:br w:type="page"/>
      </w:r>
    </w:p>
    <w:p w14:paraId="7B8BF7E8" w14:textId="156C20B5" w:rsidR="00764DED" w:rsidRDefault="00764DED" w:rsidP="00A10463">
      <w:pPr>
        <w:pStyle w:val="a3"/>
      </w:pPr>
      <w:bookmarkStart w:id="9" w:name="_Toc474703281"/>
      <w:r>
        <w:rPr>
          <w:rFonts w:hint="eastAsia"/>
        </w:rPr>
        <w:lastRenderedPageBreak/>
        <w:t>修订记录</w:t>
      </w:r>
      <w:bookmarkEnd w:id="9"/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4DED" w:rsidRPr="00764DED" w14:paraId="57160A51" w14:textId="285B65A8" w:rsidTr="00A10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6D8D7F3" w14:textId="6E347DBB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修订日期</w:t>
            </w:r>
          </w:p>
        </w:tc>
        <w:tc>
          <w:tcPr>
            <w:tcW w:w="1250" w:type="pct"/>
          </w:tcPr>
          <w:p w14:paraId="67E13CCC" w14:textId="66B583BD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修订者</w:t>
            </w:r>
          </w:p>
        </w:tc>
        <w:tc>
          <w:tcPr>
            <w:tcW w:w="1250" w:type="pct"/>
          </w:tcPr>
          <w:p w14:paraId="46E64ECD" w14:textId="366D02D4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修订事项</w:t>
            </w:r>
          </w:p>
        </w:tc>
        <w:tc>
          <w:tcPr>
            <w:tcW w:w="1250" w:type="pct"/>
          </w:tcPr>
          <w:p w14:paraId="5557A211" w14:textId="72583E78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版本</w:t>
            </w:r>
          </w:p>
        </w:tc>
      </w:tr>
      <w:tr w:rsidR="00764DED" w:rsidRPr="00764DED" w14:paraId="0843C6E4" w14:textId="1DF13D52" w:rsidTr="00A1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0396B932" w14:textId="036D8BA9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</w:t>
            </w:r>
          </w:p>
        </w:tc>
        <w:tc>
          <w:tcPr>
            <w:tcW w:w="1250" w:type="pct"/>
          </w:tcPr>
          <w:p w14:paraId="484B58A1" w14:textId="77777777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0D93EB70" w14:textId="314FFF7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初稿</w:t>
            </w:r>
          </w:p>
        </w:tc>
        <w:tc>
          <w:tcPr>
            <w:tcW w:w="1250" w:type="pct"/>
          </w:tcPr>
          <w:p w14:paraId="4ACA2FC8" w14:textId="79FAEE1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v1.0.0</w:t>
            </w:r>
          </w:p>
        </w:tc>
      </w:tr>
      <w:tr w:rsidR="00764DED" w:rsidRPr="00764DED" w14:paraId="06232C02" w14:textId="4997DFF3" w:rsidTr="00A104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12314BC" w14:textId="2228DA37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2017-2-12</w:t>
            </w:r>
          </w:p>
        </w:tc>
        <w:tc>
          <w:tcPr>
            <w:tcW w:w="1250" w:type="pct"/>
          </w:tcPr>
          <w:p w14:paraId="59DF4018" w14:textId="1A4703E0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顾启明</w:t>
            </w:r>
          </w:p>
        </w:tc>
        <w:tc>
          <w:tcPr>
            <w:tcW w:w="1250" w:type="pct"/>
          </w:tcPr>
          <w:p w14:paraId="67EBECDE" w14:textId="77777777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增加业务场景</w:t>
            </w:r>
          </w:p>
          <w:p w14:paraId="3217549A" w14:textId="2BD7A36A" w:rsid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添加技术规范</w:t>
            </w:r>
          </w:p>
          <w:p w14:paraId="64AAC3B7" w14:textId="36015A64" w:rsidR="00DF6B9D" w:rsidRPr="00A10463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整理数据库表结构</w:t>
            </w:r>
          </w:p>
        </w:tc>
        <w:tc>
          <w:tcPr>
            <w:tcW w:w="1250" w:type="pct"/>
          </w:tcPr>
          <w:p w14:paraId="62775460" w14:textId="5FBE593C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</w:t>
            </w:r>
            <w:r w:rsidR="000A5D7A">
              <w:rPr>
                <w:rFonts w:hint="eastAsia"/>
                <w:sz w:val="21"/>
                <w:szCs w:val="21"/>
              </w:rPr>
              <w:t>1</w:t>
            </w:r>
            <w:r w:rsidRPr="00A10463">
              <w:rPr>
                <w:sz w:val="21"/>
                <w:szCs w:val="21"/>
              </w:rPr>
              <w:t>.</w:t>
            </w:r>
            <w:r w:rsidR="000A5D7A">
              <w:rPr>
                <w:rFonts w:hint="eastAsia"/>
                <w:sz w:val="21"/>
                <w:szCs w:val="21"/>
              </w:rPr>
              <w:t>0</w:t>
            </w:r>
          </w:p>
        </w:tc>
      </w:tr>
    </w:tbl>
    <w:p w14:paraId="58BA92E0" w14:textId="77777777" w:rsidR="000A31F4" w:rsidRDefault="000A31F4" w:rsidP="00A10463">
      <w:r>
        <w:rPr>
          <w:rFonts w:hint="eastAsia"/>
        </w:rPr>
        <w:t>版本号调整说明：</w:t>
      </w:r>
    </w:p>
    <w:p w14:paraId="48535B60" w14:textId="22C629F6" w:rsidR="00764DED" w:rsidRDefault="000A31F4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修订后版本无法与之前版本兼容，修改第一个数字，如</w:t>
      </w:r>
      <w:r>
        <w:rPr>
          <w:rFonts w:hint="eastAsia"/>
        </w:rPr>
        <w:t>v1.</w:t>
      </w:r>
      <w:r w:rsidR="00EB0257">
        <w:t>2</w:t>
      </w:r>
      <w:r>
        <w:rPr>
          <w:rFonts w:hint="eastAsia"/>
        </w:rPr>
        <w:t>.</w:t>
      </w:r>
      <w:r w:rsidR="00EB0257"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2.0.0</w:t>
      </w:r>
    </w:p>
    <w:p w14:paraId="4B072149" w14:textId="74DCDC04" w:rsidR="000A31F4" w:rsidRDefault="000A31F4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增删改模块内容，修改第二个数字，</w:t>
      </w:r>
      <w:r w:rsidR="00EB0257">
        <w:rPr>
          <w:rFonts w:hint="eastAsia"/>
        </w:rPr>
        <w:t>如</w:t>
      </w:r>
      <w:r w:rsidR="00EB0257">
        <w:rPr>
          <w:rFonts w:hint="eastAsia"/>
        </w:rPr>
        <w:t>v1.</w:t>
      </w:r>
      <w:r w:rsidR="00EB0257">
        <w:t>2</w:t>
      </w:r>
      <w:r w:rsidR="00EB0257">
        <w:rPr>
          <w:rFonts w:hint="eastAsia"/>
        </w:rPr>
        <w:t>.</w:t>
      </w:r>
      <w:r w:rsidR="00EB0257">
        <w:t>3</w:t>
      </w:r>
      <w:r w:rsidR="00EB0257">
        <w:rPr>
          <w:rFonts w:hint="eastAsia"/>
        </w:rPr>
        <w:t>——</w:t>
      </w:r>
      <w:r w:rsidR="00EB0257">
        <w:rPr>
          <w:rFonts w:hint="eastAsia"/>
        </w:rPr>
        <w:t>&gt;v</w:t>
      </w:r>
      <w:r w:rsidR="00EB0257">
        <w:t>1.3.0</w:t>
      </w:r>
    </w:p>
    <w:p w14:paraId="69417E57" w14:textId="439D2280" w:rsidR="00EB0257" w:rsidRPr="000A31F4" w:rsidRDefault="00EB0257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bug</w:t>
      </w:r>
      <w:r>
        <w:rPr>
          <w:rFonts w:hint="eastAsia"/>
        </w:rPr>
        <w:t>、润色等操作，修改第三个数字，如</w:t>
      </w:r>
      <w:r>
        <w:rPr>
          <w:rFonts w:hint="eastAsia"/>
        </w:rPr>
        <w:t>v1.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1.2.4</w:t>
      </w:r>
    </w:p>
    <w:p w14:paraId="7AD7A475" w14:textId="3920EAB0" w:rsidR="00764DED" w:rsidRDefault="00764DED">
      <w:pPr>
        <w:widowControl/>
        <w:jc w:val="left"/>
      </w:pPr>
      <w:r>
        <w:br w:type="page"/>
      </w:r>
    </w:p>
    <w:p w14:paraId="46284B45" w14:textId="5994CC8D" w:rsidR="00825BD0" w:rsidRDefault="00825BD0" w:rsidP="00825BD0">
      <w:pPr>
        <w:pStyle w:val="a3"/>
        <w:rPr>
          <w:ins w:id="10" w:author="think" w:date="2017-02-18T22:22:00Z"/>
          <w:lang w:val="zh-CN"/>
        </w:rPr>
        <w:pPrChange w:id="11" w:author="think" w:date="2017-02-18T22:22:00Z">
          <w:pPr>
            <w:pStyle w:val="11"/>
            <w:tabs>
              <w:tab w:val="right" w:leader="dot" w:pos="8296"/>
            </w:tabs>
          </w:pPr>
        </w:pPrChange>
      </w:pPr>
      <w:ins w:id="12" w:author="think" w:date="2017-02-18T22:23:00Z">
        <w:r>
          <w:rPr>
            <w:rFonts w:hint="eastAsia"/>
            <w:lang w:val="zh-CN"/>
          </w:rPr>
          <w:lastRenderedPageBreak/>
          <w:t>目录</w:t>
        </w:r>
      </w:ins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53500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94230E" w14:textId="54A48251" w:rsidR="00764DED" w:rsidRPr="00A10463" w:rsidDel="00825BD0" w:rsidRDefault="00764DED">
          <w:pPr>
            <w:pStyle w:val="TOC"/>
            <w:rPr>
              <w:del w:id="13" w:author="think" w:date="2017-02-18T22:22:00Z"/>
              <w:sz w:val="22"/>
            </w:rPr>
          </w:pPr>
          <w:del w:id="14" w:author="think" w:date="2017-02-18T22:22:00Z">
            <w:r w:rsidRPr="00A10463" w:rsidDel="00825BD0">
              <w:rPr>
                <w:rFonts w:hint="eastAsia"/>
                <w:sz w:val="22"/>
                <w:lang w:val="zh-CN"/>
              </w:rPr>
              <w:delText>目录</w:delText>
            </w:r>
          </w:del>
        </w:p>
        <w:p w14:paraId="361D7FF5" w14:textId="7ADCEC53" w:rsidR="00764DED" w:rsidRPr="00A10463" w:rsidRDefault="00764DED" w:rsidP="00825BD0">
          <w:pPr>
            <w:pStyle w:val="TOC"/>
            <w:rPr>
              <w:noProof/>
              <w:sz w:val="16"/>
            </w:rPr>
            <w:pPrChange w:id="15" w:author="think" w:date="2017-02-18T22:22:00Z">
              <w:pPr>
                <w:pStyle w:val="11"/>
                <w:tabs>
                  <w:tab w:val="right" w:leader="dot" w:pos="8296"/>
                </w:tabs>
              </w:pPr>
            </w:pPrChange>
          </w:pPr>
          <w:r w:rsidRPr="00A10463">
            <w:rPr>
              <w:sz w:val="22"/>
            </w:rPr>
            <w:fldChar w:fldCharType="begin"/>
          </w:r>
          <w:r w:rsidRPr="00A10463">
            <w:rPr>
              <w:sz w:val="22"/>
            </w:rPr>
            <w:instrText xml:space="preserve"> TOC \o "1-3" \h \z \u </w:instrText>
          </w:r>
          <w:r w:rsidRPr="00A10463">
            <w:rPr>
              <w:sz w:val="22"/>
            </w:rPr>
            <w:fldChar w:fldCharType="separate"/>
          </w:r>
          <w:r w:rsidRPr="00A10463">
            <w:rPr>
              <w:rStyle w:val="af5"/>
              <w:noProof/>
              <w:sz w:val="22"/>
            </w:rPr>
            <w:fldChar w:fldCharType="begin"/>
          </w:r>
          <w:r w:rsidRPr="00A10463">
            <w:rPr>
              <w:rStyle w:val="af5"/>
              <w:noProof/>
              <w:sz w:val="22"/>
            </w:rPr>
            <w:instrText xml:space="preserve"> </w:instrText>
          </w:r>
          <w:r w:rsidRPr="00A10463">
            <w:rPr>
              <w:noProof/>
              <w:sz w:val="22"/>
            </w:rPr>
            <w:instrText>HYPERLINK \l "_Toc474703280"</w:instrText>
          </w:r>
          <w:r w:rsidRPr="00A10463">
            <w:rPr>
              <w:rStyle w:val="af5"/>
              <w:noProof/>
              <w:sz w:val="22"/>
            </w:rPr>
            <w:instrText xml:space="preserve"> </w:instrText>
          </w:r>
          <w:r w:rsidRPr="00A10463">
            <w:rPr>
              <w:rStyle w:val="af5"/>
              <w:noProof/>
              <w:sz w:val="22"/>
            </w:rPr>
            <w:fldChar w:fldCharType="separate"/>
          </w:r>
          <w:r w:rsidRPr="00A10463">
            <w:rPr>
              <w:rStyle w:val="af5"/>
              <w:rFonts w:hint="eastAsia"/>
              <w:noProof/>
              <w:sz w:val="22"/>
            </w:rPr>
            <w:t>银码通二维码支付平台功能需求说明书</w:t>
          </w:r>
          <w:r w:rsidRPr="00A10463">
            <w:rPr>
              <w:noProof/>
              <w:webHidden/>
              <w:sz w:val="22"/>
            </w:rPr>
            <w:tab/>
          </w:r>
          <w:r w:rsidRPr="00A10463">
            <w:rPr>
              <w:noProof/>
              <w:webHidden/>
              <w:sz w:val="22"/>
            </w:rPr>
            <w:fldChar w:fldCharType="begin"/>
          </w:r>
          <w:r w:rsidRPr="00A10463">
            <w:rPr>
              <w:noProof/>
              <w:webHidden/>
              <w:sz w:val="22"/>
            </w:rPr>
            <w:instrText xml:space="preserve"> PAGEREF _Toc474703280 \h </w:instrText>
          </w:r>
          <w:r w:rsidRPr="00A10463">
            <w:rPr>
              <w:noProof/>
              <w:webHidden/>
              <w:sz w:val="22"/>
            </w:rPr>
          </w:r>
          <w:r w:rsidRPr="00A10463">
            <w:rPr>
              <w:noProof/>
              <w:webHidden/>
              <w:sz w:val="22"/>
            </w:rPr>
            <w:fldChar w:fldCharType="separate"/>
          </w:r>
          <w:r w:rsidRPr="00A10463">
            <w:rPr>
              <w:noProof/>
              <w:webHidden/>
              <w:sz w:val="22"/>
            </w:rPr>
            <w:t>1</w:t>
          </w:r>
          <w:r w:rsidRPr="00A10463">
            <w:rPr>
              <w:noProof/>
              <w:webHidden/>
              <w:sz w:val="22"/>
            </w:rPr>
            <w:fldChar w:fldCharType="end"/>
          </w:r>
          <w:r w:rsidRPr="00A10463">
            <w:rPr>
              <w:rStyle w:val="af5"/>
              <w:noProof/>
              <w:sz w:val="22"/>
            </w:rPr>
            <w:fldChar w:fldCharType="end"/>
          </w:r>
        </w:p>
        <w:p w14:paraId="24C2A4EF" w14:textId="71679A42" w:rsidR="00764DED" w:rsidRPr="00A10463" w:rsidRDefault="00764DED">
          <w:pPr>
            <w:pStyle w:val="11"/>
            <w:tabs>
              <w:tab w:val="right" w:leader="dot" w:pos="8296"/>
            </w:tabs>
            <w:rPr>
              <w:noProof/>
              <w:sz w:val="16"/>
            </w:rPr>
          </w:pPr>
          <w:hyperlink w:anchor="_Toc474703281" w:history="1">
            <w:r w:rsidRPr="00A10463">
              <w:rPr>
                <w:rStyle w:val="af5"/>
                <w:rFonts w:hint="eastAsia"/>
                <w:noProof/>
                <w:sz w:val="22"/>
              </w:rPr>
              <w:t>修订记录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_Toc474703281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A3E30E0" w14:textId="161A914A" w:rsidR="00764DED" w:rsidRPr="00A10463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</w:rPr>
          </w:pPr>
          <w:hyperlink w:anchor="_Toc474703282" w:history="1">
            <w:r w:rsidRPr="00A10463">
              <w:rPr>
                <w:rStyle w:val="af5"/>
                <w:noProof/>
                <w:sz w:val="22"/>
              </w:rPr>
              <w:t>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系统角色说明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_Toc474703282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EE5E93A" w14:textId="3828367A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3" w:history="1">
            <w:r w:rsidRPr="00A10463">
              <w:rPr>
                <w:rStyle w:val="af5"/>
                <w:noProof/>
                <w:sz w:val="22"/>
              </w:rPr>
              <w:t>1.1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顾客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_Toc474703283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75312677" w14:textId="5E9B492D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4" w:history="1">
            <w:r w:rsidRPr="00A10463">
              <w:rPr>
                <w:rStyle w:val="af5"/>
                <w:noProof/>
                <w:sz w:val="22"/>
              </w:rPr>
              <w:t>1.2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_Toc474703284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799D9F9C" w14:textId="1242632E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5" w:history="1">
            <w:r w:rsidRPr="00A10463">
              <w:rPr>
                <w:rStyle w:val="af5"/>
                <w:noProof/>
                <w:sz w:val="22"/>
              </w:rPr>
              <w:t>1.3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客户经理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_Toc474703285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F011198" w14:textId="78B1C9EE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6" w:history="1">
            <w:r w:rsidRPr="00A10463">
              <w:rPr>
                <w:rStyle w:val="af5"/>
                <w:noProof/>
                <w:sz w:val="22"/>
              </w:rPr>
              <w:t>1.4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管理人员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_Toc474703286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70CB9AD" w14:textId="1809FBCB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7" w:history="1">
            <w:r w:rsidRPr="00A10463">
              <w:rPr>
                <w:rStyle w:val="af5"/>
                <w:noProof/>
                <w:sz w:val="22"/>
              </w:rPr>
              <w:t>1.5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财务人员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_Toc474703287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E3C0A4D" w14:textId="7D85BD7E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88" w:history="1">
            <w:r w:rsidRPr="00A10463">
              <w:rPr>
                <w:rStyle w:val="af5"/>
                <w:noProof/>
                <w:sz w:val="22"/>
              </w:rPr>
              <w:t>1.6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客服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_Toc474703288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0063E765" w14:textId="4A65810C" w:rsidR="00764DED" w:rsidRPr="00A10463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</w:rPr>
          </w:pPr>
          <w:hyperlink w:anchor="_Toc474703289" w:history="1">
            <w:r w:rsidRPr="00A10463">
              <w:rPr>
                <w:rStyle w:val="af5"/>
                <w:noProof/>
                <w:sz w:val="22"/>
              </w:rPr>
              <w:t>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业务场景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_Toc474703289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6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3B0C2BE" w14:textId="5D9E8723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90" w:history="1">
            <w:r w:rsidRPr="00A10463">
              <w:rPr>
                <w:rStyle w:val="af5"/>
                <w:noProof/>
                <w:sz w:val="22"/>
              </w:rPr>
              <w:t>2.1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顾客消费交易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_Toc474703290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6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7F2BBD93" w14:textId="711253B9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91" w:history="1">
            <w:r w:rsidRPr="00A10463">
              <w:rPr>
                <w:rStyle w:val="af5"/>
                <w:noProof/>
                <w:sz w:val="22"/>
              </w:rPr>
              <w:t>2.2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商户交易结果反馈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_Toc474703291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6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4C14B4B5" w14:textId="3A6AE683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92" w:history="1">
            <w:r w:rsidRPr="00A10463">
              <w:rPr>
                <w:rStyle w:val="af5"/>
                <w:noProof/>
                <w:sz w:val="22"/>
              </w:rPr>
              <w:t>2.3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商户自助服务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_Toc474703292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7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1655CFE" w14:textId="53017B80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93" w:history="1">
            <w:r w:rsidRPr="00A10463">
              <w:rPr>
                <w:rStyle w:val="af5"/>
                <w:noProof/>
                <w:sz w:val="22"/>
              </w:rPr>
              <w:t>2.4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客户经理自助查询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_Toc474703293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7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38AD62ED" w14:textId="4F58B8A1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295" w:history="1">
            <w:r w:rsidRPr="00A10463">
              <w:rPr>
                <w:rStyle w:val="af5"/>
                <w:noProof/>
                <w:sz w:val="22"/>
              </w:rPr>
              <w:t>2.5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后台管理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_Toc474703295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EB8F217" w14:textId="1950442E" w:rsidR="00764DED" w:rsidRPr="00A10463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</w:rPr>
          </w:pPr>
          <w:hyperlink w:anchor="_Toc474703300" w:history="1">
            <w:r w:rsidRPr="00A10463">
              <w:rPr>
                <w:rStyle w:val="af5"/>
                <w:noProof/>
                <w:sz w:val="22"/>
              </w:rPr>
              <w:t>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详细功能要求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_Toc474703300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11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482C4DF2" w14:textId="102E1255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301" w:history="1">
            <w:r w:rsidRPr="00A10463">
              <w:rPr>
                <w:rStyle w:val="af5"/>
                <w:noProof/>
                <w:sz w:val="22"/>
              </w:rPr>
              <w:t>3.1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商户自助功能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_Toc474703301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11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6B724D6" w14:textId="38FCFB7B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2" w:history="1">
            <w:r w:rsidRPr="00A10463">
              <w:rPr>
                <w:rStyle w:val="af5"/>
                <w:noProof/>
                <w:sz w:val="22"/>
              </w:rPr>
              <w:t>3.1.1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商户关注公众号：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_Toc474703302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11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B0D2379" w14:textId="57B256F2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3" w:history="1">
            <w:r w:rsidRPr="00A10463">
              <w:rPr>
                <w:rStyle w:val="af5"/>
                <w:noProof/>
                <w:sz w:val="22"/>
              </w:rPr>
              <w:t>3.1.2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商户注册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_Toc474703303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12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216AADA" w14:textId="2D75DB34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4" w:history="1">
            <w:r w:rsidRPr="00A10463">
              <w:rPr>
                <w:rStyle w:val="af5"/>
                <w:noProof/>
                <w:sz w:val="22"/>
              </w:rPr>
              <w:t>3.1.3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收款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_Toc474703304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13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AA55B7E" w14:textId="1BB39508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5" w:history="1">
            <w:r w:rsidRPr="00A10463">
              <w:rPr>
                <w:rStyle w:val="af5"/>
                <w:noProof/>
                <w:sz w:val="22"/>
              </w:rPr>
              <w:t>3.1.4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上一笔交易记录查询</w:t>
            </w:r>
            <w:r w:rsidRPr="00A10463">
              <w:rPr>
                <w:rStyle w:val="af5"/>
                <w:rFonts w:hint="eastAsia"/>
                <w:noProof/>
                <w:sz w:val="22"/>
                <w:highlight w:val="yellow"/>
              </w:rPr>
              <w:t>（需增加入账情况字段）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_Toc474703305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14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4B3B2A2" w14:textId="295B9EE0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6" w:history="1">
            <w:r w:rsidRPr="00A10463">
              <w:rPr>
                <w:rStyle w:val="af5"/>
                <w:noProof/>
                <w:sz w:val="22"/>
              </w:rPr>
              <w:t>3.1.5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今天、前天交易查询</w:t>
            </w:r>
            <w:r w:rsidRPr="00A10463">
              <w:rPr>
                <w:rStyle w:val="af5"/>
                <w:rFonts w:hint="eastAsia"/>
                <w:noProof/>
                <w:sz w:val="22"/>
                <w:highlight w:val="yellow"/>
              </w:rPr>
              <w:t>（需增加入账情况字段）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_Toc474703306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0CD8E418" w14:textId="2FD3FF4D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7" w:history="1">
            <w:r w:rsidRPr="00A10463">
              <w:rPr>
                <w:rStyle w:val="af5"/>
                <w:noProof/>
                <w:sz w:val="22"/>
              </w:rPr>
              <w:t>3.1.6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历史交易查询</w:t>
            </w:r>
            <w:r w:rsidRPr="00A10463">
              <w:rPr>
                <w:rStyle w:val="af5"/>
                <w:rFonts w:hint="eastAsia"/>
                <w:noProof/>
                <w:sz w:val="22"/>
                <w:highlight w:val="yellow"/>
              </w:rPr>
              <w:t>（需增加入账情况字段）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_Toc474703307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15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77B32E21" w14:textId="2985E831" w:rsidR="00764DED" w:rsidRPr="00A10463" w:rsidRDefault="00764DED">
          <w:pPr>
            <w:pStyle w:val="31"/>
            <w:tabs>
              <w:tab w:val="left" w:pos="179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08" w:history="1">
            <w:r w:rsidRPr="00A10463">
              <w:rPr>
                <w:rStyle w:val="af5"/>
                <w:noProof/>
                <w:sz w:val="22"/>
                <w:highlight w:val="yellow"/>
              </w:rPr>
              <w:t>3.1.7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找客服</w:t>
            </w:r>
            <w:r w:rsidRPr="00A10463">
              <w:rPr>
                <w:rStyle w:val="af5"/>
                <w:rFonts w:hint="eastAsia"/>
                <w:noProof/>
                <w:sz w:val="22"/>
                <w:highlight w:val="yellow"/>
              </w:rPr>
              <w:t>（建议使用原有微信功能，减少客户培训指导工作）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_Toc474703308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16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FFD97C8" w14:textId="0CB6F994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309" w:history="1">
            <w:r w:rsidRPr="00A10463">
              <w:rPr>
                <w:rStyle w:val="af5"/>
                <w:noProof/>
                <w:sz w:val="22"/>
              </w:rPr>
              <w:t>3.2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后台管理功能（</w:t>
            </w:r>
            <w:r w:rsidRPr="00A10463">
              <w:rPr>
                <w:rStyle w:val="af5"/>
                <w:noProof/>
                <w:sz w:val="22"/>
              </w:rPr>
              <w:t>PC</w:t>
            </w:r>
            <w:r w:rsidRPr="00A10463">
              <w:rPr>
                <w:rStyle w:val="af5"/>
                <w:rFonts w:hint="eastAsia"/>
                <w:noProof/>
                <w:sz w:val="22"/>
              </w:rPr>
              <w:t>端）</w:t>
            </w:r>
            <w:r w:rsidRPr="00A10463">
              <w:rPr>
                <w:rStyle w:val="af5"/>
                <w:rFonts w:hint="eastAsia"/>
                <w:noProof/>
                <w:sz w:val="22"/>
                <w:highlight w:val="yellow"/>
              </w:rPr>
              <w:t>（请按照业务场景进行调整、补充）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_Toc474703309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EB4ADCC" w14:textId="297BC187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0" w:history="1">
            <w:r w:rsidRPr="00A10463">
              <w:rPr>
                <w:rStyle w:val="af5"/>
                <w:noProof/>
                <w:sz w:val="22"/>
              </w:rPr>
              <w:t>3.2.1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商户信息管理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_Toc474703310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47C324A" w14:textId="2A552E8C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1" w:history="1">
            <w:r w:rsidRPr="00A10463">
              <w:rPr>
                <w:rStyle w:val="af5"/>
                <w:noProof/>
                <w:sz w:val="22"/>
              </w:rPr>
              <w:t>3.2.2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导出商户信息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_Toc474703311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0BA23028" w14:textId="7146C4B5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2" w:history="1">
            <w:r w:rsidRPr="00A10463">
              <w:rPr>
                <w:rStyle w:val="af5"/>
                <w:noProof/>
                <w:sz w:val="22"/>
              </w:rPr>
              <w:t>3.2.3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生成商户二维码码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_Toc474703312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81E17E4" w14:textId="4ABA4E80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3" w:history="1">
            <w:r w:rsidRPr="00A10463">
              <w:rPr>
                <w:rStyle w:val="af5"/>
                <w:noProof/>
                <w:sz w:val="22"/>
              </w:rPr>
              <w:t>3.2.4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商户开通、停用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_Toc474703313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58769DB" w14:textId="0BD9EB88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4" w:history="1">
            <w:r w:rsidRPr="00A10463">
              <w:rPr>
                <w:rStyle w:val="af5"/>
                <w:noProof/>
                <w:sz w:val="22"/>
              </w:rPr>
              <w:t>3.2.5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渠道路由维护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_Toc474703314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6F4E335" w14:textId="7BBFB44D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5" w:history="1">
            <w:r w:rsidRPr="00A10463">
              <w:rPr>
                <w:rStyle w:val="af5"/>
                <w:noProof/>
                <w:sz w:val="22"/>
              </w:rPr>
              <w:t>3.2.6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商户路由失败原因查询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_Toc474703315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4BBD2A44" w14:textId="35B3AE57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6" w:history="1">
            <w:r w:rsidRPr="00A10463">
              <w:rPr>
                <w:rStyle w:val="af5"/>
                <w:noProof/>
                <w:sz w:val="22"/>
              </w:rPr>
              <w:t>3.2.7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主动通知记录查询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_Toc474703316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330B4D84" w14:textId="7ACE2FA6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7" w:history="1">
            <w:r w:rsidRPr="00A10463">
              <w:rPr>
                <w:rStyle w:val="af5"/>
                <w:noProof/>
                <w:sz w:val="22"/>
              </w:rPr>
              <w:t>3.2.8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交易记录查询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_Toc474703317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3A9A07C" w14:textId="565CB98A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8" w:history="1">
            <w:r w:rsidRPr="00A10463">
              <w:rPr>
                <w:rStyle w:val="af5"/>
                <w:noProof/>
                <w:sz w:val="22"/>
              </w:rPr>
              <w:t>3.2.9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上游交易记录查询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_Toc474703318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D7EA597" w14:textId="629E5BC9" w:rsidR="00764DED" w:rsidRPr="00A10463" w:rsidRDefault="00764DED">
          <w:pPr>
            <w:pStyle w:val="31"/>
            <w:tabs>
              <w:tab w:val="left" w:pos="1945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19" w:history="1">
            <w:r w:rsidRPr="00A10463">
              <w:rPr>
                <w:rStyle w:val="af5"/>
                <w:noProof/>
                <w:sz w:val="22"/>
              </w:rPr>
              <w:t>3.2.10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清算数据维护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_Toc474703319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18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EA364F3" w14:textId="0F2E834D" w:rsidR="00764DED" w:rsidRPr="00A10463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</w:rPr>
          </w:pPr>
          <w:hyperlink w:anchor="_Toc474703320" w:history="1">
            <w:r w:rsidRPr="00A10463">
              <w:rPr>
                <w:rStyle w:val="af5"/>
                <w:noProof/>
                <w:sz w:val="22"/>
              </w:rPr>
              <w:t>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系统设计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_Toc474703320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19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0D64A8FB" w14:textId="52860D51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321" w:history="1">
            <w:r w:rsidRPr="00A10463">
              <w:rPr>
                <w:rStyle w:val="af5"/>
                <w:noProof/>
                <w:sz w:val="22"/>
              </w:rPr>
              <w:t>4.1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相关规范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_Toc474703321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19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69B34B78" w14:textId="2556ACF7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322" w:history="1">
            <w:r w:rsidRPr="00A10463">
              <w:rPr>
                <w:rStyle w:val="af5"/>
                <w:noProof/>
                <w:sz w:val="22"/>
              </w:rPr>
              <w:t>4.2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数据库设计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_Toc474703322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19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1E6333D5" w14:textId="6D7522C0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3" w:history="1">
            <w:r w:rsidRPr="00A10463">
              <w:rPr>
                <w:rStyle w:val="af5"/>
                <w:noProof/>
                <w:sz w:val="22"/>
              </w:rPr>
              <w:t>4.2.1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商户信息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_Toc474703323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19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EC821CF" w14:textId="58F768D3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4" w:history="1">
            <w:r w:rsidRPr="00A10463">
              <w:rPr>
                <w:rStyle w:val="af5"/>
                <w:noProof/>
                <w:sz w:val="22"/>
              </w:rPr>
              <w:t>4.2.2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上游渠道基本信息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_Toc474703324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20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3EC5DB37" w14:textId="213992E2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5" w:history="1">
            <w:r w:rsidRPr="00A10463">
              <w:rPr>
                <w:rStyle w:val="af5"/>
                <w:noProof/>
                <w:sz w:val="22"/>
              </w:rPr>
              <w:t>4.2.3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路由关系配置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_Toc474703325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21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47779EBA" w14:textId="5EC68D82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6" w:history="1">
            <w:r w:rsidRPr="00A10463">
              <w:rPr>
                <w:rStyle w:val="af5"/>
                <w:noProof/>
                <w:sz w:val="22"/>
              </w:rPr>
              <w:t>4.2.4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客户经理信息（请确定）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_Toc474703326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21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31125ED" w14:textId="131B8F25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7" w:history="1">
            <w:r w:rsidRPr="00A10463">
              <w:rPr>
                <w:rStyle w:val="af5"/>
                <w:noProof/>
                <w:sz w:val="22"/>
              </w:rPr>
              <w:t>4.2.5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订单信息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_Toc474703327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22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53E8E590" w14:textId="21735B66" w:rsidR="00764DED" w:rsidRPr="00A10463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</w:rPr>
          </w:pPr>
          <w:hyperlink w:anchor="_Toc474703328" w:history="1">
            <w:r w:rsidRPr="00A10463">
              <w:rPr>
                <w:rStyle w:val="af5"/>
                <w:noProof/>
                <w:sz w:val="22"/>
              </w:rPr>
              <w:t>4.2.6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通知信息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_Toc474703328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23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8BBB7CE" w14:textId="0D09A70F" w:rsidR="00764DED" w:rsidRPr="00A10463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</w:rPr>
          </w:pPr>
          <w:hyperlink w:anchor="_Toc474703329" w:history="1">
            <w:r w:rsidRPr="00A10463">
              <w:rPr>
                <w:rStyle w:val="af5"/>
                <w:noProof/>
                <w:sz w:val="22"/>
              </w:rPr>
              <w:t>4.3</w:t>
            </w:r>
            <w:r w:rsidRPr="00A10463">
              <w:rPr>
                <w:noProof/>
                <w:sz w:val="16"/>
              </w:rPr>
              <w:tab/>
            </w:r>
            <w:r w:rsidRPr="00A10463">
              <w:rPr>
                <w:rStyle w:val="af5"/>
                <w:rFonts w:hint="eastAsia"/>
                <w:noProof/>
                <w:sz w:val="22"/>
              </w:rPr>
              <w:t>角色划分</w:t>
            </w:r>
            <w:r w:rsidRPr="00A10463">
              <w:rPr>
                <w:noProof/>
                <w:webHidden/>
                <w:sz w:val="22"/>
              </w:rPr>
              <w:tab/>
            </w:r>
            <w:r w:rsidRPr="00A10463">
              <w:rPr>
                <w:noProof/>
                <w:webHidden/>
                <w:sz w:val="22"/>
              </w:rPr>
              <w:fldChar w:fldCharType="begin"/>
            </w:r>
            <w:r w:rsidRPr="00A10463">
              <w:rPr>
                <w:noProof/>
                <w:webHidden/>
                <w:sz w:val="22"/>
              </w:rPr>
              <w:instrText xml:space="preserve"> PAGEREF _Toc474703329 \h </w:instrText>
            </w:r>
            <w:r w:rsidRPr="00A10463">
              <w:rPr>
                <w:noProof/>
                <w:webHidden/>
                <w:sz w:val="22"/>
              </w:rPr>
            </w:r>
            <w:r w:rsidRPr="00A10463">
              <w:rPr>
                <w:noProof/>
                <w:webHidden/>
                <w:sz w:val="22"/>
              </w:rPr>
              <w:fldChar w:fldCharType="separate"/>
            </w:r>
            <w:r w:rsidRPr="00A10463">
              <w:rPr>
                <w:noProof/>
                <w:webHidden/>
                <w:sz w:val="22"/>
              </w:rPr>
              <w:t>24</w:t>
            </w:r>
            <w:r w:rsidRPr="00A10463">
              <w:rPr>
                <w:noProof/>
                <w:webHidden/>
                <w:sz w:val="22"/>
              </w:rPr>
              <w:fldChar w:fldCharType="end"/>
            </w:r>
          </w:hyperlink>
        </w:p>
        <w:p w14:paraId="2D11BC82" w14:textId="465A9B14" w:rsidR="00764DED" w:rsidRDefault="00764DED">
          <w:r w:rsidRPr="00A10463">
            <w:rPr>
              <w:b/>
              <w:bCs/>
              <w:sz w:val="22"/>
              <w:lang w:val="zh-CN"/>
            </w:rPr>
            <w:fldChar w:fldCharType="end"/>
          </w:r>
        </w:p>
      </w:sdtContent>
    </w:sdt>
    <w:p w14:paraId="3ED84777" w14:textId="0A3A7ECB" w:rsidR="00764DED" w:rsidRDefault="00764DED">
      <w:pPr>
        <w:widowControl/>
        <w:jc w:val="left"/>
      </w:pPr>
      <w:r>
        <w:br w:type="page"/>
      </w:r>
    </w:p>
    <w:p w14:paraId="011EEE11" w14:textId="77777777" w:rsidR="009866B1" w:rsidRPr="00764DED" w:rsidRDefault="009866B1" w:rsidP="00A10463">
      <w:pPr>
        <w:spacing w:line="560" w:lineRule="exact"/>
      </w:pPr>
    </w:p>
    <w:p w14:paraId="7FF893A2" w14:textId="77777777" w:rsidR="009866B1" w:rsidRDefault="009866B1" w:rsidP="00A10463">
      <w:pPr>
        <w:pStyle w:val="a5"/>
        <w:spacing w:line="560" w:lineRule="exact"/>
        <w:ind w:firstLine="640"/>
      </w:pPr>
      <w:r>
        <w:rPr>
          <w:rFonts w:hint="eastAsia"/>
        </w:rPr>
        <w:t>银码通二维码支付平台（以下简称“银码通”），主要提供商户</w:t>
      </w:r>
      <w:r w:rsidR="00AE5121">
        <w:rPr>
          <w:rFonts w:hint="eastAsia"/>
        </w:rPr>
        <w:t>二维码支付收款功能。</w:t>
      </w:r>
    </w:p>
    <w:p w14:paraId="7E44B3E5" w14:textId="75842FC6" w:rsidR="00C04674" w:rsidRDefault="004272A5" w:rsidP="00470114">
      <w:pPr>
        <w:pStyle w:val="1"/>
        <w:spacing w:before="0" w:after="0" w:line="560" w:lineRule="exact"/>
      </w:pPr>
      <w:bookmarkStart w:id="16" w:name="_Toc474703282"/>
      <w:r>
        <w:t>系统</w:t>
      </w:r>
      <w:r w:rsidR="00C81A2D">
        <w:rPr>
          <w:rFonts w:hint="eastAsia"/>
        </w:rPr>
        <w:t>角色说明</w:t>
      </w:r>
      <w:bookmarkEnd w:id="16"/>
    </w:p>
    <w:p w14:paraId="2CB656BF" w14:textId="1788D0C9" w:rsidR="00C81A2D" w:rsidRDefault="00C81A2D" w:rsidP="00470114">
      <w:pPr>
        <w:pStyle w:val="2"/>
        <w:spacing w:before="0" w:after="0" w:line="560" w:lineRule="exact"/>
      </w:pPr>
      <w:bookmarkStart w:id="17" w:name="_Toc474703283"/>
      <w:r>
        <w:rPr>
          <w:rFonts w:hint="eastAsia"/>
        </w:rPr>
        <w:t>顾客</w:t>
      </w:r>
      <w:bookmarkEnd w:id="17"/>
    </w:p>
    <w:p w14:paraId="6A2AAF48" w14:textId="77777777" w:rsidR="00C81A2D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主动使用微信</w:t>
      </w:r>
      <w:r>
        <w:rPr>
          <w:rFonts w:hint="eastAsia"/>
        </w:rPr>
        <w:t>/</w:t>
      </w:r>
      <w:r>
        <w:rPr>
          <w:rFonts w:hint="eastAsia"/>
        </w:rPr>
        <w:t>支付宝等</w:t>
      </w:r>
      <w:r>
        <w:rPr>
          <w:rFonts w:hint="eastAsia"/>
        </w:rPr>
        <w:t>app</w:t>
      </w:r>
      <w:r>
        <w:rPr>
          <w:rFonts w:hint="eastAsia"/>
        </w:rPr>
        <w:t>对</w:t>
      </w:r>
      <w:r w:rsidR="00C81A2D">
        <w:rPr>
          <w:rFonts w:hint="eastAsia"/>
        </w:rPr>
        <w:t>银码通二维码</w:t>
      </w:r>
      <w:r>
        <w:rPr>
          <w:rFonts w:hint="eastAsia"/>
        </w:rPr>
        <w:t>进行扫码并支付的人员</w:t>
      </w:r>
      <w:r w:rsidR="00C81A2D">
        <w:rPr>
          <w:rFonts w:hint="eastAsia"/>
        </w:rPr>
        <w:t>。</w:t>
      </w:r>
    </w:p>
    <w:p w14:paraId="02934B74" w14:textId="62CC2A03" w:rsidR="004839D2" w:rsidRDefault="004839D2" w:rsidP="00470114">
      <w:pPr>
        <w:pStyle w:val="2"/>
        <w:spacing w:before="0" w:after="0" w:line="560" w:lineRule="exact"/>
      </w:pPr>
      <w:bookmarkStart w:id="18" w:name="_Toc474703284"/>
      <w:r>
        <w:rPr>
          <w:rFonts w:hint="eastAsia"/>
        </w:rPr>
        <w:t>商户</w:t>
      </w:r>
      <w:bookmarkEnd w:id="18"/>
    </w:p>
    <w:p w14:paraId="67C26300" w14:textId="77777777" w:rsidR="004839D2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提供相关信息，完成银码通二维码申请，并通过在经营场所展示二维码进行收单的经营者。</w:t>
      </w:r>
    </w:p>
    <w:p w14:paraId="275CEA3E" w14:textId="5AEFCF0C" w:rsidR="004839D2" w:rsidRDefault="004839D2" w:rsidP="00470114">
      <w:pPr>
        <w:pStyle w:val="2"/>
        <w:spacing w:before="0" w:after="0" w:line="560" w:lineRule="exact"/>
      </w:pPr>
      <w:bookmarkStart w:id="19" w:name="_Toc474703285"/>
      <w:r>
        <w:rPr>
          <w:rFonts w:hint="eastAsia"/>
        </w:rPr>
        <w:t>客户经理</w:t>
      </w:r>
      <w:bookmarkEnd w:id="19"/>
    </w:p>
    <w:p w14:paraId="329324F1" w14:textId="77777777" w:rsidR="004839D2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接收商户相关申请和面核，完成后台信息录入、反馈结果给商户的人员。</w:t>
      </w:r>
    </w:p>
    <w:p w14:paraId="51FCF1EA" w14:textId="2F260EE4" w:rsidR="004839D2" w:rsidRDefault="004839D2" w:rsidP="00470114">
      <w:pPr>
        <w:pStyle w:val="2"/>
        <w:spacing w:before="0" w:after="0" w:line="560" w:lineRule="exact"/>
      </w:pPr>
      <w:bookmarkStart w:id="20" w:name="_Toc474703286"/>
      <w:r>
        <w:rPr>
          <w:rFonts w:hint="eastAsia"/>
        </w:rPr>
        <w:t>管理人员</w:t>
      </w:r>
      <w:bookmarkEnd w:id="20"/>
    </w:p>
    <w:p w14:paraId="6FD978F8" w14:textId="77777777" w:rsidR="004839D2" w:rsidRDefault="00B5678B" w:rsidP="00470114">
      <w:pPr>
        <w:pStyle w:val="a5"/>
        <w:spacing w:line="560" w:lineRule="exact"/>
        <w:ind w:firstLine="640"/>
      </w:pPr>
      <w:r>
        <w:rPr>
          <w:rFonts w:hint="eastAsia"/>
        </w:rPr>
        <w:t>完成商户信息审核，具有系统后台管理权限的人员</w:t>
      </w:r>
      <w:r w:rsidR="004839D2">
        <w:rPr>
          <w:rFonts w:hint="eastAsia"/>
        </w:rPr>
        <w:t>。</w:t>
      </w:r>
    </w:p>
    <w:p w14:paraId="5752DC7B" w14:textId="2897D373" w:rsidR="009A178D" w:rsidRDefault="009A178D" w:rsidP="009A178D">
      <w:pPr>
        <w:pStyle w:val="2"/>
        <w:spacing w:before="0" w:after="0" w:line="560" w:lineRule="exact"/>
      </w:pPr>
      <w:bookmarkStart w:id="21" w:name="_Toc474703287"/>
      <w:r>
        <w:rPr>
          <w:rFonts w:hint="eastAsia"/>
        </w:rPr>
        <w:t>财务人员</w:t>
      </w:r>
      <w:bookmarkEnd w:id="21"/>
    </w:p>
    <w:p w14:paraId="20E1509F" w14:textId="37F02A10" w:rsidR="009A178D" w:rsidRDefault="009A178D" w:rsidP="009A178D">
      <w:pPr>
        <w:pStyle w:val="a5"/>
        <w:spacing w:line="560" w:lineRule="exact"/>
        <w:ind w:firstLine="640"/>
      </w:pPr>
      <w:r>
        <w:rPr>
          <w:rFonts w:hint="eastAsia"/>
        </w:rPr>
        <w:t>完成商户对账操作的人员。</w:t>
      </w:r>
    </w:p>
    <w:p w14:paraId="542FA183" w14:textId="46F5C252" w:rsidR="009A178D" w:rsidRDefault="009A178D" w:rsidP="009A178D">
      <w:pPr>
        <w:pStyle w:val="2"/>
        <w:spacing w:before="0" w:after="0" w:line="560" w:lineRule="exact"/>
      </w:pPr>
      <w:bookmarkStart w:id="22" w:name="_Toc474703288"/>
      <w:r>
        <w:rPr>
          <w:rFonts w:hint="eastAsia"/>
        </w:rPr>
        <w:t>客服</w:t>
      </w:r>
      <w:bookmarkEnd w:id="22"/>
    </w:p>
    <w:p w14:paraId="42540CBC" w14:textId="2B2201E7" w:rsidR="009A178D" w:rsidRDefault="009A178D" w:rsidP="009A178D">
      <w:pPr>
        <w:pStyle w:val="a5"/>
        <w:spacing w:line="560" w:lineRule="exact"/>
        <w:ind w:firstLine="640"/>
      </w:pPr>
      <w:r>
        <w:rPr>
          <w:rFonts w:hint="eastAsia"/>
        </w:rPr>
        <w:t>处理顾客、商户在公众号等平台反馈意见和指导日常操作的人员。</w:t>
      </w:r>
    </w:p>
    <w:p w14:paraId="53160FB0" w14:textId="511D8B27" w:rsidR="00C81A2D" w:rsidRPr="00C81A2D" w:rsidRDefault="00B5678B" w:rsidP="00470114">
      <w:pPr>
        <w:pStyle w:val="1"/>
        <w:spacing w:before="0" w:after="0" w:line="560" w:lineRule="exact"/>
      </w:pPr>
      <w:bookmarkStart w:id="23" w:name="_Toc474703289"/>
      <w:r>
        <w:rPr>
          <w:rFonts w:hint="eastAsia"/>
        </w:rPr>
        <w:lastRenderedPageBreak/>
        <w:t>业务场景</w:t>
      </w:r>
      <w:bookmarkEnd w:id="23"/>
    </w:p>
    <w:p w14:paraId="1064ADC1" w14:textId="77777777" w:rsidR="00490400" w:rsidRDefault="00490400" w:rsidP="00637C42">
      <w:r>
        <w:rPr>
          <w:rFonts w:hint="eastAsia"/>
          <w:noProof/>
        </w:rPr>
        <w:drawing>
          <wp:inline distT="0" distB="0" distL="0" distR="0" wp14:anchorId="046C905D" wp14:editId="53EAEB78">
            <wp:extent cx="52743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架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E4A" w14:textId="77777777" w:rsidR="00490400" w:rsidRDefault="00490400">
      <w:pPr>
        <w:spacing w:line="560" w:lineRule="exact"/>
        <w:pPrChange w:id="24" w:author="think" w:date="2017-02-12T16:26:00Z">
          <w:pPr/>
        </w:pPrChange>
      </w:pPr>
      <w:r>
        <w:rPr>
          <w:rFonts w:hint="eastAsia"/>
        </w:rPr>
        <w:t>系统的功能框架大致如上图：</w:t>
      </w:r>
    </w:p>
    <w:p w14:paraId="6D7B80B2" w14:textId="33314EE7" w:rsidR="00B22436" w:rsidRDefault="00B22436">
      <w:pPr>
        <w:pStyle w:val="2"/>
        <w:spacing w:before="0" w:after="0" w:line="560" w:lineRule="exact"/>
        <w:pPrChange w:id="25" w:author="think" w:date="2017-02-12T16:26:00Z">
          <w:pPr>
            <w:pStyle w:val="2"/>
          </w:pPr>
        </w:pPrChange>
      </w:pPr>
      <w:bookmarkStart w:id="26" w:name="_Toc474703290"/>
      <w:r>
        <w:rPr>
          <w:rFonts w:hint="eastAsia"/>
        </w:rPr>
        <w:t>顾客消费交易</w:t>
      </w:r>
      <w:bookmarkEnd w:id="26"/>
    </w:p>
    <w:p w14:paraId="36052620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27" w:author="think" w:date="2017-02-12T16:22:00Z"/>
        </w:rPr>
        <w:pPrChange w:id="28" w:author="think" w:date="2017-02-12T16:26:00Z">
          <w:pPr>
            <w:pStyle w:val="a5"/>
            <w:ind w:firstLine="640"/>
          </w:pPr>
        </w:pPrChange>
      </w:pPr>
      <w:del w:id="29" w:author="think" w:date="2017-02-12T16:21:00Z">
        <w:r w:rsidDel="002C5375">
          <w:rPr>
            <w:rFonts w:hint="eastAsia"/>
          </w:rPr>
          <w:delText>包括</w:delText>
        </w:r>
      </w:del>
      <w:r>
        <w:rPr>
          <w:rFonts w:hint="eastAsia"/>
        </w:rPr>
        <w:t>顾客</w:t>
      </w:r>
      <w:ins w:id="30" w:author="think" w:date="2017-02-12T16:21:00Z">
        <w:r w:rsidR="006E6064">
          <w:rPr>
            <w:rFonts w:hint="eastAsia"/>
          </w:rPr>
          <w:t>使用微信</w:t>
        </w:r>
        <w:r w:rsidR="006E6064">
          <w:rPr>
            <w:rFonts w:hint="eastAsia"/>
          </w:rPr>
          <w:t>/</w:t>
        </w:r>
        <w:r w:rsidR="006E6064">
          <w:rPr>
            <w:rFonts w:hint="eastAsia"/>
          </w:rPr>
          <w:t>支付宝等</w:t>
        </w:r>
        <w:r w:rsidR="006E6064">
          <w:rPr>
            <w:rFonts w:hint="eastAsia"/>
          </w:rPr>
          <w:t>app</w:t>
        </w:r>
      </w:ins>
      <w:r>
        <w:rPr>
          <w:rFonts w:hint="eastAsia"/>
        </w:rPr>
        <w:t>扫银码通二维码</w:t>
      </w:r>
      <w:del w:id="31" w:author="think" w:date="2017-02-12T16:22:00Z">
        <w:r w:rsidDel="002C6FBE">
          <w:rPr>
            <w:rFonts w:hint="eastAsia"/>
          </w:rPr>
          <w:delText>后，</w:delText>
        </w:r>
      </w:del>
    </w:p>
    <w:p w14:paraId="7E946992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32" w:author="think" w:date="2017-02-12T16:22:00Z"/>
        </w:rPr>
        <w:pPrChange w:id="33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后台</w:t>
      </w:r>
      <w:ins w:id="34" w:author="think" w:date="2017-02-12T16:22:00Z">
        <w:r w:rsidR="002C6FBE">
          <w:rPr>
            <w:rFonts w:hint="eastAsia"/>
          </w:rPr>
          <w:t>通过路由选择</w:t>
        </w:r>
      </w:ins>
      <w:del w:id="35" w:author="think" w:date="2017-02-12T16:21:00Z">
        <w:r w:rsidDel="006E6064">
          <w:rPr>
            <w:rFonts w:hint="eastAsia"/>
          </w:rPr>
          <w:delText>给出</w:delText>
        </w:r>
      </w:del>
      <w:ins w:id="36" w:author="think" w:date="2017-02-12T16:21:00Z">
        <w:r w:rsidR="006E6064">
          <w:rPr>
            <w:rFonts w:hint="eastAsia"/>
          </w:rPr>
          <w:t>返回收银台</w:t>
        </w:r>
      </w:ins>
      <w:r>
        <w:rPr>
          <w:rFonts w:hint="eastAsia"/>
        </w:rPr>
        <w:t>支付交易页面</w:t>
      </w:r>
    </w:p>
    <w:p w14:paraId="1EA2FEFA" w14:textId="77777777" w:rsidR="009377B0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37" w:author="think" w:date="2017-02-12T16:24:00Z"/>
        </w:rPr>
        <w:pPrChange w:id="38" w:author="think" w:date="2017-02-12T16:26:00Z">
          <w:pPr>
            <w:pStyle w:val="a5"/>
            <w:ind w:firstLine="640"/>
          </w:pPr>
        </w:pPrChange>
      </w:pPr>
      <w:del w:id="39" w:author="think" w:date="2017-02-12T16:22:00Z">
        <w:r w:rsidDel="002C6FBE">
          <w:rPr>
            <w:rFonts w:hint="eastAsia"/>
          </w:rPr>
          <w:delText>，</w:delText>
        </w:r>
      </w:del>
      <w:r>
        <w:rPr>
          <w:rFonts w:hint="eastAsia"/>
        </w:rPr>
        <w:t>顾客输入金额</w:t>
      </w:r>
      <w:ins w:id="40" w:author="think" w:date="2017-02-12T16:23:00Z">
        <w:r w:rsidR="002C6FBE">
          <w:rPr>
            <w:rFonts w:hint="eastAsia"/>
          </w:rPr>
          <w:t>、密码</w:t>
        </w:r>
      </w:ins>
      <w:del w:id="41" w:author="think" w:date="2017-02-12T16:23:00Z">
        <w:r w:rsidDel="002C6FBE">
          <w:rPr>
            <w:rFonts w:hint="eastAsia"/>
          </w:rPr>
          <w:delText>提交</w:delText>
        </w:r>
      </w:del>
      <w:del w:id="42" w:author="think" w:date="2017-02-12T16:24:00Z">
        <w:r w:rsidR="009377B0" w:rsidDel="009377B0">
          <w:rPr>
            <w:rFonts w:hint="eastAsia"/>
          </w:rPr>
          <w:delText>后</w:delText>
        </w:r>
      </w:del>
      <w:ins w:id="43" w:author="think" w:date="2017-02-12T16:24:00Z">
        <w:r w:rsidR="009377B0">
          <w:rPr>
            <w:rFonts w:hint="eastAsia"/>
          </w:rPr>
          <w:t>完成支付</w:t>
        </w:r>
      </w:ins>
    </w:p>
    <w:p w14:paraId="6E1C76E3" w14:textId="77777777" w:rsidR="00490400" w:rsidRDefault="00490400">
      <w:pPr>
        <w:pStyle w:val="a5"/>
        <w:numPr>
          <w:ilvl w:val="0"/>
          <w:numId w:val="10"/>
        </w:numPr>
        <w:spacing w:line="560" w:lineRule="exact"/>
        <w:ind w:firstLineChars="0"/>
        <w:pPrChange w:id="44" w:author="think" w:date="2017-02-12T16:26:00Z">
          <w:pPr>
            <w:pStyle w:val="a5"/>
            <w:ind w:firstLine="640"/>
          </w:pPr>
        </w:pPrChange>
      </w:pPr>
      <w:del w:id="45" w:author="think" w:date="2017-02-12T16:25:00Z">
        <w:r w:rsidDel="009377B0">
          <w:rPr>
            <w:rFonts w:hint="eastAsia"/>
          </w:rPr>
          <w:delText>，后台调用路由选择模块，根据路由策略选择当前商户所对应的支付渠道，通过渠道支付接口完成交易。完成交易后渠道会通过</w:delText>
        </w:r>
      </w:del>
      <w:r>
        <w:rPr>
          <w:rFonts w:hint="eastAsia"/>
        </w:rPr>
        <w:t>微信或支付宝自行</w:t>
      </w:r>
      <w:del w:id="46" w:author="think" w:date="2017-02-12T16:25:00Z">
        <w:r w:rsidDel="004D5B46">
          <w:rPr>
            <w:rFonts w:hint="eastAsia"/>
          </w:rPr>
          <w:delText>通知</w:delText>
        </w:r>
      </w:del>
      <w:ins w:id="47" w:author="think" w:date="2017-02-12T16:25:00Z">
        <w:r w:rsidR="004D5B46">
          <w:rPr>
            <w:rFonts w:hint="eastAsia"/>
          </w:rPr>
          <w:t>返回</w:t>
        </w:r>
      </w:ins>
      <w:r>
        <w:rPr>
          <w:rFonts w:hint="eastAsia"/>
        </w:rPr>
        <w:t>顾客消费回执，银码通平台无需关注。</w:t>
      </w:r>
    </w:p>
    <w:p w14:paraId="5509D9E6" w14:textId="0F5060F3" w:rsidR="00B22436" w:rsidRDefault="00B22436">
      <w:pPr>
        <w:pStyle w:val="2"/>
        <w:spacing w:before="0" w:after="0" w:line="560" w:lineRule="exact"/>
        <w:rPr>
          <w:ins w:id="48" w:author="think" w:date="2017-02-12T16:30:00Z"/>
        </w:rPr>
        <w:pPrChange w:id="49" w:author="think" w:date="2017-02-12T16:26:00Z">
          <w:pPr>
            <w:pStyle w:val="2"/>
          </w:pPr>
        </w:pPrChange>
      </w:pPr>
      <w:bookmarkStart w:id="50" w:name="_Toc474703291"/>
      <w:r>
        <w:rPr>
          <w:rFonts w:hint="eastAsia"/>
        </w:rPr>
        <w:t>商户</w:t>
      </w:r>
      <w:ins w:id="51" w:author="think" w:date="2017-02-12T16:27:00Z">
        <w:r w:rsidR="00BF1F9C">
          <w:rPr>
            <w:rFonts w:hint="eastAsia"/>
          </w:rPr>
          <w:t>交易结果</w:t>
        </w:r>
      </w:ins>
      <w:del w:id="52" w:author="think" w:date="2017-02-12T16:27:00Z">
        <w:r w:rsidDel="00BF1F9C">
          <w:rPr>
            <w:rFonts w:hint="eastAsia"/>
          </w:rPr>
          <w:delText>逐笔</w:delText>
        </w:r>
      </w:del>
      <w:r>
        <w:rPr>
          <w:rFonts w:hint="eastAsia"/>
        </w:rPr>
        <w:t>反馈</w:t>
      </w:r>
      <w:bookmarkEnd w:id="50"/>
    </w:p>
    <w:p w14:paraId="75F93B12" w14:textId="77777777" w:rsidR="00566E1C" w:rsidRPr="00637C42" w:rsidRDefault="00566E1C">
      <w:pPr>
        <w:pStyle w:val="a5"/>
        <w:spacing w:line="560" w:lineRule="exact"/>
        <w:ind w:firstLine="640"/>
        <w:pPrChange w:id="53" w:author="think" w:date="2017-02-12T16:30:00Z">
          <w:pPr>
            <w:pStyle w:val="2"/>
          </w:pPr>
        </w:pPrChange>
      </w:pPr>
      <w:ins w:id="54" w:author="think" w:date="2017-02-12T16:30:00Z">
        <w:r>
          <w:rPr>
            <w:rFonts w:hint="eastAsia"/>
          </w:rPr>
          <w:t>商户需先行关注银码通公众号。</w:t>
        </w:r>
      </w:ins>
    </w:p>
    <w:p w14:paraId="755C1EAB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55" w:author="think" w:date="2017-02-12T16:28:00Z"/>
        </w:rPr>
        <w:pPrChange w:id="56" w:author="think" w:date="2017-02-12T16:26:00Z">
          <w:pPr>
            <w:pStyle w:val="a5"/>
            <w:ind w:firstLine="640"/>
          </w:pPr>
        </w:pPrChange>
      </w:pPr>
      <w:ins w:id="57" w:author="think" w:date="2017-02-12T16:27:00Z">
        <w:r>
          <w:rPr>
            <w:rFonts w:hint="eastAsia"/>
          </w:rPr>
          <w:t>上述顾客消费成功后，微信</w:t>
        </w:r>
        <w:r>
          <w:rPr>
            <w:rFonts w:hint="eastAsia"/>
          </w:rPr>
          <w:t>/</w:t>
        </w:r>
        <w:r>
          <w:rPr>
            <w:rFonts w:hint="eastAsia"/>
          </w:rPr>
          <w:t>支付宝发起异步通知</w:t>
        </w:r>
      </w:ins>
      <w:ins w:id="58" w:author="think" w:date="2017-02-12T16:28:00Z">
        <w:r>
          <w:rPr>
            <w:rFonts w:hint="eastAsia"/>
          </w:rPr>
          <w:t>上游商户</w:t>
        </w:r>
      </w:ins>
    </w:p>
    <w:p w14:paraId="6A116D25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59" w:author="think" w:date="2017-02-12T16:28:00Z"/>
        </w:rPr>
        <w:pPrChange w:id="60" w:author="think" w:date="2017-02-12T16:26:00Z">
          <w:pPr>
            <w:pStyle w:val="a5"/>
            <w:ind w:firstLine="640"/>
          </w:pPr>
        </w:pPrChange>
      </w:pPr>
      <w:ins w:id="61" w:author="think" w:date="2017-02-12T16:28:00Z">
        <w:r>
          <w:rPr>
            <w:rFonts w:hint="eastAsia"/>
          </w:rPr>
          <w:t>上游商户转发交易结果至我司服务器，中间有可能经过接口转换</w:t>
        </w:r>
      </w:ins>
    </w:p>
    <w:p w14:paraId="39951B5A" w14:textId="77777777" w:rsidR="00490400" w:rsidRDefault="00BF1F9C">
      <w:pPr>
        <w:pStyle w:val="a5"/>
        <w:numPr>
          <w:ilvl w:val="0"/>
          <w:numId w:val="10"/>
        </w:numPr>
        <w:spacing w:line="560" w:lineRule="exact"/>
        <w:ind w:firstLineChars="0"/>
        <w:pPrChange w:id="62" w:author="think" w:date="2017-02-12T16:26:00Z">
          <w:pPr>
            <w:pStyle w:val="a5"/>
            <w:ind w:firstLine="640"/>
          </w:pPr>
        </w:pPrChange>
      </w:pPr>
      <w:ins w:id="63" w:author="think" w:date="2017-02-12T16:28:00Z">
        <w:r>
          <w:rPr>
            <w:rFonts w:hint="eastAsia"/>
          </w:rPr>
          <w:lastRenderedPageBreak/>
          <w:t>我司服务器</w:t>
        </w:r>
      </w:ins>
      <w:ins w:id="64" w:author="think" w:date="2017-02-12T16:29:00Z">
        <w:r>
          <w:rPr>
            <w:rFonts w:hint="eastAsia"/>
          </w:rPr>
          <w:t>收到通知后，</w:t>
        </w:r>
      </w:ins>
      <w:del w:id="65" w:author="think" w:date="2017-02-12T16:29:00Z">
        <w:r w:rsidR="00490400" w:rsidDel="00BF1F9C">
          <w:rPr>
            <w:rFonts w:hint="eastAsia"/>
          </w:rPr>
          <w:delText>渠道完成交易后，</w:delText>
        </w:r>
      </w:del>
      <w:r w:rsidR="00490400">
        <w:rPr>
          <w:rFonts w:hint="eastAsia"/>
        </w:rPr>
        <w:t>通过</w:t>
      </w:r>
      <w:del w:id="66" w:author="think" w:date="2017-02-12T16:29:00Z">
        <w:r w:rsidR="00490400" w:rsidDel="00BF1F9C">
          <w:rPr>
            <w:rFonts w:hint="eastAsia"/>
          </w:rPr>
          <w:delText>接口通知银码通消费回执，再由</w:delText>
        </w:r>
      </w:del>
      <w:r w:rsidR="00490400">
        <w:rPr>
          <w:rFonts w:hint="eastAsia"/>
        </w:rPr>
        <w:t>银码通</w:t>
      </w:r>
      <w:ins w:id="67" w:author="think" w:date="2017-02-12T16:29:00Z">
        <w:r>
          <w:rPr>
            <w:rFonts w:hint="eastAsia"/>
          </w:rPr>
          <w:t>公众号</w:t>
        </w:r>
      </w:ins>
      <w:r w:rsidR="00490400">
        <w:rPr>
          <w:rFonts w:hint="eastAsia"/>
        </w:rPr>
        <w:t>通知商户。</w:t>
      </w:r>
    </w:p>
    <w:p w14:paraId="28472FA7" w14:textId="64D5FD2F" w:rsidR="00B22436" w:rsidRDefault="00B22436">
      <w:pPr>
        <w:pStyle w:val="2"/>
        <w:spacing w:before="0" w:after="0" w:line="560" w:lineRule="exact"/>
        <w:pPrChange w:id="68" w:author="think" w:date="2017-02-12T16:26:00Z">
          <w:pPr>
            <w:pStyle w:val="2"/>
          </w:pPr>
        </w:pPrChange>
      </w:pPr>
      <w:bookmarkStart w:id="69" w:name="_Toc474703292"/>
      <w:r>
        <w:rPr>
          <w:rFonts w:hint="eastAsia"/>
        </w:rPr>
        <w:t>商户自助服务</w:t>
      </w:r>
      <w:bookmarkEnd w:id="69"/>
    </w:p>
    <w:p w14:paraId="4DFBD8FB" w14:textId="77777777" w:rsidR="00566E1C" w:rsidRPr="00B8264D" w:rsidRDefault="00566E1C" w:rsidP="00566E1C">
      <w:pPr>
        <w:pStyle w:val="a5"/>
        <w:spacing w:line="560" w:lineRule="exact"/>
        <w:ind w:firstLine="640"/>
        <w:rPr>
          <w:ins w:id="70" w:author="think" w:date="2017-02-12T16:30:00Z"/>
        </w:rPr>
      </w:pPr>
      <w:ins w:id="71" w:author="think" w:date="2017-02-12T16:30:00Z">
        <w:r>
          <w:rPr>
            <w:rFonts w:hint="eastAsia"/>
          </w:rPr>
          <w:t>商户需先行关注银码通公众号。</w:t>
        </w:r>
      </w:ins>
    </w:p>
    <w:p w14:paraId="51C001AE" w14:textId="77777777" w:rsidR="00490400" w:rsidDel="00566E1C" w:rsidRDefault="00490400">
      <w:pPr>
        <w:pStyle w:val="a5"/>
        <w:spacing w:line="560" w:lineRule="exact"/>
        <w:ind w:firstLine="640"/>
        <w:rPr>
          <w:del w:id="72" w:author="think" w:date="2017-02-12T16:30:00Z"/>
        </w:rPr>
        <w:pPrChange w:id="73" w:author="think" w:date="2017-02-12T16:26:00Z">
          <w:pPr>
            <w:pStyle w:val="a5"/>
            <w:ind w:firstLine="640"/>
          </w:pPr>
        </w:pPrChange>
      </w:pPr>
      <w:del w:id="74" w:author="think" w:date="2017-02-12T16:30:00Z">
        <w:r w:rsidDel="00566E1C">
          <w:rPr>
            <w:rFonts w:hint="eastAsia"/>
          </w:rPr>
          <w:delText>商户</w:delText>
        </w:r>
        <w:r w:rsidR="004C5F83" w:rsidDel="00566E1C">
          <w:rPr>
            <w:rFonts w:hint="eastAsia"/>
          </w:rPr>
          <w:delText>须</w:delText>
        </w:r>
        <w:r w:rsidDel="00566E1C">
          <w:rPr>
            <w:rFonts w:hint="eastAsia"/>
          </w:rPr>
          <w:delText>关注银码通公众号</w:delText>
        </w:r>
        <w:r w:rsidR="004C5F83" w:rsidDel="00566E1C">
          <w:rPr>
            <w:rFonts w:hint="eastAsia"/>
          </w:rPr>
          <w:delText>后获得以下功能。</w:delText>
        </w:r>
      </w:del>
    </w:p>
    <w:p w14:paraId="4E0D4AA6" w14:textId="77777777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75" w:author="think" w:date="2017-02-12T16:33:00Z"/>
        </w:rPr>
        <w:pPrChange w:id="76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del w:id="77" w:author="think" w:date="2017-02-12T16:32:00Z">
        <w:r w:rsidDel="008D550D">
          <w:rPr>
            <w:rFonts w:hint="eastAsia"/>
          </w:rPr>
          <w:delText>注册</w:delText>
        </w:r>
      </w:del>
      <w:ins w:id="78" w:author="think" w:date="2017-02-12T16:32:00Z">
        <w:r w:rsidR="008D550D">
          <w:rPr>
            <w:rFonts w:hint="eastAsia"/>
          </w:rPr>
          <w:t>微信号绑定</w:t>
        </w:r>
      </w:ins>
      <w:r>
        <w:rPr>
          <w:rFonts w:hint="eastAsia"/>
        </w:rPr>
        <w:t>。</w:t>
      </w:r>
    </w:p>
    <w:p w14:paraId="6EF5A55B" w14:textId="77777777" w:rsidR="00EB74AC" w:rsidRDefault="00104BA6">
      <w:pPr>
        <w:pStyle w:val="a5"/>
        <w:numPr>
          <w:ilvl w:val="0"/>
          <w:numId w:val="10"/>
        </w:numPr>
        <w:spacing w:line="560" w:lineRule="exact"/>
        <w:ind w:firstLineChars="0"/>
        <w:rPr>
          <w:ins w:id="79" w:author="think" w:date="2017-02-12T16:34:00Z"/>
        </w:rPr>
        <w:pPrChange w:id="80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81" w:author="think" w:date="2017-02-12T16:33:00Z">
        <w:r>
          <w:rPr>
            <w:rFonts w:hint="eastAsia"/>
          </w:rPr>
          <w:t>商户点击</w:t>
        </w:r>
      </w:ins>
      <w:ins w:id="82" w:author="think" w:date="2017-02-12T16:34:00Z">
        <w:r w:rsidR="002509F5">
          <w:rPr>
            <w:rFonts w:hint="eastAsia"/>
          </w:rPr>
          <w:t>绑定</w:t>
        </w:r>
      </w:ins>
    </w:p>
    <w:p w14:paraId="60D59934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83" w:author="think" w:date="2017-02-12T16:34:00Z"/>
        </w:rPr>
        <w:pPrChange w:id="84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85" w:author="think" w:date="2017-02-12T16:34:00Z">
        <w:r>
          <w:rPr>
            <w:rFonts w:hint="eastAsia"/>
          </w:rPr>
          <w:t>输入预留手机号</w:t>
        </w:r>
      </w:ins>
    </w:p>
    <w:p w14:paraId="7D63578C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86" w:author="think" w:date="2017-02-12T16:34:00Z"/>
        </w:rPr>
        <w:pPrChange w:id="87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88" w:author="think" w:date="2017-02-12T16:34:00Z">
        <w:r>
          <w:rPr>
            <w:rFonts w:hint="eastAsia"/>
          </w:rPr>
          <w:t>输入收到的手机验证码</w:t>
        </w:r>
      </w:ins>
    </w:p>
    <w:p w14:paraId="67229922" w14:textId="77777777" w:rsidR="002509F5" w:rsidRPr="00637C42" w:rsidRDefault="002509F5">
      <w:pPr>
        <w:pStyle w:val="a5"/>
        <w:numPr>
          <w:ilvl w:val="0"/>
          <w:numId w:val="10"/>
        </w:numPr>
        <w:spacing w:line="560" w:lineRule="exact"/>
        <w:ind w:firstLineChars="0"/>
        <w:pPrChange w:id="89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90" w:author="think" w:date="2017-02-12T16:34:00Z">
        <w:r>
          <w:rPr>
            <w:rFonts w:hint="eastAsia"/>
          </w:rPr>
          <w:t>后台完成绑定</w:t>
        </w:r>
      </w:ins>
    </w:p>
    <w:p w14:paraId="3559902F" w14:textId="6C55D1EE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91" w:author="think" w:date="2017-02-12T16:34:00Z"/>
        </w:rPr>
        <w:pPrChange w:id="92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展示收款二维码</w:t>
      </w:r>
      <w:ins w:id="93" w:author="think" w:date="2017-02-12T16:48:00Z">
        <w:r w:rsidR="00EF7F73">
          <w:rPr>
            <w:rFonts w:hint="eastAsia"/>
          </w:rPr>
          <w:t>（我司二维码，非上游二维码）</w:t>
        </w:r>
      </w:ins>
      <w:r w:rsidR="004C5F83">
        <w:rPr>
          <w:rFonts w:hint="eastAsia"/>
        </w:rPr>
        <w:t>。</w:t>
      </w:r>
    </w:p>
    <w:p w14:paraId="47FD24F4" w14:textId="77777777" w:rsidR="00C715A2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94" w:author="think" w:date="2017-02-12T16:35:00Z"/>
        </w:rPr>
      </w:pPr>
      <w:ins w:id="95" w:author="think" w:date="2017-02-12T16:35:00Z">
        <w:r>
          <w:rPr>
            <w:rFonts w:hint="eastAsia"/>
          </w:rPr>
          <w:t>点击</w:t>
        </w:r>
      </w:ins>
    </w:p>
    <w:p w14:paraId="557F823A" w14:textId="77777777" w:rsidR="00C715A2" w:rsidRPr="00B8264D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96" w:author="think" w:date="2017-02-12T16:34:00Z"/>
        </w:rPr>
      </w:pPr>
      <w:ins w:id="97" w:author="think" w:date="2017-02-12T16:35:00Z">
        <w:r>
          <w:rPr>
            <w:rFonts w:hint="eastAsia"/>
          </w:rPr>
          <w:t>展示收款二维码</w:t>
        </w:r>
      </w:ins>
    </w:p>
    <w:p w14:paraId="17B3BFE4" w14:textId="77777777" w:rsidR="00C715A2" w:rsidDel="00C715A2" w:rsidRDefault="00C715A2">
      <w:pPr>
        <w:spacing w:line="560" w:lineRule="exact"/>
        <w:rPr>
          <w:del w:id="98" w:author="think" w:date="2017-02-12T16:34:00Z"/>
        </w:rPr>
        <w:pPrChange w:id="99" w:author="think" w:date="2017-02-12T16:34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65D558FB" w14:textId="3B75463C" w:rsidR="00AE5121" w:rsidRDefault="00155646">
      <w:pPr>
        <w:pStyle w:val="a7"/>
        <w:numPr>
          <w:ilvl w:val="0"/>
          <w:numId w:val="3"/>
        </w:numPr>
        <w:spacing w:line="560" w:lineRule="exact"/>
        <w:ind w:firstLineChars="0"/>
        <w:rPr>
          <w:ins w:id="100" w:author="think" w:date="2017-02-12T16:35:00Z"/>
        </w:rPr>
        <w:pPrChange w:id="101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2" w:author="think" w:date="2017-02-12T16:32:00Z">
        <w:r>
          <w:rPr>
            <w:rFonts w:hint="eastAsia"/>
          </w:rPr>
          <w:t>交易记录查询，包括</w:t>
        </w:r>
      </w:ins>
      <w:del w:id="103" w:author="think" w:date="2017-02-12T16:32:00Z">
        <w:r w:rsidR="00AE5121" w:rsidDel="00155646">
          <w:rPr>
            <w:rFonts w:hint="eastAsia"/>
          </w:rPr>
          <w:delText>查询</w:delText>
        </w:r>
      </w:del>
      <w:r w:rsidR="004C5F83">
        <w:rPr>
          <w:rFonts w:hint="eastAsia"/>
        </w:rPr>
        <w:t>最近一笔交易记录、</w:t>
      </w:r>
      <w:r w:rsidR="00AE5121">
        <w:rPr>
          <w:rFonts w:hint="eastAsia"/>
        </w:rPr>
        <w:t>当日交易记录、上日交易记录</w:t>
      </w:r>
      <w:r w:rsidR="004C5F83">
        <w:rPr>
          <w:rFonts w:hint="eastAsia"/>
        </w:rPr>
        <w:t>、历史交易记录。下载交易汇总及明细（</w:t>
      </w:r>
      <w:r w:rsidR="004C5F83">
        <w:rPr>
          <w:rFonts w:hint="eastAsia"/>
        </w:rPr>
        <w:t>Excel</w:t>
      </w:r>
      <w:r w:rsidR="004C5F83">
        <w:rPr>
          <w:rFonts w:hint="eastAsia"/>
        </w:rPr>
        <w:t>格式）。</w:t>
      </w:r>
      <w:ins w:id="104" w:author="think" w:date="2017-02-12T17:00:00Z">
        <w:r w:rsidR="00461A6A" w:rsidRPr="00461A6A">
          <w:rPr>
            <w:rFonts w:hint="eastAsia"/>
            <w:color w:val="FF0000"/>
            <w:rPrChange w:id="105" w:author="think" w:date="2017-02-12T17:02:00Z">
              <w:rPr>
                <w:rFonts w:hint="eastAsia"/>
              </w:rPr>
            </w:rPrChange>
          </w:rPr>
          <w:t>其中，</w:t>
        </w:r>
      </w:ins>
      <w:ins w:id="106" w:author="think" w:date="2017-02-12T17:01:00Z">
        <w:r w:rsidR="00461A6A" w:rsidRPr="00461A6A">
          <w:rPr>
            <w:rFonts w:hint="eastAsia"/>
            <w:color w:val="FF0000"/>
            <w:rPrChange w:id="107" w:author="think" w:date="2017-02-12T17:02:00Z">
              <w:rPr>
                <w:rFonts w:hint="eastAsia"/>
              </w:rPr>
            </w:rPrChange>
          </w:rPr>
          <w:t>后台未进行</w:t>
        </w:r>
      </w:ins>
      <w:ins w:id="108" w:author="think" w:date="2017-02-12T17:02:00Z">
        <w:r w:rsidR="00461A6A" w:rsidRPr="00461A6A">
          <w:rPr>
            <w:rFonts w:hint="eastAsia"/>
            <w:color w:val="FF0000"/>
            <w:rPrChange w:id="109" w:author="think" w:date="2017-02-12T17:02:00Z">
              <w:rPr>
                <w:rFonts w:hint="eastAsia"/>
              </w:rPr>
            </w:rPrChange>
          </w:rPr>
          <w:t>入账操作前，在交易记录后会有明确未入账说明。</w:t>
        </w:r>
      </w:ins>
    </w:p>
    <w:p w14:paraId="44C37624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0" w:author="think" w:date="2017-02-12T16:35:00Z"/>
        </w:rPr>
      </w:pPr>
      <w:ins w:id="111" w:author="think" w:date="2017-02-12T16:35:00Z">
        <w:r>
          <w:rPr>
            <w:rFonts w:hint="eastAsia"/>
          </w:rPr>
          <w:t>点击对应查询菜单</w:t>
        </w:r>
      </w:ins>
    </w:p>
    <w:p w14:paraId="19981E91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2" w:author="think" w:date="2017-02-12T16:36:00Z"/>
        </w:rPr>
      </w:pPr>
      <w:ins w:id="113" w:author="think" w:date="2017-02-12T16:35:00Z">
        <w:r>
          <w:rPr>
            <w:rFonts w:hint="eastAsia"/>
          </w:rPr>
          <w:t>输入</w:t>
        </w:r>
      </w:ins>
      <w:ins w:id="114" w:author="think" w:date="2017-02-12T16:36:00Z">
        <w:r>
          <w:rPr>
            <w:rFonts w:hint="eastAsia"/>
          </w:rPr>
          <w:t>查询条件</w:t>
        </w:r>
      </w:ins>
    </w:p>
    <w:p w14:paraId="7BD97232" w14:textId="77777777" w:rsidR="00996ED2" w:rsidRPr="00B8264D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5" w:author="think" w:date="2017-02-12T16:35:00Z"/>
        </w:rPr>
      </w:pPr>
      <w:ins w:id="116" w:author="think" w:date="2017-02-12T16:36:00Z">
        <w:r>
          <w:rPr>
            <w:rFonts w:hint="eastAsia"/>
          </w:rPr>
          <w:t>返回交易记录或下载</w:t>
        </w:r>
      </w:ins>
    </w:p>
    <w:p w14:paraId="5FFED9FB" w14:textId="77777777" w:rsidR="00996ED2" w:rsidDel="00996ED2" w:rsidRDefault="00996ED2">
      <w:pPr>
        <w:pStyle w:val="a7"/>
        <w:numPr>
          <w:ilvl w:val="0"/>
          <w:numId w:val="3"/>
        </w:numPr>
        <w:spacing w:line="560" w:lineRule="exact"/>
        <w:ind w:firstLineChars="0"/>
        <w:rPr>
          <w:del w:id="117" w:author="think" w:date="2017-02-12T16:35:00Z"/>
        </w:rPr>
        <w:pPrChange w:id="118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4EFD48BA" w14:textId="77777777" w:rsidR="004C5F83" w:rsidRDefault="004C5F83">
      <w:pPr>
        <w:pStyle w:val="a7"/>
        <w:numPr>
          <w:ilvl w:val="0"/>
          <w:numId w:val="3"/>
        </w:numPr>
        <w:spacing w:line="560" w:lineRule="exact"/>
        <w:ind w:firstLineChars="0"/>
        <w:pPrChange w:id="119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向客服反馈信息。</w:t>
      </w:r>
      <w:ins w:id="120" w:author="think" w:date="2017-02-12T16:36:00Z">
        <w:r w:rsidR="00996ED2">
          <w:rPr>
            <w:rFonts w:hint="eastAsia"/>
          </w:rPr>
          <w:t>（微信公众号自带功能）</w:t>
        </w:r>
      </w:ins>
    </w:p>
    <w:p w14:paraId="65DBD98A" w14:textId="77777777" w:rsidR="004467C8" w:rsidRDefault="004467C8" w:rsidP="004467C8">
      <w:pPr>
        <w:pStyle w:val="2"/>
        <w:spacing w:before="0" w:after="0" w:line="560" w:lineRule="exact"/>
        <w:rPr>
          <w:moveTo w:id="121" w:author="think" w:date="2017-02-12T16:37:00Z"/>
        </w:rPr>
      </w:pPr>
      <w:bookmarkStart w:id="122" w:name="_Toc474703293"/>
      <w:moveToRangeStart w:id="123" w:author="think" w:date="2017-02-12T16:37:00Z" w:name="move474680748"/>
      <w:moveTo w:id="124" w:author="think" w:date="2017-02-12T16:37:00Z">
        <w:r>
          <w:rPr>
            <w:rFonts w:hint="eastAsia"/>
          </w:rPr>
          <w:t>客户经理自助查询</w:t>
        </w:r>
        <w:bookmarkEnd w:id="122"/>
      </w:moveTo>
    </w:p>
    <w:p w14:paraId="3E357865" w14:textId="77777777" w:rsidR="009B702A" w:rsidRPr="00B8264D" w:rsidRDefault="009B702A" w:rsidP="009B702A">
      <w:pPr>
        <w:pStyle w:val="a5"/>
        <w:spacing w:line="560" w:lineRule="exact"/>
        <w:ind w:firstLine="640"/>
        <w:rPr>
          <w:ins w:id="125" w:author="think" w:date="2017-02-12T16:37:00Z"/>
        </w:rPr>
      </w:pPr>
      <w:ins w:id="126" w:author="think" w:date="2017-02-12T16:37:00Z">
        <w:r>
          <w:rPr>
            <w:rFonts w:hint="eastAsia"/>
          </w:rPr>
          <w:t>客户经理需先行关注银码通公众号。</w:t>
        </w:r>
      </w:ins>
    </w:p>
    <w:p w14:paraId="24589ECC" w14:textId="77777777" w:rsidR="004467C8" w:rsidRPr="00A12C72" w:rsidRDefault="004467C8" w:rsidP="004467C8">
      <w:pPr>
        <w:pStyle w:val="a5"/>
        <w:spacing w:line="560" w:lineRule="exact"/>
        <w:ind w:firstLine="640"/>
        <w:rPr>
          <w:moveTo w:id="127" w:author="think" w:date="2017-02-12T16:37:00Z"/>
          <w:strike/>
          <w:rPrChange w:id="128" w:author="think" w:date="2017-02-12T16:37:00Z">
            <w:rPr>
              <w:moveTo w:id="129" w:author="think" w:date="2017-02-12T16:37:00Z"/>
            </w:rPr>
          </w:rPrChange>
        </w:rPr>
      </w:pPr>
      <w:moveTo w:id="130" w:author="think" w:date="2017-02-12T16:37:00Z">
        <w:r w:rsidRPr="00A12C72">
          <w:rPr>
            <w:rFonts w:hint="eastAsia"/>
            <w:strike/>
            <w:rPrChange w:id="131" w:author="think" w:date="2017-02-12T16:37:00Z">
              <w:rPr>
                <w:rFonts w:hint="eastAsia"/>
              </w:rPr>
            </w:rPrChange>
          </w:rPr>
          <w:t>考虑使用企业号实现</w:t>
        </w:r>
      </w:moveTo>
      <w:ins w:id="132" w:author="think" w:date="2017-02-12T16:37:00Z">
        <w:r w:rsidR="00A12C72" w:rsidRPr="00A12C72">
          <w:rPr>
            <w:rFonts w:hint="eastAsia"/>
            <w:rPrChange w:id="133" w:author="think" w:date="2017-02-12T16:37:00Z">
              <w:rPr>
                <w:rFonts w:hint="eastAsia"/>
                <w:strike/>
              </w:rPr>
            </w:rPrChange>
          </w:rPr>
          <w:t>（</w:t>
        </w:r>
        <w:r w:rsidR="00A12C72">
          <w:rPr>
            <w:rFonts w:hint="eastAsia"/>
          </w:rPr>
          <w:t>商户和客户经理通过</w:t>
        </w:r>
      </w:ins>
      <w:ins w:id="134" w:author="think" w:date="2017-02-12T16:38:00Z">
        <w:r w:rsidR="00A12C72">
          <w:rPr>
            <w:rFonts w:hint="eastAsia"/>
          </w:rPr>
          <w:t>不同类别显示</w:t>
        </w:r>
      </w:ins>
      <w:ins w:id="135" w:author="think" w:date="2017-02-12T16:37:00Z">
        <w:r w:rsidR="00A12C72" w:rsidRPr="00A12C72">
          <w:rPr>
            <w:rFonts w:hint="eastAsia"/>
            <w:rPrChange w:id="136" w:author="think" w:date="2017-02-12T16:37:00Z">
              <w:rPr>
                <w:rFonts w:hint="eastAsia"/>
                <w:strike/>
              </w:rPr>
            </w:rPrChange>
          </w:rPr>
          <w:t>）</w:t>
        </w:r>
      </w:ins>
    </w:p>
    <w:p w14:paraId="3CFAC1FC" w14:textId="73F96EFE" w:rsidR="00503AC3" w:rsidRDefault="00503AC3" w:rsidP="00503AC3">
      <w:pPr>
        <w:pStyle w:val="a7"/>
        <w:numPr>
          <w:ilvl w:val="0"/>
          <w:numId w:val="11"/>
        </w:numPr>
        <w:spacing w:line="560" w:lineRule="exact"/>
        <w:ind w:firstLineChars="0"/>
        <w:rPr>
          <w:ins w:id="137" w:author="think" w:date="2017-02-12T16:43:00Z"/>
        </w:rPr>
      </w:pPr>
      <w:ins w:id="138" w:author="think" w:date="2017-02-12T16:43:00Z">
        <w:r>
          <w:rPr>
            <w:rFonts w:hint="eastAsia"/>
          </w:rPr>
          <w:t>商户信息管理：商户基本信息增删改查。</w:t>
        </w:r>
      </w:ins>
      <w:ins w:id="139" w:author="think" w:date="2017-02-12T16:44:00Z">
        <w:r w:rsidR="00CE407E">
          <w:rPr>
            <w:rFonts w:hint="eastAsia"/>
          </w:rPr>
          <w:t>（方便客户</w:t>
        </w:r>
        <w:r w:rsidR="00CE407E">
          <w:rPr>
            <w:rFonts w:hint="eastAsia"/>
          </w:rPr>
          <w:lastRenderedPageBreak/>
          <w:t>经理在商户经营地方提交相关信息）</w:t>
        </w:r>
      </w:ins>
    </w:p>
    <w:p w14:paraId="52BAE496" w14:textId="3B44CE10" w:rsidR="00FD4F24" w:rsidRDefault="00FD4F24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40" w:author="think" w:date="2017-02-12T16:43:00Z"/>
        </w:rPr>
      </w:pPr>
      <w:ins w:id="141" w:author="think" w:date="2017-02-12T16:43:00Z">
        <w:r>
          <w:rPr>
            <w:rFonts w:hint="eastAsia"/>
          </w:rPr>
          <w:t>选择菜单</w:t>
        </w:r>
      </w:ins>
    </w:p>
    <w:p w14:paraId="59A21D5E" w14:textId="76E1A0D4" w:rsidR="00FD4F24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42" w:author="think" w:date="2017-02-12T16:44:00Z"/>
        </w:rPr>
      </w:pPr>
      <w:ins w:id="143" w:author="think" w:date="2017-02-12T16:44:00Z">
        <w:r>
          <w:rPr>
            <w:rFonts w:hint="eastAsia"/>
          </w:rPr>
          <w:t>提交相关信息</w:t>
        </w:r>
      </w:ins>
    </w:p>
    <w:p w14:paraId="48E3ECC9" w14:textId="509FD325" w:rsidR="00356436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44" w:author="think" w:date="2017-02-12T16:43:00Z"/>
        </w:rPr>
      </w:pPr>
      <w:ins w:id="145" w:author="think" w:date="2017-02-12T16:44:00Z">
        <w:r>
          <w:rPr>
            <w:rFonts w:hint="eastAsia"/>
          </w:rPr>
          <w:t>返回结果</w:t>
        </w:r>
      </w:ins>
    </w:p>
    <w:p w14:paraId="76D0C55C" w14:textId="6680722F" w:rsidR="004467C8" w:rsidRDefault="000A20BF">
      <w:pPr>
        <w:pStyle w:val="a7"/>
        <w:numPr>
          <w:ilvl w:val="0"/>
          <w:numId w:val="11"/>
        </w:numPr>
        <w:spacing w:line="560" w:lineRule="exact"/>
        <w:ind w:firstLineChars="0"/>
        <w:rPr>
          <w:ins w:id="146" w:author="think" w:date="2017-02-12T16:41:00Z"/>
        </w:rPr>
        <w:pPrChange w:id="147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ins w:id="148" w:author="think" w:date="2017-02-12T16:38:00Z">
        <w:r>
          <w:rPr>
            <w:rFonts w:hint="eastAsia"/>
          </w:rPr>
          <w:t>业绩</w:t>
        </w:r>
      </w:ins>
      <w:moveTo w:id="149" w:author="think" w:date="2017-02-12T16:37:00Z">
        <w:r w:rsidR="004467C8">
          <w:rPr>
            <w:rFonts w:hint="eastAsia"/>
          </w:rPr>
          <w:t>查询</w:t>
        </w:r>
      </w:moveTo>
      <w:ins w:id="150" w:author="think" w:date="2017-02-12T16:39:00Z">
        <w:r>
          <w:rPr>
            <w:rFonts w:hint="eastAsia"/>
          </w:rPr>
          <w:t>，包括</w:t>
        </w:r>
      </w:ins>
      <w:moveTo w:id="151" w:author="think" w:date="2017-02-12T16:37:00Z">
        <w:r w:rsidR="004467C8">
          <w:rPr>
            <w:rFonts w:hint="eastAsia"/>
          </w:rPr>
          <w:t>名下商户</w:t>
        </w:r>
      </w:moveTo>
      <w:ins w:id="152" w:author="think" w:date="2017-02-12T16:39:00Z">
        <w:r>
          <w:rPr>
            <w:rFonts w:hint="eastAsia"/>
          </w:rPr>
          <w:t>清单</w:t>
        </w:r>
      </w:ins>
      <w:moveTo w:id="153" w:author="think" w:date="2017-02-12T16:37:00Z">
        <w:r w:rsidR="004467C8">
          <w:rPr>
            <w:rFonts w:hint="eastAsia"/>
          </w:rPr>
          <w:t>、</w:t>
        </w:r>
      </w:moveTo>
      <w:ins w:id="154" w:author="think" w:date="2017-02-12T16:39:00Z">
        <w:r w:rsidR="0074091B">
          <w:rPr>
            <w:rFonts w:hint="eastAsia"/>
          </w:rPr>
          <w:t>商户</w:t>
        </w:r>
      </w:ins>
      <w:moveTo w:id="155" w:author="think" w:date="2017-02-12T16:37:00Z">
        <w:r w:rsidR="004467C8">
          <w:rPr>
            <w:rFonts w:hint="eastAsia"/>
          </w:rPr>
          <w:t>交易量</w:t>
        </w:r>
      </w:moveTo>
      <w:ins w:id="156" w:author="think" w:date="2017-02-12T16:39:00Z">
        <w:r w:rsidR="0074091B">
          <w:rPr>
            <w:rFonts w:hint="eastAsia"/>
          </w:rPr>
          <w:t>汇总</w:t>
        </w:r>
      </w:ins>
      <w:moveTo w:id="157" w:author="think" w:date="2017-02-12T16:37:00Z">
        <w:r w:rsidR="004467C8">
          <w:rPr>
            <w:rFonts w:hint="eastAsia"/>
          </w:rPr>
          <w:t>、</w:t>
        </w:r>
      </w:moveTo>
      <w:ins w:id="158" w:author="think" w:date="2017-02-12T16:39:00Z">
        <w:r w:rsidR="0074091B">
          <w:rPr>
            <w:rFonts w:hint="eastAsia"/>
          </w:rPr>
          <w:t>商户</w:t>
        </w:r>
      </w:ins>
      <w:moveTo w:id="159" w:author="think" w:date="2017-02-12T16:37:00Z">
        <w:r w:rsidR="004467C8">
          <w:rPr>
            <w:rFonts w:hint="eastAsia"/>
          </w:rPr>
          <w:t>交易总额、</w:t>
        </w:r>
      </w:moveTo>
      <w:ins w:id="160" w:author="think" w:date="2017-02-12T16:39:00Z">
        <w:r w:rsidR="0074091B">
          <w:rPr>
            <w:rFonts w:hint="eastAsia"/>
          </w:rPr>
          <w:t>手续费</w:t>
        </w:r>
      </w:ins>
      <w:moveTo w:id="161" w:author="think" w:date="2017-02-12T16:37:00Z">
        <w:del w:id="162" w:author="think" w:date="2017-02-12T16:39:00Z">
          <w:r w:rsidR="004467C8" w:rsidDel="0074091B">
            <w:rPr>
              <w:rFonts w:hint="eastAsia"/>
            </w:rPr>
            <w:delText>奖励</w:delText>
          </w:r>
        </w:del>
        <w:r w:rsidR="004467C8">
          <w:rPr>
            <w:rFonts w:hint="eastAsia"/>
          </w:rPr>
          <w:t>金额</w:t>
        </w:r>
      </w:moveTo>
      <w:ins w:id="163" w:author="think" w:date="2017-02-12T16:39:00Z">
        <w:r w:rsidR="00C73C90">
          <w:rPr>
            <w:rFonts w:hint="eastAsia"/>
          </w:rPr>
          <w:t>、</w:t>
        </w:r>
        <w:commentRangeStart w:id="164"/>
        <w:r w:rsidR="00C73C90">
          <w:rPr>
            <w:rFonts w:hint="eastAsia"/>
          </w:rPr>
          <w:t>奖励</w:t>
        </w:r>
      </w:ins>
      <w:ins w:id="165" w:author="think" w:date="2017-02-12T16:40:00Z">
        <w:r w:rsidR="00C73C90">
          <w:rPr>
            <w:rFonts w:hint="eastAsia"/>
          </w:rPr>
          <w:t>情况</w:t>
        </w:r>
        <w:commentRangeEnd w:id="164"/>
        <w:r w:rsidR="00637C42">
          <w:rPr>
            <w:rStyle w:val="ab"/>
          </w:rPr>
          <w:commentReference w:id="164"/>
        </w:r>
      </w:ins>
      <w:moveTo w:id="166" w:author="think" w:date="2017-02-12T16:37:00Z">
        <w:r w:rsidR="004467C8">
          <w:rPr>
            <w:rFonts w:hint="eastAsia"/>
          </w:rPr>
          <w:t>等。</w:t>
        </w:r>
      </w:moveTo>
      <w:ins w:id="167" w:author="think" w:date="2017-02-12T17:02:00Z">
        <w:r w:rsidR="00461A6A" w:rsidRPr="00461A6A">
          <w:rPr>
            <w:rFonts w:hint="eastAsia"/>
            <w:color w:val="FF0000"/>
            <w:rPrChange w:id="168" w:author="think" w:date="2017-02-12T17:03:00Z">
              <w:rPr>
                <w:rFonts w:hint="eastAsia"/>
              </w:rPr>
            </w:rPrChange>
          </w:rPr>
          <w:t>未入账交易将不在业绩查询中显示。</w:t>
        </w:r>
      </w:ins>
    </w:p>
    <w:p w14:paraId="52136CD5" w14:textId="54BD8BAF" w:rsidR="00DF7ED2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69" w:author="think" w:date="2017-02-12T16:42:00Z"/>
        </w:rPr>
      </w:pPr>
      <w:ins w:id="170" w:author="think" w:date="2017-02-12T16:42:00Z">
        <w:r>
          <w:rPr>
            <w:rFonts w:hint="eastAsia"/>
          </w:rPr>
          <w:t>选择菜单</w:t>
        </w:r>
      </w:ins>
    </w:p>
    <w:p w14:paraId="06A4A6F3" w14:textId="7B3B6045" w:rsidR="00DF7ED2" w:rsidRPr="00B8264D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71" w:author="think" w:date="2017-02-12T16:41:00Z"/>
        </w:rPr>
      </w:pPr>
      <w:ins w:id="172" w:author="think" w:date="2017-02-12T16:42:00Z">
        <w:r>
          <w:rPr>
            <w:rFonts w:hint="eastAsia"/>
          </w:rPr>
          <w:t>返回查询结果</w:t>
        </w:r>
      </w:ins>
    </w:p>
    <w:p w14:paraId="55FDB107" w14:textId="33CD9C7A" w:rsidR="00DF7ED2" w:rsidDel="00DF7ED2" w:rsidRDefault="00DF7ED2">
      <w:pPr>
        <w:pStyle w:val="a7"/>
        <w:numPr>
          <w:ilvl w:val="0"/>
          <w:numId w:val="11"/>
        </w:numPr>
        <w:spacing w:line="560" w:lineRule="exact"/>
        <w:ind w:firstLineChars="0"/>
        <w:rPr>
          <w:del w:id="173" w:author="think" w:date="2017-02-12T16:41:00Z"/>
          <w:moveTo w:id="174" w:author="think" w:date="2017-02-12T16:37:00Z"/>
        </w:rPr>
        <w:pPrChange w:id="175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bookmarkStart w:id="176" w:name="_Toc474703195"/>
      <w:bookmarkStart w:id="177" w:name="_Toc474703294"/>
      <w:bookmarkEnd w:id="176"/>
      <w:bookmarkEnd w:id="177"/>
    </w:p>
    <w:moveToRangeEnd w:id="123"/>
    <w:p w14:paraId="42303EAD" w14:textId="57ACC8A5" w:rsidR="00B22436" w:rsidRDefault="00B22436">
      <w:pPr>
        <w:pStyle w:val="2"/>
        <w:spacing w:before="0" w:after="0" w:line="560" w:lineRule="exact"/>
        <w:pPrChange w:id="178" w:author="think" w:date="2017-02-12T16:26:00Z">
          <w:pPr>
            <w:pStyle w:val="2"/>
          </w:pPr>
        </w:pPrChange>
      </w:pPr>
      <w:del w:id="179" w:author="think" w:date="2017-02-12T16:56:00Z">
        <w:r w:rsidDel="00573BE4">
          <w:rPr>
            <w:rFonts w:hint="eastAsia"/>
          </w:rPr>
          <w:delText>客服</w:delText>
        </w:r>
      </w:del>
      <w:bookmarkStart w:id="180" w:name="_Toc474703295"/>
      <w:r>
        <w:rPr>
          <w:rFonts w:hint="eastAsia"/>
        </w:rPr>
        <w:t>后台管理</w:t>
      </w:r>
      <w:bookmarkEnd w:id="180"/>
      <w:del w:id="181" w:author="think" w:date="2017-02-12T16:56:00Z">
        <w:r w:rsidDel="00573BE4">
          <w:rPr>
            <w:rFonts w:hint="eastAsia"/>
          </w:rPr>
          <w:delText>查询</w:delText>
        </w:r>
      </w:del>
    </w:p>
    <w:p w14:paraId="4FE14E2F" w14:textId="77777777" w:rsidR="004C5F83" w:rsidRDefault="004C5F83">
      <w:pPr>
        <w:pStyle w:val="a5"/>
        <w:spacing w:line="560" w:lineRule="exact"/>
        <w:ind w:firstLine="640"/>
        <w:pPrChange w:id="182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银码通客服对平台相关信息的维护和管理查询等。</w:t>
      </w:r>
      <w:r w:rsidR="00F100EE">
        <w:rPr>
          <w:rFonts w:hint="eastAsia"/>
        </w:rPr>
        <w:t>（</w:t>
      </w:r>
      <w:r w:rsidR="00F100EE">
        <w:rPr>
          <w:rFonts w:hint="eastAsia"/>
        </w:rPr>
        <w:t>PC</w:t>
      </w:r>
      <w:r w:rsidR="00F100EE">
        <w:rPr>
          <w:rFonts w:hint="eastAsia"/>
        </w:rPr>
        <w:t>端）</w:t>
      </w:r>
    </w:p>
    <w:p w14:paraId="11814B07" w14:textId="77777777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83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r w:rsidR="008F30C1">
        <w:rPr>
          <w:rFonts w:hint="eastAsia"/>
        </w:rPr>
        <w:t>信息</w:t>
      </w:r>
      <w:r>
        <w:rPr>
          <w:rFonts w:hint="eastAsia"/>
        </w:rPr>
        <w:t>管理：商户基本信息增删改查。</w:t>
      </w:r>
      <w:ins w:id="184" w:author="think" w:date="2017-02-12T16:06:00Z">
        <w:r w:rsidR="002C40A8">
          <w:rPr>
            <w:rFonts w:hint="eastAsia"/>
          </w:rPr>
          <w:t>（</w:t>
        </w:r>
      </w:ins>
      <w:ins w:id="185" w:author="think" w:date="2017-02-12T16:12:00Z">
        <w:r w:rsidR="00F52D36">
          <w:rPr>
            <w:rFonts w:hint="eastAsia"/>
          </w:rPr>
          <w:t>客户经理</w:t>
        </w:r>
      </w:ins>
      <w:ins w:id="186" w:author="think" w:date="2017-02-12T16:06:00Z">
        <w:r w:rsidR="002C40A8">
          <w:rPr>
            <w:rFonts w:hint="eastAsia"/>
          </w:rPr>
          <w:t>、</w:t>
        </w:r>
      </w:ins>
      <w:ins w:id="187" w:author="think" w:date="2017-02-12T16:08:00Z">
        <w:r w:rsidR="002C40A8">
          <w:rPr>
            <w:rFonts w:hint="eastAsia"/>
          </w:rPr>
          <w:t>管理人员</w:t>
        </w:r>
      </w:ins>
      <w:ins w:id="188" w:author="think" w:date="2017-02-12T16:06:00Z">
        <w:r w:rsidR="002C40A8">
          <w:rPr>
            <w:rFonts w:hint="eastAsia"/>
          </w:rPr>
          <w:t>）</w:t>
        </w:r>
      </w:ins>
    </w:p>
    <w:p w14:paraId="3B032F9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89" w:author="think" w:date="2017-02-12T16:45:00Z"/>
        </w:rPr>
      </w:pPr>
      <w:ins w:id="190" w:author="think" w:date="2017-02-12T16:45:00Z">
        <w:r>
          <w:rPr>
            <w:rFonts w:hint="eastAsia"/>
          </w:rPr>
          <w:t>选择菜单</w:t>
        </w:r>
      </w:ins>
    </w:p>
    <w:p w14:paraId="04446D13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91" w:author="think" w:date="2017-02-12T16:45:00Z"/>
        </w:rPr>
      </w:pPr>
      <w:ins w:id="192" w:author="think" w:date="2017-02-12T16:45:00Z">
        <w:r>
          <w:rPr>
            <w:rFonts w:hint="eastAsia"/>
          </w:rPr>
          <w:t>提交相关信息</w:t>
        </w:r>
      </w:ins>
    </w:p>
    <w:p w14:paraId="5019298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93" w:author="think" w:date="2017-02-12T16:45:00Z"/>
        </w:rPr>
      </w:pPr>
      <w:ins w:id="194" w:author="think" w:date="2017-02-12T16:45:00Z">
        <w:r>
          <w:rPr>
            <w:rFonts w:hint="eastAsia"/>
          </w:rPr>
          <w:t>返回结果</w:t>
        </w:r>
      </w:ins>
    </w:p>
    <w:p w14:paraId="2827F8E0" w14:textId="0EA4B56B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9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导出商户信息：可单个或批量导出商户信息，用于向</w:t>
      </w:r>
      <w:ins w:id="196" w:author="think" w:date="2017-02-12T16:48:00Z">
        <w:r w:rsidR="00CD7987">
          <w:rPr>
            <w:rFonts w:hint="eastAsia"/>
          </w:rPr>
          <w:t>上游</w:t>
        </w:r>
      </w:ins>
      <w:r>
        <w:rPr>
          <w:rFonts w:hint="eastAsia"/>
        </w:rPr>
        <w:t>渠道申请二维码。</w:t>
      </w:r>
      <w:ins w:id="197" w:author="think" w:date="2017-02-12T16:07:00Z">
        <w:r w:rsidR="002C40A8">
          <w:rPr>
            <w:rFonts w:hint="eastAsia"/>
          </w:rPr>
          <w:t>（</w:t>
        </w:r>
      </w:ins>
      <w:ins w:id="198" w:author="think" w:date="2017-02-12T16:12:00Z">
        <w:r w:rsidR="00F52D36">
          <w:rPr>
            <w:rFonts w:hint="eastAsia"/>
          </w:rPr>
          <w:t>客户经理</w:t>
        </w:r>
      </w:ins>
      <w:ins w:id="199" w:author="think" w:date="2017-02-12T16:07:00Z">
        <w:r w:rsidR="002C40A8">
          <w:rPr>
            <w:rFonts w:hint="eastAsia"/>
          </w:rPr>
          <w:t>、</w:t>
        </w:r>
      </w:ins>
      <w:ins w:id="200" w:author="think" w:date="2017-02-12T16:08:00Z">
        <w:r w:rsidR="002C40A8">
          <w:rPr>
            <w:rFonts w:hint="eastAsia"/>
          </w:rPr>
          <w:t>管理人员</w:t>
        </w:r>
      </w:ins>
      <w:ins w:id="201" w:author="think" w:date="2017-02-12T16:07:00Z">
        <w:r w:rsidR="002C40A8">
          <w:rPr>
            <w:rFonts w:hint="eastAsia"/>
          </w:rPr>
          <w:t>）</w:t>
        </w:r>
      </w:ins>
    </w:p>
    <w:p w14:paraId="7D3D380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202" w:author="think" w:date="2017-02-12T16:45:00Z"/>
        </w:rPr>
      </w:pPr>
      <w:ins w:id="203" w:author="think" w:date="2017-02-12T16:45:00Z">
        <w:r>
          <w:rPr>
            <w:rFonts w:hint="eastAsia"/>
          </w:rPr>
          <w:t>选择菜单</w:t>
        </w:r>
      </w:ins>
    </w:p>
    <w:p w14:paraId="309A5CED" w14:textId="3FD6DF1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204" w:author="think" w:date="2017-02-12T16:45:00Z"/>
        </w:rPr>
      </w:pPr>
      <w:ins w:id="205" w:author="think" w:date="2017-02-12T16:46:00Z">
        <w:r>
          <w:rPr>
            <w:rFonts w:hint="eastAsia"/>
          </w:rPr>
          <w:t>输入商户</w:t>
        </w:r>
        <w:r w:rsidR="00F04033">
          <w:rPr>
            <w:rFonts w:hint="eastAsia"/>
          </w:rPr>
          <w:t>查询条件</w:t>
        </w:r>
      </w:ins>
    </w:p>
    <w:p w14:paraId="2CEBAC91" w14:textId="2D2430B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206" w:author="think" w:date="2017-02-12T16:45:00Z"/>
        </w:rPr>
      </w:pPr>
      <w:ins w:id="207" w:author="think" w:date="2017-02-12T16:45:00Z">
        <w:r>
          <w:rPr>
            <w:rFonts w:hint="eastAsia"/>
          </w:rPr>
          <w:t>下载</w:t>
        </w:r>
      </w:ins>
      <w:ins w:id="208" w:author="think" w:date="2017-02-12T16:48:00Z">
        <w:r w:rsidR="001B6D8C">
          <w:rPr>
            <w:rFonts w:hint="eastAsia"/>
          </w:rPr>
          <w:t>商户信息</w:t>
        </w:r>
      </w:ins>
    </w:p>
    <w:p w14:paraId="20837F18" w14:textId="3841BC11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209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生成商户二维码</w:t>
      </w:r>
      <w:del w:id="210" w:author="think" w:date="2017-02-12T16:49:00Z">
        <w:r w:rsidDel="00710FE5">
          <w:rPr>
            <w:rFonts w:hint="eastAsia"/>
          </w:rPr>
          <w:delText>码</w:delText>
        </w:r>
      </w:del>
      <w:r>
        <w:rPr>
          <w:rFonts w:hint="eastAsia"/>
        </w:rPr>
        <w:t>，</w:t>
      </w:r>
      <w:r w:rsidR="008F30C1">
        <w:rPr>
          <w:rFonts w:hint="eastAsia"/>
        </w:rPr>
        <w:t>包括打印和</w:t>
      </w:r>
      <w:r>
        <w:rPr>
          <w:rFonts w:hint="eastAsia"/>
        </w:rPr>
        <w:t>导出图片。</w:t>
      </w:r>
      <w:ins w:id="211" w:author="think" w:date="2017-02-12T16:07:00Z">
        <w:r w:rsidR="002C40A8">
          <w:rPr>
            <w:rFonts w:hint="eastAsia"/>
          </w:rPr>
          <w:t>（</w:t>
        </w:r>
      </w:ins>
      <w:ins w:id="212" w:author="think" w:date="2017-02-12T16:12:00Z">
        <w:r w:rsidR="00F52D36">
          <w:rPr>
            <w:rFonts w:hint="eastAsia"/>
          </w:rPr>
          <w:t>客户经理</w:t>
        </w:r>
      </w:ins>
      <w:ins w:id="213" w:author="think" w:date="2017-02-12T16:07:00Z">
        <w:r w:rsidR="002C40A8">
          <w:rPr>
            <w:rFonts w:hint="eastAsia"/>
          </w:rPr>
          <w:t>）</w:t>
        </w:r>
      </w:ins>
    </w:p>
    <w:p w14:paraId="6748523B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214" w:author="think" w:date="2017-02-12T16:49:00Z"/>
        </w:rPr>
      </w:pPr>
      <w:ins w:id="215" w:author="think" w:date="2017-02-12T16:49:00Z">
        <w:r>
          <w:rPr>
            <w:rFonts w:hint="eastAsia"/>
          </w:rPr>
          <w:t>选择菜单</w:t>
        </w:r>
      </w:ins>
    </w:p>
    <w:p w14:paraId="5C8793D9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216" w:author="think" w:date="2017-02-12T16:49:00Z"/>
        </w:rPr>
      </w:pPr>
      <w:ins w:id="217" w:author="think" w:date="2017-02-12T16:49:00Z">
        <w:r>
          <w:rPr>
            <w:rFonts w:hint="eastAsia"/>
          </w:rPr>
          <w:lastRenderedPageBreak/>
          <w:t>输入商户查询条件</w:t>
        </w:r>
      </w:ins>
    </w:p>
    <w:p w14:paraId="583FD3AE" w14:textId="727FFD62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218" w:author="think" w:date="2017-02-12T16:49:00Z"/>
        </w:rPr>
      </w:pPr>
      <w:ins w:id="219" w:author="think" w:date="2017-02-12T16:49:00Z">
        <w:r>
          <w:rPr>
            <w:rFonts w:hint="eastAsia"/>
          </w:rPr>
          <w:t>下载</w:t>
        </w:r>
        <w:r w:rsidR="00710FE5">
          <w:rPr>
            <w:rFonts w:hint="eastAsia"/>
          </w:rPr>
          <w:t>二维码图片</w:t>
        </w:r>
      </w:ins>
    </w:p>
    <w:p w14:paraId="6FAF8DC3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22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商户开通、停用。</w:t>
      </w:r>
      <w:ins w:id="221" w:author="think" w:date="2017-02-12T16:07:00Z">
        <w:r w:rsidR="002C40A8">
          <w:rPr>
            <w:rFonts w:hint="eastAsia"/>
          </w:rPr>
          <w:t>（</w:t>
        </w:r>
      </w:ins>
      <w:ins w:id="222" w:author="think" w:date="2017-02-12T16:08:00Z">
        <w:r w:rsidR="002C40A8">
          <w:rPr>
            <w:rFonts w:hint="eastAsia"/>
          </w:rPr>
          <w:t>管理人员</w:t>
        </w:r>
      </w:ins>
      <w:ins w:id="223" w:author="think" w:date="2017-02-12T16:07:00Z">
        <w:r w:rsidR="002C40A8">
          <w:rPr>
            <w:rFonts w:hint="eastAsia"/>
          </w:rPr>
          <w:t>）</w:t>
        </w:r>
      </w:ins>
    </w:p>
    <w:p w14:paraId="76CC68F3" w14:textId="77777777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224" w:author="think" w:date="2017-02-12T16:49:00Z"/>
        </w:rPr>
      </w:pPr>
      <w:ins w:id="225" w:author="think" w:date="2017-02-12T16:49:00Z">
        <w:r>
          <w:rPr>
            <w:rFonts w:hint="eastAsia"/>
          </w:rPr>
          <w:t>选择菜单</w:t>
        </w:r>
      </w:ins>
    </w:p>
    <w:p w14:paraId="1AE32884" w14:textId="51EEB15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226" w:author="think" w:date="2017-02-12T16:50:00Z"/>
        </w:rPr>
      </w:pPr>
      <w:ins w:id="227" w:author="think" w:date="2017-02-12T16:50:00Z">
        <w:r>
          <w:rPr>
            <w:rFonts w:hint="eastAsia"/>
          </w:rPr>
          <w:t>查询商户清单</w:t>
        </w:r>
      </w:ins>
    </w:p>
    <w:p w14:paraId="4D152FAA" w14:textId="610BF83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228" w:author="think" w:date="2017-02-12T16:49:00Z"/>
        </w:rPr>
      </w:pPr>
      <w:ins w:id="229" w:author="think" w:date="2017-02-12T16:50:00Z">
        <w:r>
          <w:rPr>
            <w:rFonts w:hint="eastAsia"/>
          </w:rPr>
          <w:t>选取指定商户</w:t>
        </w:r>
      </w:ins>
    </w:p>
    <w:p w14:paraId="17961BB5" w14:textId="65A543DE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230" w:author="think" w:date="2017-02-12T16:49:00Z"/>
        </w:rPr>
      </w:pPr>
      <w:ins w:id="231" w:author="think" w:date="2017-02-12T16:50:00Z">
        <w:r>
          <w:rPr>
            <w:rFonts w:hint="eastAsia"/>
          </w:rPr>
          <w:t>开通或停用商户</w:t>
        </w:r>
      </w:ins>
    </w:p>
    <w:p w14:paraId="3CDE6E12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232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渠道路由维护，包括新增、修改、删除</w:t>
      </w:r>
      <w:r w:rsidR="00D954C9">
        <w:rPr>
          <w:rFonts w:hint="eastAsia"/>
        </w:rPr>
        <w:t>。设置</w:t>
      </w:r>
      <w:r w:rsidR="005C619C">
        <w:rPr>
          <w:rFonts w:hint="eastAsia"/>
        </w:rPr>
        <w:t>商户</w:t>
      </w:r>
      <w:r w:rsidR="00D954C9">
        <w:rPr>
          <w:rFonts w:hint="eastAsia"/>
        </w:rPr>
        <w:t>默认路由。</w:t>
      </w:r>
      <w:ins w:id="233" w:author="think" w:date="2017-02-12T16:07:00Z">
        <w:r w:rsidR="002C40A8">
          <w:rPr>
            <w:rFonts w:hint="eastAsia"/>
          </w:rPr>
          <w:t>（</w:t>
        </w:r>
      </w:ins>
      <w:ins w:id="234" w:author="think" w:date="2017-02-12T16:08:00Z">
        <w:r w:rsidR="002C40A8">
          <w:rPr>
            <w:rFonts w:hint="eastAsia"/>
          </w:rPr>
          <w:t>管理人员</w:t>
        </w:r>
      </w:ins>
      <w:ins w:id="235" w:author="think" w:date="2017-02-12T16:07:00Z">
        <w:r w:rsidR="002C40A8">
          <w:rPr>
            <w:rFonts w:hint="eastAsia"/>
          </w:rPr>
          <w:t>）</w:t>
        </w:r>
      </w:ins>
    </w:p>
    <w:p w14:paraId="47C602F4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236" w:author="think" w:date="2017-02-12T16:51:00Z"/>
        </w:rPr>
      </w:pPr>
      <w:ins w:id="237" w:author="think" w:date="2017-02-12T16:51:00Z">
        <w:r>
          <w:rPr>
            <w:rFonts w:hint="eastAsia"/>
          </w:rPr>
          <w:t>选择菜单</w:t>
        </w:r>
      </w:ins>
    </w:p>
    <w:p w14:paraId="126C253B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238" w:author="think" w:date="2017-02-12T16:51:00Z"/>
        </w:rPr>
      </w:pPr>
      <w:ins w:id="239" w:author="think" w:date="2017-02-12T16:51:00Z">
        <w:r>
          <w:rPr>
            <w:rFonts w:hint="eastAsia"/>
          </w:rPr>
          <w:t>查询商户清单</w:t>
        </w:r>
      </w:ins>
    </w:p>
    <w:p w14:paraId="59DD1310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240" w:author="think" w:date="2017-02-12T16:51:00Z"/>
        </w:rPr>
      </w:pPr>
      <w:ins w:id="241" w:author="think" w:date="2017-02-12T16:51:00Z">
        <w:r>
          <w:rPr>
            <w:rFonts w:hint="eastAsia"/>
          </w:rPr>
          <w:t>选取指定商户</w:t>
        </w:r>
      </w:ins>
    </w:p>
    <w:p w14:paraId="1131235C" w14:textId="3EA99A6C" w:rsidR="00C03A9C" w:rsidRDefault="009A0CCD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242" w:author="think" w:date="2017-02-12T16:51:00Z"/>
        </w:rPr>
      </w:pPr>
      <w:ins w:id="243" w:author="think" w:date="2017-02-12T16:51:00Z">
        <w:r>
          <w:rPr>
            <w:rFonts w:hint="eastAsia"/>
          </w:rPr>
          <w:t>维护路由记录</w:t>
        </w:r>
      </w:ins>
    </w:p>
    <w:p w14:paraId="3C3188AC" w14:textId="77777777" w:rsidR="00D954C9" w:rsidRPr="002C40A8" w:rsidRDefault="00D954C9">
      <w:pPr>
        <w:pStyle w:val="a7"/>
        <w:numPr>
          <w:ilvl w:val="0"/>
          <w:numId w:val="4"/>
        </w:numPr>
        <w:spacing w:line="560" w:lineRule="exact"/>
        <w:ind w:firstLineChars="0"/>
        <w:rPr>
          <w:strike/>
          <w:rPrChange w:id="244" w:author="think" w:date="2017-02-12T16:10:00Z">
            <w:rPr/>
          </w:rPrChange>
        </w:rPr>
        <w:pPrChange w:id="24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2C40A8">
        <w:rPr>
          <w:rFonts w:hint="eastAsia"/>
          <w:strike/>
          <w:rPrChange w:id="246" w:author="think" w:date="2017-02-12T16:10:00Z">
            <w:rPr>
              <w:rFonts w:hint="eastAsia"/>
            </w:rPr>
          </w:rPrChange>
        </w:rPr>
        <w:t>商户路由失败原因查询。</w:t>
      </w:r>
      <w:ins w:id="247" w:author="think" w:date="2017-02-12T16:10:00Z">
        <w:r w:rsidR="002C40A8" w:rsidRPr="002C40A8">
          <w:rPr>
            <w:rFonts w:hint="eastAsia"/>
            <w:rPrChange w:id="248" w:author="think" w:date="2017-02-12T16:10:00Z">
              <w:rPr>
                <w:rFonts w:hint="eastAsia"/>
                <w:strike/>
              </w:rPr>
            </w:rPrChange>
          </w:rPr>
          <w:t>（路由并不记</w:t>
        </w:r>
        <w:r w:rsidR="002C40A8" w:rsidRPr="002C40A8">
          <w:rPr>
            <w:rPrChange w:id="249" w:author="think" w:date="2017-02-12T16:10:00Z">
              <w:rPr>
                <w:strike/>
              </w:rPr>
            </w:rPrChange>
          </w:rPr>
          <w:t>log</w:t>
        </w:r>
        <w:r w:rsidR="002C40A8">
          <w:rPr>
            <w:rFonts w:hint="eastAsia"/>
          </w:rPr>
          <w:t>，如有商户反映路由失败</w:t>
        </w:r>
      </w:ins>
      <w:ins w:id="250" w:author="think" w:date="2017-02-12T16:11:00Z">
        <w:r w:rsidR="002C40A8">
          <w:rPr>
            <w:rFonts w:hint="eastAsia"/>
          </w:rPr>
          <w:t>应该首先自行扫码确认跳转上游路径是否正确</w:t>
        </w:r>
      </w:ins>
      <w:ins w:id="251" w:author="think" w:date="2017-02-12T16:10:00Z">
        <w:r w:rsidR="002C40A8" w:rsidRPr="002C40A8">
          <w:rPr>
            <w:rFonts w:hint="eastAsia"/>
            <w:rPrChange w:id="252" w:author="think" w:date="2017-02-12T16:10:00Z">
              <w:rPr>
                <w:rFonts w:hint="eastAsia"/>
                <w:strike/>
              </w:rPr>
            </w:rPrChange>
          </w:rPr>
          <w:t>）</w:t>
        </w:r>
      </w:ins>
    </w:p>
    <w:p w14:paraId="2990A95C" w14:textId="76995B24" w:rsidR="00573BE4" w:rsidRPr="005A5300" w:rsidRDefault="000167F7" w:rsidP="000167F7">
      <w:pPr>
        <w:pStyle w:val="a7"/>
        <w:numPr>
          <w:ilvl w:val="0"/>
          <w:numId w:val="4"/>
        </w:numPr>
        <w:spacing w:line="560" w:lineRule="exact"/>
        <w:ind w:firstLineChars="0"/>
        <w:rPr>
          <w:ins w:id="253" w:author="think" w:date="2017-02-12T17:04:00Z"/>
          <w:u w:val="single"/>
          <w:rPrChange w:id="254" w:author="think" w:date="2017-02-12T17:16:00Z">
            <w:rPr>
              <w:ins w:id="255" w:author="think" w:date="2017-02-12T17:04:00Z"/>
            </w:rPr>
          </w:rPrChange>
        </w:rPr>
      </w:pPr>
      <w:ins w:id="256" w:author="think" w:date="2017-02-12T16:55:00Z">
        <w:r>
          <w:rPr>
            <w:rFonts w:hint="eastAsia"/>
          </w:rPr>
          <w:t>交易记录</w:t>
        </w:r>
        <w:r w:rsidR="00DD5B38">
          <w:rPr>
            <w:rFonts w:hint="eastAsia"/>
          </w:rPr>
          <w:t>对账</w:t>
        </w:r>
        <w:r w:rsidR="0008435D">
          <w:rPr>
            <w:rFonts w:hint="eastAsia"/>
          </w:rPr>
          <w:t>，</w:t>
        </w:r>
        <w:r w:rsidR="0008435D" w:rsidRPr="00B02185">
          <w:rPr>
            <w:rFonts w:hint="eastAsia"/>
            <w:color w:val="FF0000"/>
            <w:rPrChange w:id="257" w:author="think" w:date="2017-02-12T17:05:00Z">
              <w:rPr>
                <w:rFonts w:hint="eastAsia"/>
              </w:rPr>
            </w:rPrChange>
          </w:rPr>
          <w:t>后台</w:t>
        </w:r>
      </w:ins>
      <w:ins w:id="258" w:author="think" w:date="2017-02-12T16:56:00Z">
        <w:r w:rsidR="00573BE4" w:rsidRPr="00B02185">
          <w:rPr>
            <w:rFonts w:hint="eastAsia"/>
            <w:color w:val="FF0000"/>
            <w:rPrChange w:id="259" w:author="think" w:date="2017-02-12T17:05:00Z">
              <w:rPr>
                <w:rFonts w:hint="eastAsia"/>
              </w:rPr>
            </w:rPrChange>
          </w:rPr>
          <w:t>应按周期对每个商户资金金额进行对账</w:t>
        </w:r>
        <w:r w:rsidR="00847450" w:rsidRPr="00B02185">
          <w:rPr>
            <w:rFonts w:hint="eastAsia"/>
            <w:color w:val="FF0000"/>
            <w:rPrChange w:id="260" w:author="think" w:date="2017-02-12T17:05:00Z">
              <w:rPr>
                <w:rFonts w:hint="eastAsia"/>
              </w:rPr>
            </w:rPrChange>
          </w:rPr>
          <w:t>（建议</w:t>
        </w:r>
      </w:ins>
      <w:ins w:id="261" w:author="think" w:date="2017-02-12T16:57:00Z">
        <w:r w:rsidR="00847450" w:rsidRPr="00B02185">
          <w:rPr>
            <w:rFonts w:hint="eastAsia"/>
            <w:color w:val="FF0000"/>
            <w:rPrChange w:id="262" w:author="think" w:date="2017-02-12T17:05:00Z">
              <w:rPr>
                <w:rFonts w:hint="eastAsia"/>
              </w:rPr>
            </w:rPrChange>
          </w:rPr>
          <w:t>每天</w:t>
        </w:r>
      </w:ins>
      <w:ins w:id="263" w:author="think" w:date="2017-02-12T17:03:00Z">
        <w:r w:rsidR="00461A6A" w:rsidRPr="00B02185">
          <w:rPr>
            <w:rFonts w:hint="eastAsia"/>
            <w:color w:val="FF0000"/>
            <w:rPrChange w:id="264" w:author="think" w:date="2017-02-12T17:05:00Z">
              <w:rPr>
                <w:rFonts w:hint="eastAsia"/>
              </w:rPr>
            </w:rPrChange>
          </w:rPr>
          <w:t>给商户进行清算前进行对账</w:t>
        </w:r>
      </w:ins>
      <w:ins w:id="265" w:author="think" w:date="2017-02-12T16:56:00Z">
        <w:r w:rsidR="00847450" w:rsidRPr="00B02185">
          <w:rPr>
            <w:rFonts w:hint="eastAsia"/>
            <w:color w:val="FF0000"/>
            <w:rPrChange w:id="266" w:author="think" w:date="2017-02-12T17:05:00Z">
              <w:rPr>
                <w:rFonts w:hint="eastAsia"/>
              </w:rPr>
            </w:rPrChange>
          </w:rPr>
          <w:t>）</w:t>
        </w:r>
      </w:ins>
      <w:ins w:id="267" w:author="think" w:date="2017-02-12T16:59:00Z">
        <w:r w:rsidR="00461A6A" w:rsidRPr="00B02185">
          <w:rPr>
            <w:rFonts w:hint="eastAsia"/>
            <w:color w:val="FF0000"/>
            <w:rPrChange w:id="268" w:author="think" w:date="2017-02-12T17:05:00Z">
              <w:rPr>
                <w:rFonts w:hint="eastAsia"/>
              </w:rPr>
            </w:rPrChange>
          </w:rPr>
          <w:t>，未经对账交易将</w:t>
        </w:r>
      </w:ins>
      <w:ins w:id="269" w:author="think" w:date="2017-02-12T17:04:00Z">
        <w:r w:rsidR="00461A6A" w:rsidRPr="00B02185">
          <w:rPr>
            <w:rFonts w:hint="eastAsia"/>
            <w:color w:val="FF0000"/>
            <w:rPrChange w:id="270" w:author="think" w:date="2017-02-12T17:05:00Z">
              <w:rPr>
                <w:rFonts w:hint="eastAsia"/>
              </w:rPr>
            </w:rPrChange>
          </w:rPr>
          <w:t>影响商户和客户经理交易记录查询</w:t>
        </w:r>
      </w:ins>
      <w:ins w:id="271" w:author="think" w:date="2017-02-12T16:56:00Z">
        <w:r w:rsidR="00847450" w:rsidRPr="00B02185">
          <w:rPr>
            <w:rFonts w:hint="eastAsia"/>
            <w:color w:val="FF0000"/>
            <w:rPrChange w:id="272" w:author="think" w:date="2017-02-12T17:05:00Z">
              <w:rPr>
                <w:rFonts w:hint="eastAsia"/>
              </w:rPr>
            </w:rPrChange>
          </w:rPr>
          <w:t>。</w:t>
        </w:r>
      </w:ins>
      <w:ins w:id="273" w:author="think" w:date="2017-02-12T17:16:00Z">
        <w:r w:rsidR="005A5300" w:rsidRPr="005A5300">
          <w:rPr>
            <w:rFonts w:hint="eastAsia"/>
            <w:color w:val="FF0000"/>
            <w:u w:val="single"/>
            <w:rPrChange w:id="274" w:author="think" w:date="2017-02-12T17:16:00Z">
              <w:rPr>
                <w:rFonts w:hint="eastAsia"/>
                <w:color w:val="FF0000"/>
              </w:rPr>
            </w:rPrChange>
          </w:rPr>
          <w:t>交易记录入账后无法进行更改</w:t>
        </w:r>
      </w:ins>
      <w:ins w:id="275" w:author="think" w:date="2017-02-12T17:22:00Z">
        <w:r w:rsidR="00B11750">
          <w:rPr>
            <w:rFonts w:hint="eastAsia"/>
            <w:color w:val="FF0000"/>
            <w:u w:val="single"/>
          </w:rPr>
          <w:t>，</w:t>
        </w:r>
      </w:ins>
      <w:ins w:id="276" w:author="think" w:date="2017-02-12T17:24:00Z">
        <w:r w:rsidR="00B11750">
          <w:rPr>
            <w:rFonts w:hint="eastAsia"/>
            <w:color w:val="FF0000"/>
            <w:u w:val="single"/>
          </w:rPr>
          <w:t>且只展示</w:t>
        </w:r>
      </w:ins>
      <w:ins w:id="277" w:author="think" w:date="2017-02-12T17:23:00Z">
        <w:r w:rsidR="00B11750">
          <w:rPr>
            <w:rFonts w:hint="eastAsia"/>
            <w:color w:val="FF0000"/>
            <w:u w:val="single"/>
          </w:rPr>
          <w:t>标记为正常交易</w:t>
        </w:r>
      </w:ins>
      <w:ins w:id="278" w:author="think" w:date="2017-02-12T17:24:00Z">
        <w:r w:rsidR="00B11750">
          <w:rPr>
            <w:rFonts w:hint="eastAsia"/>
            <w:color w:val="FF0000"/>
            <w:u w:val="single"/>
          </w:rPr>
          <w:t>的记录</w:t>
        </w:r>
      </w:ins>
      <w:ins w:id="279" w:author="think" w:date="2017-02-12T17:16:00Z">
        <w:r w:rsidR="005A5300" w:rsidRPr="005A5300">
          <w:rPr>
            <w:rFonts w:hint="eastAsia"/>
            <w:color w:val="FF0000"/>
            <w:u w:val="single"/>
            <w:rPrChange w:id="280" w:author="think" w:date="2017-02-12T17:16:00Z">
              <w:rPr>
                <w:rFonts w:hint="eastAsia"/>
                <w:color w:val="FF0000"/>
              </w:rPr>
            </w:rPrChange>
          </w:rPr>
          <w:t>。</w:t>
        </w:r>
      </w:ins>
      <w:ins w:id="281" w:author="think" w:date="2017-02-12T17:27:00Z">
        <w:r w:rsidR="005B0C11" w:rsidRPr="005B0C11">
          <w:rPr>
            <w:rFonts w:hint="eastAsia"/>
            <w:color w:val="FF0000"/>
            <w:rPrChange w:id="282" w:author="think" w:date="2017-02-12T17:27:00Z">
              <w:rPr>
                <w:rFonts w:hint="eastAsia"/>
                <w:color w:val="FF0000"/>
                <w:u w:val="single"/>
              </w:rPr>
            </w:rPrChange>
          </w:rPr>
          <w:t>（管理人员）</w:t>
        </w:r>
      </w:ins>
    </w:p>
    <w:p w14:paraId="4478D024" w14:textId="6B8291E4" w:rsidR="00B45702" w:rsidRDefault="00367A80">
      <w:pPr>
        <w:pStyle w:val="a5"/>
        <w:numPr>
          <w:ilvl w:val="0"/>
          <w:numId w:val="10"/>
        </w:numPr>
        <w:spacing w:line="560" w:lineRule="exact"/>
        <w:ind w:firstLineChars="0"/>
        <w:rPr>
          <w:ins w:id="283" w:author="think" w:date="2017-02-12T17:06:00Z"/>
        </w:rPr>
        <w:pPrChange w:id="284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285" w:author="think" w:date="2017-02-12T17:06:00Z">
        <w:r>
          <w:rPr>
            <w:rFonts w:hint="eastAsia"/>
          </w:rPr>
          <w:t>按日期</w:t>
        </w:r>
        <w:r w:rsidR="00B02185">
          <w:rPr>
            <w:rFonts w:hint="eastAsia"/>
          </w:rPr>
          <w:t>查询商户清单</w:t>
        </w:r>
      </w:ins>
    </w:p>
    <w:p w14:paraId="353125BD" w14:textId="3C6C3AF7" w:rsidR="00B02185" w:rsidRDefault="000E064A">
      <w:pPr>
        <w:pStyle w:val="a5"/>
        <w:numPr>
          <w:ilvl w:val="0"/>
          <w:numId w:val="10"/>
        </w:numPr>
        <w:spacing w:line="560" w:lineRule="exact"/>
        <w:ind w:firstLineChars="0"/>
        <w:rPr>
          <w:ins w:id="286" w:author="think" w:date="2017-02-12T17:09:00Z"/>
        </w:rPr>
        <w:pPrChange w:id="287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288" w:author="think" w:date="2017-02-12T17:06:00Z">
        <w:r>
          <w:rPr>
            <w:rFonts w:hint="eastAsia"/>
          </w:rPr>
          <w:t>核对</w:t>
        </w:r>
        <w:r w:rsidR="00367A80">
          <w:rPr>
            <w:rFonts w:hint="eastAsia"/>
          </w:rPr>
          <w:t>商户</w:t>
        </w:r>
      </w:ins>
      <w:ins w:id="289" w:author="think" w:date="2017-02-12T17:07:00Z">
        <w:r w:rsidR="00E6347C">
          <w:rPr>
            <w:rFonts w:hint="eastAsia"/>
          </w:rPr>
          <w:t>当天</w:t>
        </w:r>
      </w:ins>
      <w:ins w:id="290" w:author="think" w:date="2017-02-12T17:08:00Z">
        <w:r w:rsidR="00E6347C">
          <w:rPr>
            <w:rFonts w:hint="eastAsia"/>
          </w:rPr>
          <w:t>交易金额及笔数，两个要素均与各个上游加总金额和笔数</w:t>
        </w:r>
      </w:ins>
      <w:ins w:id="291" w:author="think" w:date="2017-02-12T17:09:00Z">
        <w:r w:rsidR="00E6347C">
          <w:rPr>
            <w:rFonts w:hint="eastAsia"/>
          </w:rPr>
          <w:t>一直，则</w:t>
        </w:r>
      </w:ins>
      <w:ins w:id="292" w:author="think" w:date="2017-02-12T17:22:00Z">
        <w:r w:rsidR="00A5744F">
          <w:rPr>
            <w:rFonts w:hint="eastAsia"/>
          </w:rPr>
          <w:t>将所有交易记录标记为正</w:t>
        </w:r>
        <w:r w:rsidR="00A5744F">
          <w:rPr>
            <w:rFonts w:hint="eastAsia"/>
          </w:rPr>
          <w:lastRenderedPageBreak/>
          <w:t>常交易</w:t>
        </w:r>
      </w:ins>
      <w:ins w:id="293" w:author="think" w:date="2017-02-12T17:09:00Z">
        <w:r w:rsidR="00E6347C">
          <w:rPr>
            <w:rFonts w:hint="eastAsia"/>
          </w:rPr>
          <w:t>。</w:t>
        </w:r>
      </w:ins>
    </w:p>
    <w:p w14:paraId="0E7BE2DB" w14:textId="675C2E2B" w:rsidR="00E6347C" w:rsidRDefault="00E6347C">
      <w:pPr>
        <w:pStyle w:val="a5"/>
        <w:numPr>
          <w:ilvl w:val="0"/>
          <w:numId w:val="10"/>
        </w:numPr>
        <w:spacing w:line="560" w:lineRule="exact"/>
        <w:ind w:firstLineChars="0"/>
        <w:rPr>
          <w:ins w:id="294" w:author="think" w:date="2017-02-12T17:12:00Z"/>
        </w:rPr>
        <w:pPrChange w:id="295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296" w:author="think" w:date="2017-02-12T17:09:00Z">
        <w:r>
          <w:rPr>
            <w:rFonts w:hint="eastAsia"/>
          </w:rPr>
          <w:t>如上述不一致，点选商户交易记录清单</w:t>
        </w:r>
      </w:ins>
      <w:ins w:id="297" w:author="think" w:date="2017-02-12T17:10:00Z">
        <w:r>
          <w:rPr>
            <w:rFonts w:hint="eastAsia"/>
          </w:rPr>
          <w:t>，与各个上游</w:t>
        </w:r>
      </w:ins>
      <w:ins w:id="298" w:author="think" w:date="2017-02-12T17:13:00Z">
        <w:r w:rsidR="005A5300">
          <w:rPr>
            <w:rFonts w:hint="eastAsia"/>
          </w:rPr>
          <w:t>渠道</w:t>
        </w:r>
      </w:ins>
      <w:ins w:id="299" w:author="think" w:date="2017-02-12T17:10:00Z">
        <w:r>
          <w:rPr>
            <w:rFonts w:hint="eastAsia"/>
          </w:rPr>
          <w:t>交易记录进行逐笔勾对（通过上游</w:t>
        </w:r>
      </w:ins>
      <w:ins w:id="300" w:author="think" w:date="2017-02-12T17:11:00Z">
        <w:r>
          <w:rPr>
            <w:rFonts w:hint="eastAsia"/>
          </w:rPr>
          <w:t>订单编号</w:t>
        </w:r>
      </w:ins>
      <w:ins w:id="301" w:author="think" w:date="2017-02-12T17:10:00Z">
        <w:r>
          <w:rPr>
            <w:rFonts w:hint="eastAsia"/>
          </w:rPr>
          <w:t>）</w:t>
        </w:r>
      </w:ins>
      <w:ins w:id="302" w:author="think" w:date="2017-02-12T17:17:00Z">
        <w:r w:rsidR="00760941">
          <w:rPr>
            <w:rFonts w:hint="eastAsia"/>
          </w:rPr>
          <w:t>，规则如下：</w:t>
        </w:r>
      </w:ins>
    </w:p>
    <w:p w14:paraId="50100B54" w14:textId="5A1D7EBF" w:rsidR="00760941" w:rsidRDefault="00760941" w:rsidP="00760941">
      <w:pPr>
        <w:pStyle w:val="a5"/>
        <w:numPr>
          <w:ilvl w:val="1"/>
          <w:numId w:val="10"/>
        </w:numPr>
        <w:spacing w:line="560" w:lineRule="exact"/>
        <w:ind w:firstLineChars="0"/>
        <w:rPr>
          <w:ins w:id="303" w:author="think" w:date="2017-02-12T17:16:00Z"/>
        </w:rPr>
      </w:pPr>
      <w:ins w:id="304" w:author="think" w:date="2017-02-12T17:16:00Z">
        <w:r>
          <w:rPr>
            <w:rFonts w:hint="eastAsia"/>
          </w:rPr>
          <w:t>上游渠道记录存在（状态正常），后台系统</w:t>
        </w:r>
      </w:ins>
      <w:ins w:id="305" w:author="think" w:date="2017-02-12T17:17:00Z">
        <w:r>
          <w:rPr>
            <w:rFonts w:hint="eastAsia"/>
          </w:rPr>
          <w:t>存在（状态正常）</w:t>
        </w:r>
      </w:ins>
      <w:ins w:id="306" w:author="think" w:date="2017-02-12T17:16:00Z">
        <w:r>
          <w:rPr>
            <w:rFonts w:hint="eastAsia"/>
          </w:rPr>
          <w:t>，</w:t>
        </w:r>
      </w:ins>
      <w:ins w:id="307" w:author="think" w:date="2017-02-12T17:17:00Z">
        <w:r>
          <w:rPr>
            <w:rFonts w:hint="eastAsia"/>
          </w:rPr>
          <w:t>标记为正常交易。</w:t>
        </w:r>
      </w:ins>
    </w:p>
    <w:p w14:paraId="175964B6" w14:textId="7707740F" w:rsidR="001B7396" w:rsidRDefault="001B7396" w:rsidP="001B7396">
      <w:pPr>
        <w:pStyle w:val="a5"/>
        <w:numPr>
          <w:ilvl w:val="1"/>
          <w:numId w:val="10"/>
        </w:numPr>
        <w:spacing w:line="560" w:lineRule="exact"/>
        <w:ind w:firstLineChars="0"/>
        <w:rPr>
          <w:ins w:id="308" w:author="think" w:date="2017-02-12T17:18:00Z"/>
        </w:rPr>
      </w:pPr>
      <w:ins w:id="309" w:author="think" w:date="2017-02-12T17:18:00Z">
        <w:r>
          <w:rPr>
            <w:rFonts w:hint="eastAsia"/>
          </w:rPr>
          <w:t>上游渠道记录存在（状态正常），后台系统不存在，由管理人员添加相关记录后标记为正常</w:t>
        </w:r>
        <w:r w:rsidR="00D56767">
          <w:rPr>
            <w:rFonts w:hint="eastAsia"/>
          </w:rPr>
          <w:t>交易</w:t>
        </w:r>
        <w:r>
          <w:rPr>
            <w:rFonts w:hint="eastAsia"/>
          </w:rPr>
          <w:t>。</w:t>
        </w:r>
      </w:ins>
    </w:p>
    <w:p w14:paraId="27E87433" w14:textId="7E53A85A" w:rsidR="001767EC" w:rsidRDefault="005A5300">
      <w:pPr>
        <w:pStyle w:val="a5"/>
        <w:numPr>
          <w:ilvl w:val="1"/>
          <w:numId w:val="10"/>
        </w:numPr>
        <w:spacing w:line="560" w:lineRule="exact"/>
        <w:ind w:firstLineChars="0"/>
        <w:rPr>
          <w:ins w:id="310" w:author="think" w:date="2017-02-12T17:20:00Z"/>
        </w:rPr>
        <w:pPrChange w:id="311" w:author="think" w:date="2017-02-12T17:12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312" w:author="think" w:date="2017-02-12T17:13:00Z">
        <w:r>
          <w:rPr>
            <w:rFonts w:hint="eastAsia"/>
          </w:rPr>
          <w:t>上游渠道记录</w:t>
        </w:r>
      </w:ins>
      <w:ins w:id="313" w:author="think" w:date="2017-02-12T17:21:00Z">
        <w:r w:rsidR="00A5744F">
          <w:rPr>
            <w:rFonts w:hint="eastAsia"/>
          </w:rPr>
          <w:t>不</w:t>
        </w:r>
      </w:ins>
      <w:ins w:id="314" w:author="think" w:date="2017-02-12T17:14:00Z">
        <w:r>
          <w:rPr>
            <w:rFonts w:hint="eastAsia"/>
          </w:rPr>
          <w:t>存在</w:t>
        </w:r>
      </w:ins>
      <w:ins w:id="315" w:author="think" w:date="2017-02-12T17:15:00Z">
        <w:r>
          <w:rPr>
            <w:rFonts w:hint="eastAsia"/>
          </w:rPr>
          <w:t>（</w:t>
        </w:r>
      </w:ins>
      <w:ins w:id="316" w:author="think" w:date="2017-02-12T17:21:00Z">
        <w:r w:rsidR="00A5744F">
          <w:rPr>
            <w:rFonts w:hint="eastAsia"/>
          </w:rPr>
          <w:t>或</w:t>
        </w:r>
      </w:ins>
      <w:ins w:id="317" w:author="think" w:date="2017-02-12T17:15:00Z">
        <w:r>
          <w:rPr>
            <w:rFonts w:hint="eastAsia"/>
          </w:rPr>
          <w:t>状态</w:t>
        </w:r>
      </w:ins>
      <w:ins w:id="318" w:author="think" w:date="2017-02-12T17:19:00Z">
        <w:r w:rsidR="005E1588">
          <w:rPr>
            <w:rFonts w:hint="eastAsia"/>
          </w:rPr>
          <w:t>不</w:t>
        </w:r>
      </w:ins>
      <w:ins w:id="319" w:author="think" w:date="2017-02-12T17:15:00Z">
        <w:r>
          <w:rPr>
            <w:rFonts w:hint="eastAsia"/>
          </w:rPr>
          <w:t>正常）</w:t>
        </w:r>
      </w:ins>
      <w:ins w:id="320" w:author="think" w:date="2017-02-12T17:14:00Z">
        <w:r>
          <w:rPr>
            <w:rFonts w:hint="eastAsia"/>
          </w:rPr>
          <w:t>，后台系统存在</w:t>
        </w:r>
      </w:ins>
      <w:ins w:id="321" w:author="think" w:date="2017-02-12T17:19:00Z">
        <w:r w:rsidR="005E1588">
          <w:rPr>
            <w:rFonts w:hint="eastAsia"/>
          </w:rPr>
          <w:t>（状态正常）</w:t>
        </w:r>
      </w:ins>
      <w:ins w:id="322" w:author="think" w:date="2017-02-12T17:14:00Z">
        <w:r>
          <w:rPr>
            <w:rFonts w:hint="eastAsia"/>
          </w:rPr>
          <w:t>，</w:t>
        </w:r>
      </w:ins>
      <w:ins w:id="323" w:author="think" w:date="2017-02-12T17:15:00Z">
        <w:r>
          <w:rPr>
            <w:rFonts w:hint="eastAsia"/>
          </w:rPr>
          <w:t>由</w:t>
        </w:r>
      </w:ins>
      <w:ins w:id="324" w:author="think" w:date="2017-02-12T17:16:00Z">
        <w:r w:rsidR="00760941">
          <w:rPr>
            <w:rFonts w:hint="eastAsia"/>
          </w:rPr>
          <w:t>管理人员</w:t>
        </w:r>
      </w:ins>
      <w:ins w:id="325" w:author="think" w:date="2017-02-12T17:19:00Z">
        <w:r w:rsidR="005E1588">
          <w:rPr>
            <w:rFonts w:hint="eastAsia"/>
          </w:rPr>
          <w:t>与上游</w:t>
        </w:r>
      </w:ins>
      <w:ins w:id="326" w:author="think" w:date="2017-02-12T17:20:00Z">
        <w:r w:rsidR="005E1588">
          <w:rPr>
            <w:rFonts w:hint="eastAsia"/>
          </w:rPr>
          <w:t>渠道核实</w:t>
        </w:r>
      </w:ins>
      <w:ins w:id="327" w:author="think" w:date="2017-02-12T17:19:00Z">
        <w:r w:rsidR="005E1588">
          <w:rPr>
            <w:rFonts w:hint="eastAsia"/>
          </w:rPr>
          <w:t>后</w:t>
        </w:r>
      </w:ins>
      <w:ins w:id="328" w:author="think" w:date="2017-02-12T17:17:00Z">
        <w:r w:rsidR="001D243F">
          <w:rPr>
            <w:rFonts w:hint="eastAsia"/>
          </w:rPr>
          <w:t>标记为正常</w:t>
        </w:r>
      </w:ins>
      <w:ins w:id="329" w:author="think" w:date="2017-02-12T17:19:00Z">
        <w:r w:rsidR="005E1588">
          <w:rPr>
            <w:rFonts w:hint="eastAsia"/>
          </w:rPr>
          <w:t>交易</w:t>
        </w:r>
        <w:r w:rsidR="005E1588">
          <w:rPr>
            <w:rFonts w:hint="eastAsia"/>
          </w:rPr>
          <w:t>/</w:t>
        </w:r>
        <w:r w:rsidR="005E1588">
          <w:rPr>
            <w:rFonts w:hint="eastAsia"/>
          </w:rPr>
          <w:t>失败交易</w:t>
        </w:r>
      </w:ins>
      <w:ins w:id="330" w:author="think" w:date="2017-02-12T17:17:00Z">
        <w:r w:rsidR="001D243F">
          <w:rPr>
            <w:rFonts w:hint="eastAsia"/>
          </w:rPr>
          <w:t>。</w:t>
        </w:r>
      </w:ins>
    </w:p>
    <w:p w14:paraId="22E1A42B" w14:textId="04272F96" w:rsidR="00A5744F" w:rsidRDefault="00597E60" w:rsidP="00A5744F">
      <w:pPr>
        <w:pStyle w:val="a5"/>
        <w:numPr>
          <w:ilvl w:val="0"/>
          <w:numId w:val="10"/>
        </w:numPr>
        <w:spacing w:line="560" w:lineRule="exact"/>
        <w:ind w:firstLineChars="0"/>
        <w:rPr>
          <w:ins w:id="331" w:author="think" w:date="2017-02-12T17:21:00Z"/>
        </w:rPr>
      </w:pPr>
      <w:ins w:id="332" w:author="think" w:date="2017-02-12T17:24:00Z">
        <w:r>
          <w:rPr>
            <w:rFonts w:hint="eastAsia"/>
          </w:rPr>
          <w:t>提交交易</w:t>
        </w:r>
      </w:ins>
      <w:ins w:id="333" w:author="think" w:date="2017-02-12T17:25:00Z">
        <w:r>
          <w:rPr>
            <w:rFonts w:hint="eastAsia"/>
          </w:rPr>
          <w:t>状态，完成入账操作</w:t>
        </w:r>
      </w:ins>
    </w:p>
    <w:p w14:paraId="53550A0C" w14:textId="13C92F56" w:rsidR="003D0387" w:rsidDel="007A3E6B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334" w:author="think" w:date="2017-02-12T16:53:00Z"/>
        </w:rPr>
        <w:pPrChange w:id="33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336" w:author="think" w:date="2017-02-12T16:53:00Z">
        <w:r w:rsidDel="007A3E6B">
          <w:rPr>
            <w:rFonts w:hint="eastAsia"/>
          </w:rPr>
          <w:delText>主动通知记录查询</w:delText>
        </w:r>
      </w:del>
    </w:p>
    <w:p w14:paraId="006F46DB" w14:textId="28DBC5F1" w:rsidR="00902574" w:rsidRDefault="00902574">
      <w:pPr>
        <w:pStyle w:val="a7"/>
        <w:numPr>
          <w:ilvl w:val="0"/>
          <w:numId w:val="4"/>
        </w:numPr>
        <w:spacing w:line="560" w:lineRule="exact"/>
        <w:ind w:firstLineChars="0"/>
        <w:rPr>
          <w:ins w:id="337" w:author="think" w:date="2017-02-12T17:26:00Z"/>
        </w:rPr>
        <w:pPrChange w:id="33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交易记录查询：按时段、渠道</w:t>
      </w:r>
      <w:ins w:id="339" w:author="think" w:date="2017-02-12T16:12:00Z">
        <w:r w:rsidR="00694209">
          <w:rPr>
            <w:rFonts w:hint="eastAsia"/>
          </w:rPr>
          <w:t>（微信、支付宝等）</w:t>
        </w:r>
      </w:ins>
      <w:r w:rsidR="003646AE">
        <w:rPr>
          <w:rFonts w:hint="eastAsia"/>
        </w:rPr>
        <w:t>、客户经理</w:t>
      </w:r>
      <w:r>
        <w:rPr>
          <w:rFonts w:hint="eastAsia"/>
        </w:rPr>
        <w:t>、商户信息项为条件查询交易记录，汇总统计交易总额、利润总额、手续费总额、奖励总额等。</w:t>
      </w:r>
      <w:ins w:id="340" w:author="think" w:date="2017-02-12T16:11:00Z">
        <w:r w:rsidR="00694209">
          <w:rPr>
            <w:rFonts w:hint="eastAsia"/>
          </w:rPr>
          <w:t>（</w:t>
        </w:r>
      </w:ins>
      <w:ins w:id="341" w:author="think" w:date="2017-02-12T16:12:00Z">
        <w:r w:rsidR="00F52D36">
          <w:rPr>
            <w:rFonts w:hint="eastAsia"/>
          </w:rPr>
          <w:t>客户经理</w:t>
        </w:r>
      </w:ins>
      <w:ins w:id="342" w:author="think" w:date="2017-02-12T16:11:00Z">
        <w:r w:rsidR="00694209">
          <w:rPr>
            <w:rFonts w:hint="eastAsia"/>
          </w:rPr>
          <w:t>、管理人员）</w:t>
        </w:r>
      </w:ins>
    </w:p>
    <w:p w14:paraId="008B8390" w14:textId="6105D3B1" w:rsidR="00F22076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343" w:author="think" w:date="2017-02-12T17:27:00Z"/>
        </w:rPr>
      </w:pPr>
      <w:ins w:id="344" w:author="think" w:date="2017-02-12T17:27:00Z">
        <w:r>
          <w:rPr>
            <w:rFonts w:hint="eastAsia"/>
          </w:rPr>
          <w:t>输入查询条件</w:t>
        </w:r>
      </w:ins>
    </w:p>
    <w:p w14:paraId="37972171" w14:textId="69C02CDB" w:rsidR="00E22EDA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345" w:author="think" w:date="2017-02-12T17:26:00Z"/>
        </w:rPr>
      </w:pPr>
      <w:ins w:id="346" w:author="think" w:date="2017-02-12T17:27:00Z">
        <w:r>
          <w:rPr>
            <w:rFonts w:hint="eastAsia"/>
          </w:rPr>
          <w:t>返回查询结果</w:t>
        </w:r>
      </w:ins>
    </w:p>
    <w:p w14:paraId="12458279" w14:textId="27D44665" w:rsidR="00F22076" w:rsidDel="00F22076" w:rsidRDefault="00F22076">
      <w:pPr>
        <w:pStyle w:val="a7"/>
        <w:numPr>
          <w:ilvl w:val="0"/>
          <w:numId w:val="4"/>
        </w:numPr>
        <w:spacing w:line="560" w:lineRule="exact"/>
        <w:ind w:firstLineChars="0"/>
        <w:rPr>
          <w:del w:id="347" w:author="think" w:date="2017-02-12T17:26:00Z"/>
        </w:rPr>
        <w:pPrChange w:id="34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</w:p>
    <w:p w14:paraId="01F96A93" w14:textId="0A3F3848" w:rsidR="007A3E6B" w:rsidRDefault="007A3E6B" w:rsidP="007A3E6B">
      <w:pPr>
        <w:pStyle w:val="a7"/>
        <w:numPr>
          <w:ilvl w:val="0"/>
          <w:numId w:val="4"/>
        </w:numPr>
        <w:spacing w:line="560" w:lineRule="exact"/>
        <w:ind w:firstLineChars="0"/>
        <w:rPr>
          <w:ins w:id="349" w:author="think" w:date="2017-02-12T16:53:00Z"/>
        </w:rPr>
      </w:pPr>
      <w:ins w:id="350" w:author="think" w:date="2017-02-12T16:53:00Z">
        <w:r>
          <w:rPr>
            <w:rFonts w:hint="eastAsia"/>
          </w:rPr>
          <w:t>主动通知记录查询</w:t>
        </w:r>
      </w:ins>
      <w:ins w:id="351" w:author="think" w:date="2017-02-12T17:28:00Z">
        <w:r w:rsidR="00E82005">
          <w:rPr>
            <w:rFonts w:hint="eastAsia"/>
          </w:rPr>
          <w:t>，返回</w:t>
        </w:r>
      </w:ins>
      <w:ins w:id="352" w:author="think" w:date="2017-02-12T17:29:00Z">
        <w:r w:rsidR="00E82005">
          <w:rPr>
            <w:rFonts w:hint="eastAsia"/>
          </w:rPr>
          <w:t>通知送达结果等。</w:t>
        </w:r>
      </w:ins>
      <w:ins w:id="353" w:author="think" w:date="2017-02-12T16:53:00Z">
        <w:r>
          <w:rPr>
            <w:rFonts w:hint="eastAsia"/>
          </w:rPr>
          <w:t>（客户经理、管理人员）</w:t>
        </w:r>
      </w:ins>
    </w:p>
    <w:p w14:paraId="664A57B7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354" w:author="think" w:date="2017-02-12T16:53:00Z"/>
        </w:rPr>
      </w:pPr>
      <w:ins w:id="355" w:author="think" w:date="2017-02-12T16:53:00Z">
        <w:r>
          <w:rPr>
            <w:rFonts w:hint="eastAsia"/>
          </w:rPr>
          <w:t>查询商户清单</w:t>
        </w:r>
      </w:ins>
    </w:p>
    <w:p w14:paraId="4D13EF55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356" w:author="think" w:date="2017-02-12T16:53:00Z"/>
        </w:rPr>
      </w:pPr>
      <w:ins w:id="357" w:author="think" w:date="2017-02-12T16:53:00Z">
        <w:r>
          <w:rPr>
            <w:rFonts w:hint="eastAsia"/>
          </w:rPr>
          <w:t>选取指定商户</w:t>
        </w:r>
      </w:ins>
    </w:p>
    <w:p w14:paraId="10D16048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358" w:author="think" w:date="2017-02-12T16:53:00Z"/>
        </w:rPr>
      </w:pPr>
      <w:ins w:id="359" w:author="think" w:date="2017-02-12T16:53:00Z">
        <w:r>
          <w:rPr>
            <w:rFonts w:hint="eastAsia"/>
          </w:rPr>
          <w:t>返回主动通知记录</w:t>
        </w:r>
      </w:ins>
    </w:p>
    <w:p w14:paraId="47FDE087" w14:textId="7010E9E6" w:rsidR="00490400" w:rsidRDefault="003D0387">
      <w:pPr>
        <w:pStyle w:val="a7"/>
        <w:numPr>
          <w:ilvl w:val="0"/>
          <w:numId w:val="4"/>
        </w:numPr>
        <w:spacing w:line="560" w:lineRule="exact"/>
        <w:ind w:firstLineChars="0"/>
        <w:pPrChange w:id="36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9E670C">
        <w:rPr>
          <w:rFonts w:hint="eastAsia"/>
          <w:strike/>
          <w:rPrChange w:id="361" w:author="think" w:date="2017-02-12T17:29:00Z">
            <w:rPr>
              <w:rFonts w:hint="eastAsia"/>
            </w:rPr>
          </w:rPrChange>
        </w:rPr>
        <w:t>上游交易记录查询</w:t>
      </w:r>
      <w:ins w:id="362" w:author="think" w:date="2017-02-12T17:29:00Z">
        <w:r w:rsidR="009E670C" w:rsidRPr="009E670C">
          <w:rPr>
            <w:rFonts w:hint="eastAsia"/>
            <w:strike/>
            <w:rPrChange w:id="363" w:author="think" w:date="2017-02-12T17:29:00Z">
              <w:rPr>
                <w:rFonts w:hint="eastAsia"/>
              </w:rPr>
            </w:rPrChange>
          </w:rPr>
          <w:t>，在上游系统自行查询</w:t>
        </w:r>
        <w:r w:rsidR="009E670C">
          <w:rPr>
            <w:rFonts w:hint="eastAsia"/>
          </w:rPr>
          <w:t>（管理人员）</w:t>
        </w:r>
      </w:ins>
    </w:p>
    <w:p w14:paraId="719B71E2" w14:textId="3D25D2B2" w:rsidR="003D0387" w:rsidDel="009E670C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364" w:author="think" w:date="2017-02-12T17:30:00Z"/>
        </w:rPr>
        <w:pPrChange w:id="36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366" w:author="think" w:date="2017-02-12T17:30:00Z">
        <w:r w:rsidRPr="003D0387" w:rsidDel="009E670C">
          <w:rPr>
            <w:rFonts w:hint="eastAsia"/>
          </w:rPr>
          <w:lastRenderedPageBreak/>
          <w:delText>清算数据维护</w:delText>
        </w:r>
        <w:bookmarkStart w:id="367" w:name="_Toc474703197"/>
        <w:bookmarkStart w:id="368" w:name="_Toc474703296"/>
        <w:bookmarkEnd w:id="367"/>
        <w:bookmarkEnd w:id="368"/>
      </w:del>
    </w:p>
    <w:p w14:paraId="736CE468" w14:textId="77777777" w:rsidR="00B22436" w:rsidDel="004467C8" w:rsidRDefault="00B22436">
      <w:pPr>
        <w:pStyle w:val="2"/>
        <w:spacing w:before="0" w:after="0" w:line="560" w:lineRule="exact"/>
        <w:rPr>
          <w:moveFrom w:id="369" w:author="think" w:date="2017-02-12T16:37:00Z"/>
        </w:rPr>
        <w:pPrChange w:id="370" w:author="think" w:date="2017-02-12T16:26:00Z">
          <w:pPr>
            <w:pStyle w:val="2"/>
          </w:pPr>
        </w:pPrChange>
      </w:pPr>
      <w:moveFromRangeStart w:id="371" w:author="think" w:date="2017-02-12T16:37:00Z" w:name="move474680748"/>
      <w:moveFrom w:id="372" w:author="think" w:date="2017-02-12T16:37:00Z">
        <w:r w:rsidDel="004467C8">
          <w:rPr>
            <w:rFonts w:hint="eastAsia"/>
          </w:rPr>
          <w:t>客户经理自助查询</w:t>
        </w:r>
        <w:bookmarkStart w:id="373" w:name="_Toc474703198"/>
        <w:bookmarkStart w:id="374" w:name="_Toc474703297"/>
        <w:bookmarkEnd w:id="373"/>
        <w:bookmarkEnd w:id="374"/>
      </w:moveFrom>
    </w:p>
    <w:p w14:paraId="33836CFB" w14:textId="77777777" w:rsidR="003D0387" w:rsidDel="004467C8" w:rsidRDefault="005C619C">
      <w:pPr>
        <w:pStyle w:val="a5"/>
        <w:spacing w:line="560" w:lineRule="exact"/>
        <w:ind w:firstLine="640"/>
        <w:rPr>
          <w:moveFrom w:id="375" w:author="think" w:date="2017-02-12T16:37:00Z"/>
        </w:rPr>
        <w:pPrChange w:id="376" w:author="think" w:date="2017-02-12T16:26:00Z">
          <w:pPr>
            <w:pStyle w:val="a5"/>
            <w:ind w:firstLine="640"/>
          </w:pPr>
        </w:pPrChange>
      </w:pPr>
      <w:moveFrom w:id="377" w:author="think" w:date="2017-02-12T16:37:00Z">
        <w:r w:rsidDel="004467C8">
          <w:rPr>
            <w:rFonts w:hint="eastAsia"/>
          </w:rPr>
          <w:t>考虑使用企业号实现</w:t>
        </w:r>
        <w:bookmarkStart w:id="378" w:name="_Toc474703199"/>
        <w:bookmarkStart w:id="379" w:name="_Toc474703298"/>
        <w:bookmarkEnd w:id="378"/>
        <w:bookmarkEnd w:id="379"/>
      </w:moveFrom>
    </w:p>
    <w:p w14:paraId="53F8B51F" w14:textId="77777777" w:rsidR="005C619C" w:rsidDel="004467C8" w:rsidRDefault="005C619C">
      <w:pPr>
        <w:pStyle w:val="a7"/>
        <w:spacing w:line="560" w:lineRule="exact"/>
        <w:ind w:left="720" w:firstLineChars="0" w:firstLine="0"/>
        <w:rPr>
          <w:moveFrom w:id="380" w:author="think" w:date="2017-02-12T16:37:00Z"/>
        </w:rPr>
        <w:pPrChange w:id="381" w:author="think" w:date="2017-02-12T16:26:00Z">
          <w:pPr>
            <w:pStyle w:val="a7"/>
            <w:ind w:left="720" w:firstLineChars="0" w:firstLine="0"/>
          </w:pPr>
        </w:pPrChange>
      </w:pPr>
      <w:moveFrom w:id="382" w:author="think" w:date="2017-02-12T16:37:00Z">
        <w:r w:rsidDel="004467C8">
          <w:rPr>
            <w:rFonts w:hint="eastAsia"/>
          </w:rPr>
          <w:t>查询名下商户、交易量、交易总额、奖励金额等。</w:t>
        </w:r>
        <w:bookmarkStart w:id="383" w:name="_Toc474703200"/>
        <w:bookmarkStart w:id="384" w:name="_Toc474703299"/>
        <w:bookmarkEnd w:id="383"/>
        <w:bookmarkEnd w:id="384"/>
      </w:moveFrom>
    </w:p>
    <w:p w14:paraId="07493B3C" w14:textId="36177150" w:rsidR="005545A1" w:rsidRDefault="005545A1">
      <w:pPr>
        <w:pStyle w:val="1"/>
        <w:spacing w:before="0" w:after="0" w:line="560" w:lineRule="exact"/>
        <w:pPrChange w:id="385" w:author="think" w:date="2017-02-12T16:26:00Z">
          <w:pPr>
            <w:pStyle w:val="1"/>
          </w:pPr>
        </w:pPrChange>
      </w:pPr>
      <w:bookmarkStart w:id="386" w:name="_Toc474703300"/>
      <w:moveFromRangeEnd w:id="371"/>
      <w:r>
        <w:rPr>
          <w:rFonts w:hint="eastAsia"/>
        </w:rPr>
        <w:t>详细功能要求</w:t>
      </w:r>
      <w:bookmarkEnd w:id="386"/>
    </w:p>
    <w:p w14:paraId="1F721F87" w14:textId="75F1128C" w:rsidR="005545A1" w:rsidRDefault="005545A1">
      <w:pPr>
        <w:pStyle w:val="2"/>
        <w:spacing w:before="0" w:after="0" w:line="560" w:lineRule="exact"/>
        <w:pPrChange w:id="387" w:author="think" w:date="2017-02-12T16:26:00Z">
          <w:pPr>
            <w:pStyle w:val="2"/>
          </w:pPr>
        </w:pPrChange>
      </w:pPr>
      <w:bookmarkStart w:id="388" w:name="_Toc474703301"/>
      <w:r>
        <w:rPr>
          <w:rFonts w:hint="eastAsia"/>
        </w:rPr>
        <w:t>商户自助功能</w:t>
      </w:r>
      <w:bookmarkEnd w:id="388"/>
    </w:p>
    <w:p w14:paraId="78303064" w14:textId="4779BAD7" w:rsidR="00B22436" w:rsidRDefault="005545A1">
      <w:pPr>
        <w:pStyle w:val="3"/>
        <w:spacing w:before="0" w:after="0" w:line="560" w:lineRule="exact"/>
        <w:pPrChange w:id="389" w:author="think" w:date="2017-02-12T16:26:00Z">
          <w:pPr>
            <w:pStyle w:val="3"/>
          </w:pPr>
        </w:pPrChange>
      </w:pPr>
      <w:bookmarkStart w:id="390" w:name="_Toc474703302"/>
      <w:r>
        <w:rPr>
          <w:rFonts w:hint="eastAsia"/>
        </w:rPr>
        <w:t>商户关注公众号</w:t>
      </w:r>
      <w:r w:rsidR="00EC41FD">
        <w:rPr>
          <w:rFonts w:hint="eastAsia"/>
        </w:rPr>
        <w:t>：</w:t>
      </w:r>
      <w:bookmarkEnd w:id="390"/>
    </w:p>
    <w:p w14:paraId="6BBD6EED" w14:textId="77777777" w:rsidR="005545A1" w:rsidRDefault="00EC41FD">
      <w:pPr>
        <w:pStyle w:val="a5"/>
        <w:spacing w:line="560" w:lineRule="exact"/>
        <w:ind w:firstLine="640"/>
        <w:pPrChange w:id="391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菜单设计如下图。</w:t>
      </w:r>
    </w:p>
    <w:p w14:paraId="5D556B03" w14:textId="77777777" w:rsidR="00EC41FD" w:rsidRDefault="00EC41FD" w:rsidP="006E33D2">
      <w:pPr>
        <w:jc w:val="center"/>
      </w:pPr>
      <w:r>
        <w:rPr>
          <w:rFonts w:hint="eastAsia"/>
          <w:noProof/>
        </w:rPr>
        <w:drawing>
          <wp:inline distT="0" distB="0" distL="0" distR="0" wp14:anchorId="76583075" wp14:editId="3047FEDA">
            <wp:extent cx="2430000" cy="4320000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81A" w14:textId="7B28EB57" w:rsidR="00EC41FD" w:rsidRDefault="002453FF">
      <w:pPr>
        <w:pStyle w:val="3"/>
        <w:spacing w:before="0" w:after="0" w:line="560" w:lineRule="exact"/>
        <w:pPrChange w:id="392" w:author="think" w:date="2017-02-12T16:26:00Z">
          <w:pPr>
            <w:pStyle w:val="3"/>
          </w:pPr>
        </w:pPrChange>
      </w:pPr>
      <w:bookmarkStart w:id="393" w:name="_Toc474703303"/>
      <w:r>
        <w:rPr>
          <w:rFonts w:hint="eastAsia"/>
        </w:rPr>
        <w:lastRenderedPageBreak/>
        <w:t>商户注册</w:t>
      </w:r>
      <w:bookmarkEnd w:id="393"/>
    </w:p>
    <w:p w14:paraId="1995EA82" w14:textId="77777777" w:rsidR="005010A8" w:rsidRDefault="005010A8">
      <w:pPr>
        <w:pStyle w:val="a5"/>
        <w:spacing w:line="240" w:lineRule="auto"/>
        <w:ind w:firstLineChars="0" w:firstLine="0"/>
        <w:jc w:val="center"/>
        <w:pPrChange w:id="394" w:author="think" w:date="2017-02-12T17:30:00Z">
          <w:pPr>
            <w:pStyle w:val="a5"/>
            <w:ind w:firstLineChars="0" w:firstLine="0"/>
            <w:jc w:val="center"/>
          </w:pPr>
        </w:pPrChange>
      </w:pPr>
      <w:r>
        <w:rPr>
          <w:rFonts w:hint="eastAsia"/>
          <w:noProof/>
        </w:rPr>
        <w:drawing>
          <wp:inline distT="0" distB="0" distL="0" distR="0" wp14:anchorId="5508BEE5" wp14:editId="4B903EE4">
            <wp:extent cx="2429884" cy="4320000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注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7A2" w14:textId="77777777" w:rsidR="005545A1" w:rsidRDefault="005010A8">
      <w:pPr>
        <w:pStyle w:val="a5"/>
        <w:spacing w:line="560" w:lineRule="exact"/>
        <w:ind w:firstLine="640"/>
        <w:pPrChange w:id="395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商户正确填写商户编号及预留手机号及短信验证码通过注册。</w:t>
      </w:r>
      <w:r w:rsidR="00122014" w:rsidRPr="00122014">
        <w:rPr>
          <w:rFonts w:hint="eastAsia"/>
          <w:color w:val="FF0000"/>
        </w:rPr>
        <w:t>同一商户可以有多个收银员注册。</w:t>
      </w:r>
    </w:p>
    <w:p w14:paraId="1A92D37E" w14:textId="226265F6" w:rsidR="005010A8" w:rsidRDefault="005010A8">
      <w:pPr>
        <w:pStyle w:val="3"/>
        <w:spacing w:before="0" w:after="0" w:line="560" w:lineRule="exact"/>
        <w:pPrChange w:id="396" w:author="think" w:date="2017-02-12T16:26:00Z">
          <w:pPr>
            <w:pStyle w:val="3"/>
          </w:pPr>
        </w:pPrChange>
      </w:pPr>
      <w:bookmarkStart w:id="397" w:name="_Toc474703304"/>
      <w:r>
        <w:rPr>
          <w:rFonts w:hint="eastAsia"/>
        </w:rPr>
        <w:lastRenderedPageBreak/>
        <w:t>收款</w:t>
      </w:r>
      <w:bookmarkEnd w:id="397"/>
    </w:p>
    <w:p w14:paraId="0DC840C0" w14:textId="77777777" w:rsidR="005010A8" w:rsidRDefault="005010A8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77C999A6" wp14:editId="0C1879EE">
            <wp:extent cx="2438859" cy="43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收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D29" w14:textId="4C72212D" w:rsidR="005010A8" w:rsidRDefault="006E1F2B">
      <w:pPr>
        <w:pStyle w:val="3"/>
        <w:spacing w:before="0" w:after="0" w:line="560" w:lineRule="exact"/>
        <w:pPrChange w:id="398" w:author="think" w:date="2017-02-12T16:26:00Z">
          <w:pPr>
            <w:pStyle w:val="3"/>
          </w:pPr>
        </w:pPrChange>
      </w:pPr>
      <w:bookmarkStart w:id="399" w:name="_Toc474703305"/>
      <w:r>
        <w:rPr>
          <w:rFonts w:hint="eastAsia"/>
        </w:rPr>
        <w:lastRenderedPageBreak/>
        <w:t>上一笔交易记录查询</w:t>
      </w:r>
      <w:ins w:id="400" w:author="think" w:date="2017-02-12T17:31:00Z">
        <w:r w:rsidR="003C5C4F" w:rsidRPr="003C5C4F">
          <w:rPr>
            <w:rFonts w:hint="eastAsia"/>
            <w:highlight w:val="yellow"/>
            <w:rPrChange w:id="401" w:author="think" w:date="2017-02-12T17:31:00Z">
              <w:rPr>
                <w:rFonts w:hint="eastAsia"/>
              </w:rPr>
            </w:rPrChange>
          </w:rPr>
          <w:t>（需增加入账情况字段）</w:t>
        </w:r>
      </w:ins>
      <w:bookmarkEnd w:id="399"/>
    </w:p>
    <w:p w14:paraId="08C7EC91" w14:textId="77777777" w:rsidR="006E1F2B" w:rsidRDefault="000938D5" w:rsidP="003C5C4F">
      <w:pPr>
        <w:jc w:val="center"/>
      </w:pPr>
      <w:r>
        <w:rPr>
          <w:noProof/>
        </w:rPr>
        <w:drawing>
          <wp:inline distT="0" distB="0" distL="0" distR="0" wp14:anchorId="220A666C" wp14:editId="0407F13D">
            <wp:extent cx="2430000" cy="4320000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上一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503" w14:textId="2DBC68EB" w:rsidR="006E1F2B" w:rsidRDefault="00B4127F">
      <w:pPr>
        <w:pStyle w:val="3"/>
        <w:spacing w:before="0" w:after="0" w:line="560" w:lineRule="exact"/>
        <w:pPrChange w:id="402" w:author="think" w:date="2017-02-12T16:26:00Z">
          <w:pPr>
            <w:pStyle w:val="3"/>
          </w:pPr>
        </w:pPrChange>
      </w:pPr>
      <w:bookmarkStart w:id="403" w:name="_Toc474703306"/>
      <w:r>
        <w:rPr>
          <w:rFonts w:hint="eastAsia"/>
        </w:rPr>
        <w:lastRenderedPageBreak/>
        <w:t>今天、前天交易查询</w:t>
      </w:r>
      <w:ins w:id="404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403"/>
    </w:p>
    <w:p w14:paraId="26BDB917" w14:textId="77777777" w:rsidR="00B4127F" w:rsidRDefault="005C338B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3FBE66E2" wp14:editId="067DCF03">
            <wp:extent cx="2430000" cy="432000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今天前天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8D5">
        <w:rPr>
          <w:noProof/>
        </w:rPr>
        <w:drawing>
          <wp:inline distT="0" distB="0" distL="0" distR="0" wp14:anchorId="237B5094" wp14:editId="4CCEF0DE">
            <wp:extent cx="2430000" cy="4320000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交易明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AB7" w14:textId="3DB84A2F" w:rsidR="00B4127F" w:rsidRDefault="00803806">
      <w:pPr>
        <w:pStyle w:val="3"/>
        <w:spacing w:before="0" w:after="0" w:line="560" w:lineRule="exact"/>
        <w:pPrChange w:id="405" w:author="think" w:date="2017-02-12T16:26:00Z">
          <w:pPr>
            <w:pStyle w:val="3"/>
          </w:pPr>
        </w:pPrChange>
      </w:pPr>
      <w:bookmarkStart w:id="406" w:name="_Toc474703307"/>
      <w:r>
        <w:rPr>
          <w:rFonts w:hint="eastAsia"/>
        </w:rPr>
        <w:t>历史交易查询</w:t>
      </w:r>
      <w:ins w:id="407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406"/>
    </w:p>
    <w:p w14:paraId="5B74D3A2" w14:textId="77777777" w:rsidR="00394659" w:rsidRDefault="00394659">
      <w:pPr>
        <w:pStyle w:val="a5"/>
        <w:spacing w:line="560" w:lineRule="exact"/>
        <w:ind w:firstLine="640"/>
        <w:pPrChange w:id="408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提供多个时间段的查询方式，反馈结果与今天、前天查询类似。</w:t>
      </w:r>
    </w:p>
    <w:p w14:paraId="2BE7CFEF" w14:textId="77777777" w:rsidR="00803806" w:rsidRDefault="00803806" w:rsidP="003C5C4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FB49D8" wp14:editId="784CAB19">
            <wp:extent cx="2429884" cy="4320000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历史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D4BE" w14:textId="62BE8C72" w:rsidR="00803806" w:rsidRPr="003C5C4F" w:rsidRDefault="00394659">
      <w:pPr>
        <w:pStyle w:val="3"/>
        <w:spacing w:before="0" w:after="0" w:line="560" w:lineRule="exact"/>
        <w:rPr>
          <w:highlight w:val="yellow"/>
          <w:rPrChange w:id="409" w:author="think" w:date="2017-02-12T17:32:00Z">
            <w:rPr/>
          </w:rPrChange>
        </w:rPr>
        <w:pPrChange w:id="410" w:author="think" w:date="2017-02-12T16:26:00Z">
          <w:pPr>
            <w:pStyle w:val="3"/>
          </w:pPr>
        </w:pPrChange>
      </w:pPr>
      <w:bookmarkStart w:id="411" w:name="_Toc474703308"/>
      <w:r>
        <w:rPr>
          <w:rFonts w:hint="eastAsia"/>
        </w:rPr>
        <w:t>找客服</w:t>
      </w:r>
      <w:ins w:id="412" w:author="think" w:date="2017-02-12T17:32:00Z">
        <w:r w:rsidR="003C5C4F" w:rsidRPr="003C5C4F">
          <w:rPr>
            <w:rFonts w:hint="eastAsia"/>
            <w:highlight w:val="yellow"/>
            <w:rPrChange w:id="413" w:author="think" w:date="2017-02-12T17:32:00Z">
              <w:rPr>
                <w:rFonts w:hint="eastAsia"/>
              </w:rPr>
            </w:rPrChange>
          </w:rPr>
          <w:t>（建议使用原有微信功能，减少客户培训指导工作）</w:t>
        </w:r>
      </w:ins>
      <w:bookmarkEnd w:id="411"/>
    </w:p>
    <w:p w14:paraId="418E83D2" w14:textId="77777777" w:rsidR="00394659" w:rsidRDefault="00394659">
      <w:pPr>
        <w:pStyle w:val="a5"/>
        <w:spacing w:line="560" w:lineRule="exact"/>
        <w:ind w:firstLine="640"/>
        <w:pPrChange w:id="414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目的是给商户与银码通的一个沟通渠道。</w:t>
      </w:r>
    </w:p>
    <w:p w14:paraId="1363E070" w14:textId="77777777" w:rsidR="00394659" w:rsidRDefault="00394659">
      <w:pPr>
        <w:pStyle w:val="a5"/>
        <w:spacing w:line="240" w:lineRule="auto"/>
        <w:ind w:firstLine="640"/>
        <w:jc w:val="center"/>
        <w:pPrChange w:id="415" w:author="think" w:date="2017-02-12T17:32:00Z">
          <w:pPr>
            <w:pStyle w:val="a5"/>
            <w:ind w:firstLine="640"/>
            <w:jc w:val="center"/>
          </w:pPr>
        </w:pPrChange>
      </w:pPr>
      <w:r>
        <w:rPr>
          <w:rFonts w:hint="eastAsia"/>
          <w:noProof/>
        </w:rPr>
        <w:lastRenderedPageBreak/>
        <w:drawing>
          <wp:inline distT="0" distB="0" distL="0" distR="0" wp14:anchorId="304CD0CC" wp14:editId="0DF2FF8C">
            <wp:extent cx="2430000" cy="4320000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找客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7A9" w14:textId="162BACB2" w:rsidR="00B22436" w:rsidRDefault="00B22436">
      <w:pPr>
        <w:pStyle w:val="2"/>
        <w:spacing w:before="0" w:after="0" w:line="560" w:lineRule="exact"/>
        <w:pPrChange w:id="416" w:author="think" w:date="2017-02-12T16:26:00Z">
          <w:pPr>
            <w:pStyle w:val="2"/>
          </w:pPr>
        </w:pPrChange>
      </w:pPr>
      <w:bookmarkStart w:id="417" w:name="_Toc474703309"/>
      <w:r>
        <w:rPr>
          <w:rFonts w:hint="eastAsia"/>
        </w:rPr>
        <w:lastRenderedPageBreak/>
        <w:t>后台管理功能（</w:t>
      </w:r>
      <w:r>
        <w:rPr>
          <w:rFonts w:hint="eastAsia"/>
        </w:rPr>
        <w:t>PC</w:t>
      </w:r>
      <w:r>
        <w:rPr>
          <w:rFonts w:hint="eastAsia"/>
        </w:rPr>
        <w:t>端）</w:t>
      </w:r>
      <w:ins w:id="418" w:author="think" w:date="2017-02-12T17:33:00Z">
        <w:r w:rsidR="002D4F69" w:rsidRPr="002D4F69">
          <w:rPr>
            <w:rFonts w:hint="eastAsia"/>
            <w:highlight w:val="yellow"/>
            <w:rPrChange w:id="419" w:author="think" w:date="2017-02-12T17:33:00Z">
              <w:rPr>
                <w:rFonts w:hint="eastAsia"/>
              </w:rPr>
            </w:rPrChange>
          </w:rPr>
          <w:t>（请按照业务场景进行调整、补充）</w:t>
        </w:r>
      </w:ins>
      <w:bookmarkEnd w:id="417"/>
    </w:p>
    <w:p w14:paraId="6F1AF977" w14:textId="3B15136B" w:rsidR="00B22436" w:rsidRDefault="00B22436">
      <w:pPr>
        <w:pStyle w:val="3"/>
        <w:spacing w:before="0" w:after="0" w:line="560" w:lineRule="exact"/>
        <w:pPrChange w:id="420" w:author="think" w:date="2017-02-12T16:26:00Z">
          <w:pPr>
            <w:pStyle w:val="3"/>
          </w:pPr>
        </w:pPrChange>
      </w:pPr>
      <w:bookmarkStart w:id="421" w:name="_Toc474703310"/>
      <w:r>
        <w:rPr>
          <w:rFonts w:hint="eastAsia"/>
        </w:rPr>
        <w:t>商户信息管理</w:t>
      </w:r>
      <w:bookmarkEnd w:id="421"/>
    </w:p>
    <w:p w14:paraId="78E139CC" w14:textId="42B2988C" w:rsidR="00B22436" w:rsidRDefault="00B22436">
      <w:pPr>
        <w:pStyle w:val="3"/>
        <w:spacing w:before="0" w:after="0" w:line="560" w:lineRule="exact"/>
        <w:pPrChange w:id="422" w:author="think" w:date="2017-02-12T16:26:00Z">
          <w:pPr>
            <w:pStyle w:val="3"/>
          </w:pPr>
        </w:pPrChange>
      </w:pPr>
      <w:bookmarkStart w:id="423" w:name="_Toc474703311"/>
      <w:r>
        <w:rPr>
          <w:rFonts w:hint="eastAsia"/>
        </w:rPr>
        <w:t>导出商户信息</w:t>
      </w:r>
      <w:bookmarkEnd w:id="423"/>
    </w:p>
    <w:p w14:paraId="737332C7" w14:textId="050285F3" w:rsidR="00B22436" w:rsidRDefault="00B22436">
      <w:pPr>
        <w:pStyle w:val="3"/>
        <w:spacing w:before="0" w:after="0" w:line="560" w:lineRule="exact"/>
        <w:pPrChange w:id="424" w:author="think" w:date="2017-02-12T16:26:00Z">
          <w:pPr>
            <w:pStyle w:val="3"/>
          </w:pPr>
        </w:pPrChange>
      </w:pPr>
      <w:bookmarkStart w:id="425" w:name="_Toc474703312"/>
      <w:r>
        <w:rPr>
          <w:rFonts w:hint="eastAsia"/>
        </w:rPr>
        <w:t>生成商户二维码码</w:t>
      </w:r>
      <w:bookmarkEnd w:id="425"/>
    </w:p>
    <w:p w14:paraId="256FFD3F" w14:textId="71890ED5" w:rsidR="00B22436" w:rsidRDefault="00B22436">
      <w:pPr>
        <w:pStyle w:val="3"/>
        <w:spacing w:before="0" w:after="0" w:line="560" w:lineRule="exact"/>
        <w:pPrChange w:id="426" w:author="think" w:date="2017-02-12T16:26:00Z">
          <w:pPr>
            <w:pStyle w:val="3"/>
          </w:pPr>
        </w:pPrChange>
      </w:pPr>
      <w:bookmarkStart w:id="427" w:name="_Toc474703313"/>
      <w:r>
        <w:rPr>
          <w:rFonts w:hint="eastAsia"/>
        </w:rPr>
        <w:t>商户开通、停用</w:t>
      </w:r>
      <w:bookmarkEnd w:id="427"/>
    </w:p>
    <w:p w14:paraId="54532497" w14:textId="37C5FCE2" w:rsidR="00B22436" w:rsidRDefault="00B22436">
      <w:pPr>
        <w:pStyle w:val="3"/>
        <w:spacing w:before="0" w:after="0" w:line="560" w:lineRule="exact"/>
        <w:pPrChange w:id="428" w:author="think" w:date="2017-02-12T16:26:00Z">
          <w:pPr>
            <w:pStyle w:val="3"/>
          </w:pPr>
        </w:pPrChange>
      </w:pPr>
      <w:bookmarkStart w:id="429" w:name="_Toc474703314"/>
      <w:r>
        <w:rPr>
          <w:rFonts w:hint="eastAsia"/>
        </w:rPr>
        <w:t>渠道路由维护</w:t>
      </w:r>
      <w:bookmarkEnd w:id="429"/>
    </w:p>
    <w:p w14:paraId="14AF925E" w14:textId="6D1D83A3" w:rsidR="00B22436" w:rsidRPr="00B22436" w:rsidRDefault="00B22436">
      <w:pPr>
        <w:pStyle w:val="3"/>
        <w:spacing w:before="0" w:after="0" w:line="560" w:lineRule="exact"/>
        <w:pPrChange w:id="430" w:author="think" w:date="2017-02-12T16:26:00Z">
          <w:pPr>
            <w:pStyle w:val="3"/>
          </w:pPr>
        </w:pPrChange>
      </w:pPr>
      <w:bookmarkStart w:id="431" w:name="_Toc474703315"/>
      <w:r>
        <w:rPr>
          <w:rFonts w:hint="eastAsia"/>
        </w:rPr>
        <w:t>商户路由失败原因查询</w:t>
      </w:r>
      <w:bookmarkEnd w:id="431"/>
    </w:p>
    <w:p w14:paraId="2E8EEE00" w14:textId="738B935B" w:rsidR="00B22436" w:rsidRDefault="00B22436">
      <w:pPr>
        <w:pStyle w:val="3"/>
        <w:spacing w:before="0" w:after="0" w:line="560" w:lineRule="exact"/>
        <w:pPrChange w:id="432" w:author="think" w:date="2017-02-12T16:26:00Z">
          <w:pPr>
            <w:pStyle w:val="3"/>
          </w:pPr>
        </w:pPrChange>
      </w:pPr>
      <w:bookmarkStart w:id="433" w:name="_Toc474703316"/>
      <w:r>
        <w:rPr>
          <w:rFonts w:hint="eastAsia"/>
        </w:rPr>
        <w:t>主动通知记录查询</w:t>
      </w:r>
      <w:bookmarkEnd w:id="433"/>
    </w:p>
    <w:p w14:paraId="3C4D4546" w14:textId="77423C00" w:rsidR="00B22436" w:rsidRDefault="00B22436">
      <w:pPr>
        <w:pStyle w:val="3"/>
        <w:spacing w:before="0" w:after="0" w:line="560" w:lineRule="exact"/>
        <w:pPrChange w:id="434" w:author="think" w:date="2017-02-12T16:26:00Z">
          <w:pPr>
            <w:pStyle w:val="3"/>
          </w:pPr>
        </w:pPrChange>
      </w:pPr>
      <w:bookmarkStart w:id="435" w:name="_Toc474703317"/>
      <w:r>
        <w:rPr>
          <w:rFonts w:hint="eastAsia"/>
        </w:rPr>
        <w:t>交易记录查询</w:t>
      </w:r>
      <w:bookmarkEnd w:id="435"/>
    </w:p>
    <w:p w14:paraId="7B676F02" w14:textId="004C7B9E" w:rsidR="00122014" w:rsidRDefault="00122014">
      <w:pPr>
        <w:pStyle w:val="3"/>
        <w:spacing w:before="0" w:after="0" w:line="560" w:lineRule="exact"/>
        <w:pPrChange w:id="436" w:author="think" w:date="2017-02-12T16:26:00Z">
          <w:pPr>
            <w:pStyle w:val="3"/>
          </w:pPr>
        </w:pPrChange>
      </w:pPr>
      <w:bookmarkStart w:id="437" w:name="_Toc474703318"/>
      <w:r w:rsidRPr="003D0387">
        <w:rPr>
          <w:rFonts w:hint="eastAsia"/>
        </w:rPr>
        <w:t>上游交易记录查询</w:t>
      </w:r>
      <w:bookmarkEnd w:id="437"/>
    </w:p>
    <w:p w14:paraId="4A1AA519" w14:textId="2CF46619" w:rsidR="00B22436" w:rsidRDefault="00B22436">
      <w:pPr>
        <w:pStyle w:val="3"/>
        <w:spacing w:before="0" w:after="0" w:line="560" w:lineRule="exact"/>
        <w:pPrChange w:id="438" w:author="think" w:date="2017-02-12T16:26:00Z">
          <w:pPr>
            <w:pStyle w:val="3"/>
          </w:pPr>
        </w:pPrChange>
      </w:pPr>
      <w:bookmarkStart w:id="439" w:name="_Toc474703319"/>
      <w:r w:rsidRPr="003D0387">
        <w:rPr>
          <w:rFonts w:hint="eastAsia"/>
        </w:rPr>
        <w:t>清算数据维护</w:t>
      </w:r>
      <w:bookmarkEnd w:id="439"/>
    </w:p>
    <w:p w14:paraId="7B3C9635" w14:textId="77777777" w:rsidR="00C24F4A" w:rsidRPr="00C24F4A" w:rsidRDefault="00C24F4A">
      <w:pPr>
        <w:widowControl/>
        <w:spacing w:line="560" w:lineRule="exact"/>
        <w:jc w:val="left"/>
        <w:pPrChange w:id="440" w:author="think" w:date="2017-02-12T16:26:00Z">
          <w:pPr>
            <w:widowControl/>
            <w:jc w:val="left"/>
          </w:pPr>
        </w:pPrChange>
      </w:pPr>
      <w:r>
        <w:br w:type="page"/>
      </w:r>
    </w:p>
    <w:p w14:paraId="732384F6" w14:textId="391A02E8" w:rsidR="00667765" w:rsidRDefault="00667765">
      <w:pPr>
        <w:pStyle w:val="1"/>
        <w:spacing w:before="0" w:after="0" w:line="560" w:lineRule="exact"/>
        <w:rPr>
          <w:ins w:id="441" w:author="think" w:date="2017-02-12T17:36:00Z"/>
        </w:rPr>
        <w:pPrChange w:id="442" w:author="think" w:date="2017-02-12T16:26:00Z">
          <w:pPr>
            <w:pStyle w:val="1"/>
          </w:pPr>
        </w:pPrChange>
      </w:pPr>
      <w:bookmarkStart w:id="443" w:name="_Toc474703320"/>
      <w:ins w:id="444" w:author="think" w:date="2017-02-12T17:36:00Z">
        <w:r>
          <w:rPr>
            <w:rFonts w:hint="eastAsia"/>
          </w:rPr>
          <w:lastRenderedPageBreak/>
          <w:t>系统设计</w:t>
        </w:r>
        <w:bookmarkEnd w:id="443"/>
      </w:ins>
    </w:p>
    <w:p w14:paraId="2557826B" w14:textId="1472EB5F" w:rsidR="0043288A" w:rsidRDefault="00533563">
      <w:pPr>
        <w:pStyle w:val="2"/>
        <w:rPr>
          <w:ins w:id="445" w:author="think" w:date="2017-02-12T20:55:00Z"/>
        </w:rPr>
        <w:pPrChange w:id="446" w:author="think" w:date="2017-02-12T17:36:00Z">
          <w:pPr>
            <w:pStyle w:val="1"/>
          </w:pPr>
        </w:pPrChange>
      </w:pPr>
      <w:bookmarkStart w:id="447" w:name="_Toc474703321"/>
      <w:ins w:id="448" w:author="think" w:date="2017-02-12T17:40:00Z">
        <w:r>
          <w:rPr>
            <w:rFonts w:hint="eastAsia"/>
          </w:rPr>
          <w:t>相关</w:t>
        </w:r>
      </w:ins>
      <w:ins w:id="449" w:author="think" w:date="2017-02-12T17:38:00Z">
        <w:r w:rsidR="0043288A">
          <w:rPr>
            <w:rFonts w:hint="eastAsia"/>
          </w:rPr>
          <w:t>规范</w:t>
        </w:r>
      </w:ins>
      <w:bookmarkEnd w:id="447"/>
    </w:p>
    <w:p w14:paraId="6F6E2443" w14:textId="5628DA93" w:rsidR="004D6E1A" w:rsidRDefault="004D6E1A" w:rsidP="004D6E1A">
      <w:pPr>
        <w:pStyle w:val="a5"/>
        <w:numPr>
          <w:ilvl w:val="0"/>
          <w:numId w:val="10"/>
        </w:numPr>
        <w:spacing w:line="560" w:lineRule="exact"/>
        <w:ind w:firstLineChars="0"/>
        <w:rPr>
          <w:ins w:id="450" w:author="think" w:date="2017-02-12T20:55:00Z"/>
        </w:rPr>
      </w:pPr>
      <w:ins w:id="451" w:author="think" w:date="2017-02-12T20:55:00Z">
        <w:r>
          <w:rPr>
            <w:rFonts w:hint="eastAsia"/>
          </w:rPr>
          <w:t>阿里巴巴</w:t>
        </w:r>
        <w:r>
          <w:rPr>
            <w:rFonts w:hint="eastAsia"/>
          </w:rPr>
          <w:t>J</w:t>
        </w:r>
        <w:r>
          <w:t>AVA</w:t>
        </w:r>
        <w:r>
          <w:rPr>
            <w:rFonts w:hint="eastAsia"/>
          </w:rPr>
          <w:t>开发手册</w:t>
        </w:r>
      </w:ins>
    </w:p>
    <w:p w14:paraId="44A70F89" w14:textId="19CF3899" w:rsidR="0043288A" w:rsidRDefault="004A0D6E">
      <w:pPr>
        <w:ind w:left="640" w:firstLine="420"/>
        <w:rPr>
          <w:ins w:id="452" w:author="think" w:date="2017-02-16T23:25:00Z"/>
        </w:rPr>
        <w:pPrChange w:id="453" w:author="think" w:date="2017-02-12T20:55:00Z">
          <w:pPr>
            <w:pStyle w:val="1"/>
          </w:pPr>
        </w:pPrChange>
      </w:pPr>
      <w:ins w:id="454" w:author="think" w:date="2017-02-12T20:54:00Z">
        <w:r>
          <w:object w:dxaOrig="1490" w:dyaOrig="1006" w14:anchorId="0F6F64B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4.65pt;height:50.25pt" o:ole="">
              <v:imagedata r:id="rId19" o:title=""/>
            </v:shape>
            <o:OLEObject Type="Embed" ProgID="Package" ShapeID="_x0000_i1025" DrawAspect="Icon" ObjectID="_1548964837" r:id="rId20"/>
          </w:object>
        </w:r>
      </w:ins>
    </w:p>
    <w:p w14:paraId="3DBB05B9" w14:textId="2DEDA0FE" w:rsidR="00FB3797" w:rsidRDefault="00FB3797">
      <w:pPr>
        <w:pStyle w:val="a5"/>
        <w:numPr>
          <w:ilvl w:val="0"/>
          <w:numId w:val="10"/>
        </w:numPr>
        <w:spacing w:line="560" w:lineRule="exact"/>
        <w:ind w:firstLineChars="0"/>
        <w:rPr>
          <w:ins w:id="455" w:author="think" w:date="2017-02-16T23:25:00Z"/>
        </w:rPr>
        <w:pPrChange w:id="456" w:author="think" w:date="2017-02-16T23:26:00Z">
          <w:pPr>
            <w:pStyle w:val="1"/>
          </w:pPr>
        </w:pPrChange>
      </w:pPr>
      <w:ins w:id="457" w:author="think" w:date="2017-02-16T23:25:00Z">
        <w:r w:rsidRPr="00FB3797">
          <w:rPr>
            <w:rFonts w:hint="eastAsia"/>
          </w:rPr>
          <w:t xml:space="preserve">Restful API </w:t>
        </w:r>
        <w:r w:rsidRPr="00FB3797">
          <w:rPr>
            <w:rFonts w:hint="eastAsia"/>
          </w:rPr>
          <w:t>的设计规范</w:t>
        </w:r>
      </w:ins>
    </w:p>
    <w:p w14:paraId="1045FDC1" w14:textId="18FE937C" w:rsidR="00FB3797" w:rsidRDefault="00285C08">
      <w:pPr>
        <w:ind w:left="640" w:firstLine="420"/>
        <w:rPr>
          <w:ins w:id="458" w:author="think" w:date="2017-02-16T23:25:00Z"/>
          <w:sz w:val="28"/>
        </w:rPr>
        <w:pPrChange w:id="459" w:author="think" w:date="2017-02-12T20:55:00Z">
          <w:pPr>
            <w:pStyle w:val="1"/>
          </w:pPr>
        </w:pPrChange>
      </w:pPr>
      <w:ins w:id="460" w:author="think" w:date="2017-02-16T23:25:00Z">
        <w:r w:rsidRPr="00285C08">
          <w:rPr>
            <w:rFonts w:hint="eastAsia"/>
            <w:sz w:val="28"/>
            <w:rPrChange w:id="461" w:author="think" w:date="2017-02-16T23:25:00Z">
              <w:rPr>
                <w:rFonts w:hint="eastAsia"/>
                <w:b w:val="0"/>
                <w:bCs w:val="0"/>
              </w:rPr>
            </w:rPrChange>
          </w:rPr>
          <w:t>（</w:t>
        </w:r>
        <w:r>
          <w:rPr>
            <w:sz w:val="28"/>
          </w:rPr>
          <w:fldChar w:fldCharType="begin"/>
        </w:r>
        <w:r>
          <w:rPr>
            <w:sz w:val="28"/>
          </w:rPr>
          <w:instrText xml:space="preserve"> HYPERLINK "</w:instrText>
        </w:r>
        <w:r w:rsidRPr="00285C08">
          <w:rPr>
            <w:sz w:val="28"/>
            <w:rPrChange w:id="462" w:author="think" w:date="2017-02-16T23:25:00Z">
              <w:rPr>
                <w:b w:val="0"/>
                <w:bCs w:val="0"/>
              </w:rPr>
            </w:rPrChange>
          </w:rPr>
          <w:instrText>http://novoland.github.io/%E8%AE%BE%E8%AE%A1/2015/08/17/Restful%20API%20%E7%9A%84%E8%AE%BE%E8%AE%A1%E8%A7%84%E8%8C%83.html</w:instrText>
        </w:r>
        <w:r>
          <w:rPr>
            <w:sz w:val="28"/>
          </w:rPr>
          <w:instrText xml:space="preserve">" </w:instrText>
        </w:r>
        <w:r>
          <w:rPr>
            <w:sz w:val="28"/>
          </w:rPr>
          <w:fldChar w:fldCharType="separate"/>
        </w:r>
      </w:ins>
      <w:r w:rsidRPr="00AC304B">
        <w:rPr>
          <w:rStyle w:val="af5"/>
          <w:sz w:val="28"/>
          <w:rPrChange w:id="463" w:author="think" w:date="2017-02-16T23:25:00Z">
            <w:rPr>
              <w:b w:val="0"/>
              <w:bCs w:val="0"/>
            </w:rPr>
          </w:rPrChange>
        </w:rPr>
        <w:t>http://novoland.github.io/%E8%AE%BE%E8%AE%A1/2015/08/17/Restful%20API%20%E7%9A%84%E8%AE%BE%E8%AE%A1%E8%A7%84%E8%8C%83.html</w:t>
      </w:r>
      <w:ins w:id="464" w:author="think" w:date="2017-02-16T23:25:00Z">
        <w:r>
          <w:rPr>
            <w:sz w:val="28"/>
          </w:rPr>
          <w:fldChar w:fldCharType="end"/>
        </w:r>
        <w:r w:rsidRPr="00285C08">
          <w:rPr>
            <w:rFonts w:hint="eastAsia"/>
            <w:sz w:val="28"/>
            <w:rPrChange w:id="465" w:author="think" w:date="2017-02-16T23:25:00Z">
              <w:rPr>
                <w:rFonts w:hint="eastAsia"/>
                <w:b w:val="0"/>
                <w:bCs w:val="0"/>
              </w:rPr>
            </w:rPrChange>
          </w:rPr>
          <w:t>）</w:t>
        </w:r>
      </w:ins>
    </w:p>
    <w:p w14:paraId="52B98B96" w14:textId="7768FBB2" w:rsidR="00285C08" w:rsidRPr="00285C08" w:rsidRDefault="00285C08">
      <w:pPr>
        <w:pStyle w:val="a5"/>
        <w:numPr>
          <w:ilvl w:val="0"/>
          <w:numId w:val="10"/>
        </w:numPr>
        <w:spacing w:line="560" w:lineRule="exact"/>
        <w:ind w:firstLineChars="0"/>
        <w:rPr>
          <w:ins w:id="466" w:author="think" w:date="2017-02-16T23:25:00Z"/>
          <w:rPrChange w:id="467" w:author="think" w:date="2017-02-16T23:26:00Z">
            <w:rPr>
              <w:ins w:id="468" w:author="think" w:date="2017-02-16T23:25:00Z"/>
              <w:sz w:val="28"/>
            </w:rPr>
          </w:rPrChange>
        </w:rPr>
        <w:pPrChange w:id="469" w:author="think" w:date="2017-02-16T23:26:00Z">
          <w:pPr>
            <w:pStyle w:val="1"/>
          </w:pPr>
        </w:pPrChange>
      </w:pPr>
      <w:ins w:id="470" w:author="think" w:date="2017-02-16T23:26:00Z">
        <w:r w:rsidRPr="00285C08">
          <w:rPr>
            <w:rPrChange w:id="471" w:author="think" w:date="2017-02-16T23:26:00Z">
              <w:rPr>
                <w:b w:val="0"/>
                <w:bCs w:val="0"/>
                <w:sz w:val="28"/>
              </w:rPr>
            </w:rPrChange>
          </w:rPr>
          <w:t xml:space="preserve">RESTful API </w:t>
        </w:r>
        <w:r w:rsidRPr="00285C08">
          <w:rPr>
            <w:rFonts w:hint="eastAsia"/>
            <w:rPrChange w:id="472" w:author="think" w:date="2017-02-16T23:26:00Z">
              <w:rPr>
                <w:rFonts w:hint="eastAsia"/>
                <w:b w:val="0"/>
                <w:bCs w:val="0"/>
                <w:sz w:val="28"/>
              </w:rPr>
            </w:rPrChange>
          </w:rPr>
          <w:t>规范</w:t>
        </w:r>
        <w:r w:rsidRPr="00285C08">
          <w:rPr>
            <w:rPrChange w:id="473" w:author="think" w:date="2017-02-16T23:26:00Z">
              <w:rPr>
                <w:b w:val="0"/>
                <w:bCs w:val="0"/>
                <w:sz w:val="28"/>
              </w:rPr>
            </w:rPrChange>
          </w:rPr>
          <w:t xml:space="preserve"> v1.0</w:t>
        </w:r>
      </w:ins>
    </w:p>
    <w:p w14:paraId="5A73CF64" w14:textId="2D15B667" w:rsidR="00285C08" w:rsidRPr="00285C08" w:rsidRDefault="00285C08">
      <w:pPr>
        <w:ind w:left="640" w:firstLine="420"/>
        <w:rPr>
          <w:ins w:id="474" w:author="think" w:date="2017-02-12T17:38:00Z"/>
          <w:sz w:val="28"/>
          <w:rPrChange w:id="475" w:author="think" w:date="2017-02-16T23:25:00Z">
            <w:rPr>
              <w:ins w:id="476" w:author="think" w:date="2017-02-12T17:38:00Z"/>
            </w:rPr>
          </w:rPrChange>
        </w:rPr>
        <w:pPrChange w:id="477" w:author="think" w:date="2017-02-12T20:55:00Z">
          <w:pPr>
            <w:pStyle w:val="1"/>
          </w:pPr>
        </w:pPrChange>
      </w:pPr>
      <w:ins w:id="478" w:author="think" w:date="2017-02-16T23:25:00Z">
        <w:r w:rsidRPr="00285C08">
          <w:rPr>
            <w:sz w:val="28"/>
          </w:rPr>
          <w:t>http://imweb.io/topic/5707561f06f2400432c139a5</w:t>
        </w:r>
      </w:ins>
    </w:p>
    <w:p w14:paraId="1F2971E4" w14:textId="0C35AC3E" w:rsidR="003049B8" w:rsidRPr="00437D76" w:rsidRDefault="003049B8" w:rsidP="003049B8">
      <w:pPr>
        <w:pStyle w:val="a5"/>
        <w:numPr>
          <w:ilvl w:val="0"/>
          <w:numId w:val="10"/>
        </w:numPr>
        <w:spacing w:line="560" w:lineRule="exact"/>
        <w:ind w:firstLineChars="0"/>
        <w:rPr>
          <w:ins w:id="479" w:author="think" w:date="2017-02-18T22:49:00Z"/>
        </w:rPr>
      </w:pPr>
      <w:bookmarkStart w:id="480" w:name="_Toc474703322"/>
      <w:ins w:id="481" w:author="think" w:date="2017-02-18T22:49:00Z">
        <w:r>
          <w:t>URL/URI</w:t>
        </w:r>
        <w:r w:rsidRPr="00437D76">
          <w:rPr>
            <w:rFonts w:hint="eastAsia"/>
          </w:rPr>
          <w:t>规范</w:t>
        </w:r>
      </w:ins>
    </w:p>
    <w:p w14:paraId="7B562D94" w14:textId="77777777" w:rsidR="00786C01" w:rsidRDefault="003049B8" w:rsidP="004716F0">
      <w:pPr>
        <w:ind w:left="640" w:firstLine="420"/>
        <w:rPr>
          <w:ins w:id="482" w:author="think" w:date="2017-02-18T23:08:00Z"/>
          <w:sz w:val="28"/>
        </w:rPr>
      </w:pPr>
      <w:ins w:id="483" w:author="think" w:date="2017-02-18T22:49:00Z">
        <w:r>
          <w:rPr>
            <w:rFonts w:hint="eastAsia"/>
            <w:sz w:val="28"/>
          </w:rPr>
          <w:t>请求路径</w:t>
        </w:r>
      </w:ins>
      <w:ins w:id="484" w:author="think" w:date="2017-02-18T22:50:00Z">
        <w:r>
          <w:rPr>
            <w:rFonts w:hint="eastAsia"/>
            <w:sz w:val="28"/>
          </w:rPr>
          <w:t>统一使用</w:t>
        </w:r>
      </w:ins>
      <w:ins w:id="485" w:author="think" w:date="2017-02-18T23:08:00Z">
        <w:r w:rsidR="004716F0" w:rsidRPr="004716F0">
          <w:rPr>
            <w:rFonts w:hint="eastAsia"/>
            <w:sz w:val="28"/>
          </w:rPr>
          <w:t>encodeURI</w:t>
        </w:r>
        <w:r w:rsidR="004716F0" w:rsidRPr="004716F0">
          <w:rPr>
            <w:rFonts w:hint="eastAsia"/>
            <w:sz w:val="28"/>
          </w:rPr>
          <w:t>处理：</w:t>
        </w:r>
      </w:ins>
    </w:p>
    <w:p w14:paraId="1D4E0839" w14:textId="400BAE48" w:rsidR="004716F0" w:rsidRPr="004716F0" w:rsidRDefault="00786C01" w:rsidP="004716F0">
      <w:pPr>
        <w:ind w:left="640" w:firstLine="420"/>
        <w:rPr>
          <w:ins w:id="486" w:author="think" w:date="2017-02-18T23:08:00Z"/>
          <w:rFonts w:hint="eastAsia"/>
          <w:sz w:val="28"/>
        </w:rPr>
      </w:pPr>
      <w:ins w:id="487" w:author="think" w:date="2017-02-18T23:08:00Z">
        <w:r>
          <w:rPr>
            <w:rFonts w:hint="eastAsia"/>
            <w:sz w:val="28"/>
          </w:rPr>
          <w:t>e</w:t>
        </w:r>
        <w:r w:rsidR="004716F0" w:rsidRPr="004716F0">
          <w:rPr>
            <w:rFonts w:hint="eastAsia"/>
            <w:sz w:val="28"/>
          </w:rPr>
          <w:t xml:space="preserve">ncodeURI(encodeURI(url)); </w:t>
        </w:r>
        <w:r w:rsidR="004716F0" w:rsidRPr="004716F0">
          <w:rPr>
            <w:rFonts w:hint="eastAsia"/>
            <w:sz w:val="28"/>
          </w:rPr>
          <w:t>（一定要</w:t>
        </w:r>
        <w:r w:rsidR="004716F0" w:rsidRPr="004716F0">
          <w:rPr>
            <w:rFonts w:hint="eastAsia"/>
            <w:sz w:val="28"/>
          </w:rPr>
          <w:t>2</w:t>
        </w:r>
        <w:r w:rsidR="004716F0" w:rsidRPr="004716F0">
          <w:rPr>
            <w:rFonts w:hint="eastAsia"/>
            <w:sz w:val="28"/>
          </w:rPr>
          <w:t>次）</w:t>
        </w:r>
        <w:r w:rsidR="004716F0" w:rsidRPr="004716F0">
          <w:rPr>
            <w:rFonts w:hint="eastAsia"/>
            <w:sz w:val="28"/>
          </w:rPr>
          <w:t xml:space="preserve"> </w:t>
        </w:r>
      </w:ins>
    </w:p>
    <w:p w14:paraId="75FBC5BA" w14:textId="77777777" w:rsidR="00786C01" w:rsidRDefault="00786C01" w:rsidP="004716F0">
      <w:pPr>
        <w:ind w:left="640" w:firstLine="420"/>
        <w:rPr>
          <w:ins w:id="488" w:author="think" w:date="2017-02-18T23:09:00Z"/>
          <w:sz w:val="28"/>
        </w:rPr>
      </w:pPr>
      <w:ins w:id="489" w:author="think" w:date="2017-02-18T23:08:00Z">
        <w:r>
          <w:rPr>
            <w:rFonts w:hint="eastAsia"/>
            <w:sz w:val="28"/>
          </w:rPr>
          <w:t>接收</w:t>
        </w:r>
      </w:ins>
      <w:ins w:id="490" w:author="think" w:date="2017-02-18T23:09:00Z">
        <w:r>
          <w:rPr>
            <w:rFonts w:hint="eastAsia"/>
            <w:sz w:val="28"/>
          </w:rPr>
          <w:t>请求路径后统一进行</w:t>
        </w:r>
      </w:ins>
      <w:ins w:id="491" w:author="think" w:date="2017-02-18T23:08:00Z">
        <w:r w:rsidR="004716F0" w:rsidRPr="004716F0">
          <w:rPr>
            <w:rFonts w:hint="eastAsia"/>
            <w:sz w:val="28"/>
          </w:rPr>
          <w:t>如下处理：</w:t>
        </w:r>
      </w:ins>
    </w:p>
    <w:p w14:paraId="140306CE" w14:textId="38E658CC" w:rsidR="003049B8" w:rsidRDefault="004716F0" w:rsidP="004716F0">
      <w:pPr>
        <w:ind w:left="640" w:firstLine="420"/>
        <w:rPr>
          <w:ins w:id="492" w:author="think" w:date="2017-02-18T23:09:00Z"/>
          <w:sz w:val="28"/>
        </w:rPr>
      </w:pPr>
      <w:ins w:id="493" w:author="think" w:date="2017-02-18T23:08:00Z">
        <w:r w:rsidRPr="004716F0">
          <w:rPr>
            <w:rFonts w:hint="eastAsia"/>
            <w:sz w:val="28"/>
          </w:rPr>
          <w:t>java.net.URLDe</w:t>
        </w:r>
        <w:r w:rsidR="00786C01">
          <w:rPr>
            <w:rFonts w:hint="eastAsia"/>
            <w:sz w:val="28"/>
          </w:rPr>
          <w:t>coder.decode(clumnInfo,"UTF-8")</w:t>
        </w:r>
      </w:ins>
      <w:ins w:id="494" w:author="think" w:date="2017-02-18T22:51:00Z">
        <w:r w:rsidR="003049B8">
          <w:rPr>
            <w:rFonts w:hint="eastAsia"/>
            <w:sz w:val="28"/>
          </w:rPr>
          <w:t>。</w:t>
        </w:r>
      </w:ins>
    </w:p>
    <w:p w14:paraId="0B4C6B6A" w14:textId="77777777" w:rsidR="00A534BB" w:rsidRDefault="00A534BB" w:rsidP="004716F0">
      <w:pPr>
        <w:ind w:left="640" w:firstLine="420"/>
        <w:rPr>
          <w:ins w:id="495" w:author="think" w:date="2017-02-18T23:09:00Z"/>
          <w:sz w:val="28"/>
        </w:rPr>
      </w:pPr>
      <w:ins w:id="496" w:author="think" w:date="2017-02-18T23:09:00Z">
        <w:r>
          <w:rPr>
            <w:rFonts w:hint="eastAsia"/>
            <w:sz w:val="28"/>
          </w:rPr>
          <w:t>参考：</w:t>
        </w:r>
      </w:ins>
    </w:p>
    <w:p w14:paraId="77E96957" w14:textId="445EFE3E" w:rsidR="00A534BB" w:rsidRPr="00A534BB" w:rsidRDefault="00A534BB" w:rsidP="004716F0">
      <w:pPr>
        <w:ind w:left="640" w:firstLine="420"/>
        <w:rPr>
          <w:ins w:id="497" w:author="think" w:date="2017-02-18T22:49:00Z"/>
          <w:rFonts w:hint="eastAsia"/>
          <w:sz w:val="28"/>
          <w:rPrChange w:id="498" w:author="think" w:date="2017-02-18T23:09:00Z">
            <w:rPr>
              <w:ins w:id="499" w:author="think" w:date="2017-02-18T22:49:00Z"/>
              <w:rFonts w:hint="eastAsia"/>
              <w:sz w:val="28"/>
            </w:rPr>
          </w:rPrChange>
        </w:rPr>
      </w:pPr>
      <w:ins w:id="500" w:author="think" w:date="2017-02-18T23:09:00Z">
        <w:r>
          <w:rPr>
            <w:rFonts w:hint="eastAsia"/>
            <w:sz w:val="28"/>
          </w:rPr>
          <w:t>（</w:t>
        </w:r>
        <w:r w:rsidRPr="00A534BB">
          <w:rPr>
            <w:sz w:val="28"/>
          </w:rPr>
          <w:t>http://www.cnblogs.com/bennman/archive/2011/05/27/2059985.html</w:t>
        </w:r>
        <w:r>
          <w:rPr>
            <w:rFonts w:hint="eastAsia"/>
            <w:sz w:val="28"/>
          </w:rPr>
          <w:t>）</w:t>
        </w:r>
      </w:ins>
    </w:p>
    <w:p w14:paraId="5E5B5F32" w14:textId="149D2380" w:rsidR="005545A1" w:rsidRDefault="009700DE">
      <w:pPr>
        <w:pStyle w:val="2"/>
        <w:pPrChange w:id="501" w:author="think" w:date="2017-02-12T17:36:00Z">
          <w:pPr>
            <w:pStyle w:val="1"/>
          </w:pPr>
        </w:pPrChange>
      </w:pPr>
      <w:r>
        <w:rPr>
          <w:rFonts w:hint="eastAsia"/>
        </w:rPr>
        <w:lastRenderedPageBreak/>
        <w:t>数据</w:t>
      </w:r>
      <w:del w:id="502" w:author="think" w:date="2017-02-12T20:55:00Z">
        <w:r w:rsidR="005545A1" w:rsidDel="00AD16DB">
          <w:rPr>
            <w:rFonts w:hint="eastAsia"/>
          </w:rPr>
          <w:delText>信息说明</w:delText>
        </w:r>
      </w:del>
      <w:ins w:id="503" w:author="think" w:date="2017-02-12T20:55:00Z">
        <w:r>
          <w:rPr>
            <w:rFonts w:hint="eastAsia"/>
          </w:rPr>
          <w:t>库</w:t>
        </w:r>
      </w:ins>
      <w:ins w:id="504" w:author="think" w:date="2017-02-12T20:56:00Z">
        <w:r>
          <w:rPr>
            <w:rFonts w:hint="eastAsia"/>
          </w:rPr>
          <w:t>设计</w:t>
        </w:r>
      </w:ins>
      <w:bookmarkEnd w:id="480"/>
    </w:p>
    <w:p w14:paraId="725FE963" w14:textId="1A374A24" w:rsidR="005545A1" w:rsidRDefault="009700DE">
      <w:pPr>
        <w:pStyle w:val="3"/>
        <w:pPrChange w:id="505" w:author="think" w:date="2017-02-12T17:36:00Z">
          <w:pPr>
            <w:pStyle w:val="2"/>
          </w:pPr>
        </w:pPrChange>
      </w:pPr>
      <w:bookmarkStart w:id="506" w:name="_Toc474703323"/>
      <w:r>
        <w:rPr>
          <w:rFonts w:hint="eastAsia"/>
        </w:rPr>
        <w:t>商户信息</w:t>
      </w:r>
      <w:bookmarkEnd w:id="506"/>
      <w:ins w:id="507" w:author="think" w:date="2017-02-13T22:44:00Z">
        <w:r w:rsidR="00E92330">
          <w:t>(</w:t>
        </w:r>
        <w:r w:rsidR="00E92330" w:rsidRPr="00E92330">
          <w:t>wozhi_merchant</w:t>
        </w:r>
        <w:r w:rsidR="00E92330">
          <w:t>)</w:t>
        </w:r>
      </w:ins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  <w:tblPrChange w:id="508" w:author="think" w:date="2017-02-12T21:45:00Z">
          <w:tblPr>
            <w:tblStyle w:val="aa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3"/>
        <w:gridCol w:w="2411"/>
        <w:gridCol w:w="2125"/>
        <w:gridCol w:w="1417"/>
        <w:gridCol w:w="1780"/>
        <w:tblGridChange w:id="509">
          <w:tblGrid>
            <w:gridCol w:w="432"/>
            <w:gridCol w:w="131"/>
            <w:gridCol w:w="2268"/>
            <w:gridCol w:w="2"/>
            <w:gridCol w:w="139"/>
            <w:gridCol w:w="1"/>
            <w:gridCol w:w="1842"/>
            <w:gridCol w:w="2"/>
            <w:gridCol w:w="141"/>
            <w:gridCol w:w="1861"/>
            <w:gridCol w:w="2"/>
            <w:gridCol w:w="1475"/>
          </w:tblGrid>
        </w:tblGridChange>
      </w:tblGrid>
      <w:tr w:rsidR="00432ED9" w:rsidRPr="00285F50" w14:paraId="2979E79C" w14:textId="77777777" w:rsidTr="00432ED9">
        <w:tc>
          <w:tcPr>
            <w:tcW w:w="339" w:type="pct"/>
            <w:tcPrChange w:id="510" w:author="think" w:date="2017-02-12T21:45:00Z">
              <w:tcPr>
                <w:tcW w:w="339" w:type="pct"/>
                <w:gridSpan w:val="2"/>
              </w:tcPr>
            </w:tcPrChange>
          </w:tcPr>
          <w:p w14:paraId="64896E34" w14:textId="489C2D47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53" w:type="pct"/>
            <w:tcPrChange w:id="511" w:author="think" w:date="2017-02-12T21:45:00Z">
              <w:tcPr>
                <w:tcW w:w="1452" w:type="pct"/>
                <w:gridSpan w:val="3"/>
              </w:tcPr>
            </w:tcPrChange>
          </w:tcPr>
          <w:p w14:paraId="0755A8D2" w14:textId="531C4AA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1281" w:type="pct"/>
            <w:tcPrChange w:id="512" w:author="think" w:date="2017-02-12T21:45:00Z">
              <w:tcPr>
                <w:tcW w:w="1112" w:type="pct"/>
                <w:gridSpan w:val="3"/>
              </w:tcPr>
            </w:tcPrChange>
          </w:tcPr>
          <w:p w14:paraId="7C3A314A" w14:textId="4957CF6B" w:rsidR="00226BD4" w:rsidRPr="00226BD4" w:rsidRDefault="009700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854" w:type="pct"/>
            <w:tcPrChange w:id="513" w:author="think" w:date="2017-02-12T21:45:00Z">
              <w:tcPr>
                <w:tcW w:w="1208" w:type="pct"/>
                <w:gridSpan w:val="3"/>
              </w:tcPr>
            </w:tcPrChange>
          </w:tcPr>
          <w:p w14:paraId="5F81DC24" w14:textId="1A0AAC6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073" w:type="pct"/>
            <w:tcPrChange w:id="514" w:author="think" w:date="2017-02-12T21:45:00Z">
              <w:tcPr>
                <w:tcW w:w="889" w:type="pct"/>
              </w:tcPr>
            </w:tcPrChange>
          </w:tcPr>
          <w:p w14:paraId="13E73F73" w14:textId="2474EB9F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432ED9" w:rsidRPr="00226BD4" w14:paraId="416C4C9D" w14:textId="77777777" w:rsidTr="00432ED9">
        <w:tc>
          <w:tcPr>
            <w:tcW w:w="339" w:type="pct"/>
            <w:vAlign w:val="center"/>
            <w:tcPrChange w:id="51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4B7146D" w14:textId="1B85A59C" w:rsidR="00432ED9" w:rsidRPr="00226BD4" w:rsidRDefault="00432ED9">
            <w:pPr>
              <w:rPr>
                <w:sz w:val="21"/>
                <w:szCs w:val="21"/>
              </w:rPr>
            </w:pPr>
            <w:ins w:id="51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  <w:del w:id="517" w:author="think" w:date="2017-02-12T21:44:00Z">
              <w:r w:rsidRPr="00226BD4" w:rsidDel="00657F98">
                <w:rPr>
                  <w:sz w:val="21"/>
                  <w:szCs w:val="21"/>
                </w:rPr>
                <w:delText>1</w:delText>
              </w:r>
            </w:del>
          </w:p>
        </w:tc>
        <w:tc>
          <w:tcPr>
            <w:tcW w:w="1453" w:type="pct"/>
            <w:tcPrChange w:id="518" w:author="think" w:date="2017-02-12T21:45:00Z">
              <w:tcPr>
                <w:tcW w:w="1368" w:type="pct"/>
                <w:gridSpan w:val="2"/>
              </w:tcPr>
            </w:tcPrChange>
          </w:tcPr>
          <w:p w14:paraId="3E9781C0" w14:textId="5206F7F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1281" w:type="pct"/>
            <w:tcPrChange w:id="519" w:author="think" w:date="2017-02-12T21:45:00Z">
              <w:tcPr>
                <w:tcW w:w="1196" w:type="pct"/>
                <w:gridSpan w:val="4"/>
              </w:tcPr>
            </w:tcPrChange>
          </w:tcPr>
          <w:p w14:paraId="555968A8" w14:textId="15E6A401" w:rsidR="00432ED9" w:rsidRPr="00226BD4" w:rsidRDefault="00432ED9">
            <w:pPr>
              <w:rPr>
                <w:sz w:val="21"/>
                <w:szCs w:val="21"/>
              </w:rPr>
            </w:pPr>
            <w:del w:id="520" w:author="Administrator" w:date="2017-02-10T18:43:00Z">
              <w:r w:rsidRPr="00226BD4" w:rsidDel="002C5E06">
                <w:rPr>
                  <w:rFonts w:hint="eastAsia"/>
                  <w:sz w:val="21"/>
                  <w:szCs w:val="21"/>
                </w:rPr>
                <w:delText>商户</w:delText>
              </w:r>
              <w:r w:rsidDel="002C5E06">
                <w:rPr>
                  <w:rFonts w:hint="eastAsia"/>
                  <w:sz w:val="21"/>
                  <w:szCs w:val="21"/>
                </w:rPr>
                <w:delText>编号</w:delText>
              </w:r>
            </w:del>
            <w:ins w:id="521" w:author="Administrator" w:date="2017-02-10T18:43:00Z">
              <w:del w:id="522" w:author="think" w:date="2017-02-12T22:09:00Z">
                <w:r w:rsidRPr="00226BD4" w:rsidDel="003B6374">
                  <w:rPr>
                    <w:rFonts w:hint="eastAsia"/>
                    <w:sz w:val="21"/>
                    <w:szCs w:val="21"/>
                  </w:rPr>
                  <w:delText>商户</w:delText>
                </w:r>
              </w:del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854" w:type="pct"/>
            <w:tcBorders>
              <w:bottom w:val="single" w:sz="4" w:space="0" w:color="auto"/>
            </w:tcBorders>
            <w:tcPrChange w:id="523" w:author="think" w:date="2017-02-12T21:45:00Z">
              <w:tcPr>
                <w:tcW w:w="1208" w:type="pct"/>
                <w:gridSpan w:val="3"/>
                <w:tcBorders>
                  <w:bottom w:val="single" w:sz="4" w:space="0" w:color="auto"/>
                </w:tcBorders>
              </w:tcPr>
            </w:tcPrChange>
          </w:tcPr>
          <w:p w14:paraId="6210E0ED" w14:textId="43D9108A" w:rsidR="00432ED9" w:rsidRPr="00226BD4" w:rsidRDefault="00432ED9">
            <w:pPr>
              <w:rPr>
                <w:sz w:val="21"/>
                <w:szCs w:val="21"/>
              </w:rPr>
            </w:pPr>
            <w:del w:id="524" w:author="Administrator" w:date="2017-02-10T18:41:00Z">
              <w:r w:rsidRPr="00226BD4" w:rsidDel="00FA078C">
                <w:rPr>
                  <w:sz w:val="21"/>
                  <w:szCs w:val="21"/>
                </w:rPr>
                <w:delText>VARCHAR</w:delText>
              </w:r>
            </w:del>
            <w:ins w:id="525" w:author="Administrator" w:date="2017-02-10T18:41:00Z">
              <w:r>
                <w:rPr>
                  <w:sz w:val="21"/>
                  <w:szCs w:val="21"/>
                </w:rPr>
                <w:t>bigint</w:t>
              </w:r>
            </w:ins>
            <w:del w:id="526" w:author="Administrator" w:date="2017-02-10T18:42:00Z">
              <w:r w:rsidRPr="00226BD4" w:rsidDel="00FA078C">
                <w:rPr>
                  <w:sz w:val="21"/>
                  <w:szCs w:val="21"/>
                </w:rPr>
                <w:delText>(</w:delText>
              </w:r>
              <w:r w:rsidDel="00FA078C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FA078C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073" w:type="pct"/>
            <w:tcPrChange w:id="527" w:author="think" w:date="2017-02-12T21:45:00Z">
              <w:tcPr>
                <w:tcW w:w="890" w:type="pct"/>
              </w:tcPr>
            </w:tcPrChange>
          </w:tcPr>
          <w:p w14:paraId="3C91D384" w14:textId="38CEB657" w:rsidR="00432ED9" w:rsidRPr="00226BD4" w:rsidRDefault="00432ED9">
            <w:pPr>
              <w:rPr>
                <w:sz w:val="21"/>
                <w:szCs w:val="21"/>
              </w:rPr>
            </w:pPr>
            <w:del w:id="528" w:author="Administrator" w:date="2017-02-10T18:42:00Z">
              <w:r w:rsidRPr="00226BD4" w:rsidDel="00FA078C">
                <w:rPr>
                  <w:rFonts w:hint="eastAsia"/>
                  <w:sz w:val="21"/>
                  <w:szCs w:val="21"/>
                </w:rPr>
                <w:delText>系统</w:delText>
              </w:r>
              <w:r w:rsidDel="00FA078C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FA078C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  <w:ins w:id="529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自增</w:t>
              </w:r>
            </w:ins>
          </w:p>
        </w:tc>
      </w:tr>
      <w:tr w:rsidR="00432ED9" w:rsidRPr="00226BD4" w14:paraId="25245C06" w14:textId="77777777" w:rsidTr="00432ED9">
        <w:trPr>
          <w:ins w:id="530" w:author="Administrator" w:date="2017-02-10T18:42:00Z"/>
        </w:trPr>
        <w:tc>
          <w:tcPr>
            <w:tcW w:w="339" w:type="pct"/>
            <w:vAlign w:val="center"/>
            <w:tcPrChange w:id="53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2C3FED2" w14:textId="3882BF53" w:rsidR="00432ED9" w:rsidRPr="00226BD4" w:rsidRDefault="00432ED9">
            <w:pPr>
              <w:rPr>
                <w:ins w:id="532" w:author="Administrator" w:date="2017-02-10T18:42:00Z"/>
                <w:sz w:val="21"/>
                <w:szCs w:val="21"/>
              </w:rPr>
            </w:pPr>
            <w:ins w:id="53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534" w:author="Administrator" w:date="2017-02-10T18:42:00Z">
              <w:del w:id="535" w:author="think" w:date="2017-02-12T21:44:00Z">
                <w:r w:rsidRPr="00226BD4" w:rsidDel="00657F98">
                  <w:rPr>
                    <w:sz w:val="21"/>
                    <w:szCs w:val="21"/>
                  </w:rPr>
                  <w:delText>2</w:delText>
                </w:r>
              </w:del>
            </w:ins>
          </w:p>
        </w:tc>
        <w:tc>
          <w:tcPr>
            <w:tcW w:w="1453" w:type="pct"/>
            <w:tcPrChange w:id="536" w:author="think" w:date="2017-02-12T21:45:00Z">
              <w:tcPr>
                <w:tcW w:w="1368" w:type="pct"/>
                <w:gridSpan w:val="2"/>
              </w:tcPr>
            </w:tcPrChange>
          </w:tcPr>
          <w:p w14:paraId="6413ABAF" w14:textId="391BEBA3" w:rsidR="00432ED9" w:rsidRPr="00226BD4" w:rsidRDefault="00432ED9">
            <w:pPr>
              <w:rPr>
                <w:ins w:id="537" w:author="Administrator" w:date="2017-02-10T18:42:00Z"/>
                <w:sz w:val="21"/>
                <w:szCs w:val="21"/>
              </w:rPr>
            </w:pPr>
            <w:ins w:id="538" w:author="Administrator" w:date="2017-02-10T18:4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1281" w:type="pct"/>
            <w:tcBorders>
              <w:right w:val="single" w:sz="4" w:space="0" w:color="auto"/>
            </w:tcBorders>
            <w:tcPrChange w:id="539" w:author="think" w:date="2017-02-12T21:45:00Z">
              <w:tcPr>
                <w:tcW w:w="1196" w:type="pct"/>
                <w:gridSpan w:val="4"/>
                <w:tcBorders>
                  <w:right w:val="single" w:sz="4" w:space="0" w:color="auto"/>
                </w:tcBorders>
              </w:tcPr>
            </w:tcPrChange>
          </w:tcPr>
          <w:p w14:paraId="61AE39E8" w14:textId="39DB4E56" w:rsidR="00432ED9" w:rsidRPr="00226BD4" w:rsidRDefault="00432ED9">
            <w:pPr>
              <w:rPr>
                <w:ins w:id="540" w:author="Administrator" w:date="2017-02-10T18:42:00Z"/>
                <w:sz w:val="21"/>
                <w:szCs w:val="21"/>
              </w:rPr>
            </w:pPr>
            <w:ins w:id="541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</w:ins>
            <w:ins w:id="542" w:author="Administrator" w:date="2017-02-10T18:43:00Z"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543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3F0513F" w14:textId="4B04B7E8" w:rsidR="00432ED9" w:rsidRPr="00226BD4" w:rsidRDefault="00432ED9">
            <w:pPr>
              <w:rPr>
                <w:ins w:id="544" w:author="Administrator" w:date="2017-02-10T18:42:00Z"/>
                <w:sz w:val="21"/>
                <w:szCs w:val="21"/>
              </w:rPr>
            </w:pPr>
            <w:ins w:id="545" w:author="Administrator" w:date="2017-02-10T18:42:00Z">
              <w:del w:id="546" w:author="think" w:date="2017-02-12T21:09:00Z">
                <w:r w:rsidRPr="00E67AA3" w:rsidDel="009700DE">
                  <w:rPr>
                    <w:sz w:val="21"/>
                    <w:szCs w:val="21"/>
                  </w:rPr>
                  <w:delText>var</w:delText>
                </w:r>
              </w:del>
              <w:r w:rsidRPr="00E67AA3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073" w:type="pct"/>
            <w:tcBorders>
              <w:left w:val="single" w:sz="4" w:space="0" w:color="auto"/>
            </w:tcBorders>
            <w:tcPrChange w:id="547" w:author="think" w:date="2017-02-12T21:45:00Z">
              <w:tcPr>
                <w:tcW w:w="890" w:type="pct"/>
                <w:tcBorders>
                  <w:left w:val="single" w:sz="4" w:space="0" w:color="auto"/>
                </w:tcBorders>
              </w:tcPr>
            </w:tcPrChange>
          </w:tcPr>
          <w:p w14:paraId="6569C12A" w14:textId="121A4E3C" w:rsidR="00432ED9" w:rsidRPr="00226BD4" w:rsidRDefault="00432ED9">
            <w:pPr>
              <w:rPr>
                <w:ins w:id="548" w:author="Administrator" w:date="2017-02-10T18:42:00Z"/>
                <w:sz w:val="21"/>
                <w:szCs w:val="21"/>
              </w:rPr>
            </w:pPr>
            <w:ins w:id="549" w:author="think" w:date="2017-02-12T21:10:00Z">
              <w:r>
                <w:rPr>
                  <w:rFonts w:hint="eastAsia"/>
                  <w:sz w:val="21"/>
                  <w:szCs w:val="21"/>
                </w:rPr>
                <w:t>唯一索引</w:t>
              </w:r>
            </w:ins>
            <w:ins w:id="550" w:author="think" w:date="2017-02-12T21:58:00Z">
              <w:r w:rsidR="00D0342C">
                <w:rPr>
                  <w:rFonts w:hint="eastAsia"/>
                  <w:sz w:val="21"/>
                  <w:szCs w:val="21"/>
                </w:rPr>
                <w:t>，我司分配</w:t>
              </w:r>
            </w:ins>
          </w:p>
        </w:tc>
      </w:tr>
      <w:tr w:rsidR="00432ED9" w:rsidRPr="00226BD4" w14:paraId="626C9212" w14:textId="77777777" w:rsidTr="00432ED9">
        <w:tc>
          <w:tcPr>
            <w:tcW w:w="339" w:type="pct"/>
            <w:vAlign w:val="center"/>
            <w:tcPrChange w:id="55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EEB1E01" w14:textId="19F7A88D" w:rsidR="00432ED9" w:rsidRPr="00226BD4" w:rsidRDefault="00432ED9">
            <w:pPr>
              <w:rPr>
                <w:sz w:val="21"/>
                <w:szCs w:val="21"/>
              </w:rPr>
            </w:pPr>
            <w:ins w:id="55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  <w:del w:id="553" w:author="think" w:date="2017-02-12T21:43:00Z">
              <w:r w:rsidRPr="00226BD4" w:rsidDel="00826861">
                <w:rPr>
                  <w:sz w:val="21"/>
                  <w:szCs w:val="21"/>
                </w:rPr>
                <w:delText>2</w:delText>
              </w:r>
            </w:del>
          </w:p>
        </w:tc>
        <w:tc>
          <w:tcPr>
            <w:tcW w:w="1453" w:type="pct"/>
            <w:tcPrChange w:id="554" w:author="think" w:date="2017-02-12T21:45:00Z">
              <w:tcPr>
                <w:tcW w:w="1368" w:type="pct"/>
                <w:gridSpan w:val="2"/>
              </w:tcPr>
            </w:tcPrChange>
          </w:tcPr>
          <w:p w14:paraId="1CEB05AD" w14:textId="56C8E43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555" w:author="think" w:date="2017-02-12T21:45:00Z">
              <w:tcPr>
                <w:tcW w:w="1196" w:type="pct"/>
                <w:gridSpan w:val="4"/>
              </w:tcPr>
            </w:tcPrChange>
          </w:tcPr>
          <w:p w14:paraId="7F457451" w14:textId="4F3BAF0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854" w:type="pct"/>
            <w:tcBorders>
              <w:top w:val="single" w:sz="4" w:space="0" w:color="auto"/>
            </w:tcBorders>
            <w:tcPrChange w:id="556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</w:tcBorders>
              </w:tcPr>
            </w:tcPrChange>
          </w:tcPr>
          <w:p w14:paraId="268C49A7" w14:textId="50EBBB92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557" w:author="think" w:date="2017-02-12T21:10:00Z">
              <w:r w:rsidRPr="00226BD4" w:rsidDel="009700DE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558" w:author="think" w:date="2017-02-13T22:39:00Z">
              <w:r w:rsidR="001B5409">
                <w:rPr>
                  <w:sz w:val="21"/>
                  <w:szCs w:val="21"/>
                </w:rPr>
                <w:t>100</w:t>
              </w:r>
            </w:ins>
            <w:del w:id="559" w:author="think" w:date="2017-02-13T22:39:00Z">
              <w:r w:rsidRPr="00226BD4" w:rsidDel="001B5409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560" w:author="think" w:date="2017-02-12T21:45:00Z">
              <w:tcPr>
                <w:tcW w:w="890" w:type="pct"/>
              </w:tcPr>
            </w:tcPrChange>
          </w:tcPr>
          <w:p w14:paraId="6EF259D1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DFD655C" w14:textId="77777777" w:rsidTr="00432ED9">
        <w:tc>
          <w:tcPr>
            <w:tcW w:w="339" w:type="pct"/>
            <w:vAlign w:val="center"/>
            <w:tcPrChange w:id="56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A2CB326" w14:textId="12F95BF0" w:rsidR="00432ED9" w:rsidRPr="00226BD4" w:rsidRDefault="00432ED9">
            <w:pPr>
              <w:rPr>
                <w:sz w:val="21"/>
                <w:szCs w:val="21"/>
              </w:rPr>
            </w:pPr>
            <w:ins w:id="56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  <w:del w:id="563" w:author="think" w:date="2017-02-12T21:43:00Z">
              <w:r w:rsidRPr="00226BD4" w:rsidDel="00826861">
                <w:rPr>
                  <w:sz w:val="21"/>
                  <w:szCs w:val="21"/>
                </w:rPr>
                <w:delText>3</w:delText>
              </w:r>
            </w:del>
          </w:p>
        </w:tc>
        <w:tc>
          <w:tcPr>
            <w:tcW w:w="1453" w:type="pct"/>
            <w:tcPrChange w:id="564" w:author="think" w:date="2017-02-12T21:45:00Z">
              <w:tcPr>
                <w:tcW w:w="1452" w:type="pct"/>
                <w:gridSpan w:val="3"/>
              </w:tcPr>
            </w:tcPrChange>
          </w:tcPr>
          <w:p w14:paraId="1FE1A740" w14:textId="371991C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addr</w:t>
            </w:r>
          </w:p>
        </w:tc>
        <w:tc>
          <w:tcPr>
            <w:tcW w:w="1281" w:type="pct"/>
            <w:tcPrChange w:id="565" w:author="think" w:date="2017-02-12T21:45:00Z">
              <w:tcPr>
                <w:tcW w:w="1112" w:type="pct"/>
                <w:gridSpan w:val="3"/>
              </w:tcPr>
            </w:tcPrChange>
          </w:tcPr>
          <w:p w14:paraId="2EDA1233" w14:textId="03F4702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商户地址</w:t>
            </w:r>
          </w:p>
        </w:tc>
        <w:tc>
          <w:tcPr>
            <w:tcW w:w="854" w:type="pct"/>
            <w:tcPrChange w:id="566" w:author="think" w:date="2017-02-12T21:45:00Z">
              <w:tcPr>
                <w:tcW w:w="1208" w:type="pct"/>
                <w:gridSpan w:val="3"/>
              </w:tcPr>
            </w:tcPrChange>
          </w:tcPr>
          <w:p w14:paraId="7EF90118" w14:textId="1DF1F44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varchar(10</w:t>
            </w:r>
            <w:del w:id="567" w:author="think" w:date="2017-02-12T21:10:00Z">
              <w:r w:rsidRPr="00226BD4" w:rsidDel="00711A8C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568" w:author="think" w:date="2017-02-12T21:45:00Z">
              <w:tcPr>
                <w:tcW w:w="889" w:type="pct"/>
              </w:tcPr>
            </w:tcPrChange>
          </w:tcPr>
          <w:p w14:paraId="31ABFC5E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B7F975E" w14:textId="77777777" w:rsidTr="00432ED9">
        <w:trPr>
          <w:trHeight w:val="441"/>
          <w:trPrChange w:id="56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570" w:author="think" w:date="2017-02-12T21:45:00Z">
              <w:tcPr>
                <w:tcW w:w="260" w:type="pct"/>
              </w:tcPr>
            </w:tcPrChange>
          </w:tcPr>
          <w:p w14:paraId="5E423175" w14:textId="18F335D4" w:rsidR="00432ED9" w:rsidRPr="00226BD4" w:rsidRDefault="00432ED9" w:rsidP="00432ED9">
            <w:pPr>
              <w:rPr>
                <w:moveTo w:id="571" w:author="think" w:date="2017-02-12T21:37:00Z"/>
                <w:sz w:val="21"/>
                <w:szCs w:val="21"/>
              </w:rPr>
            </w:pPr>
            <w:ins w:id="57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  <w:moveToRangeStart w:id="573" w:author="think" w:date="2017-02-12T21:37:00Z" w:name="move474698754"/>
            <w:moveTo w:id="574" w:author="think" w:date="2017-02-12T21:37:00Z">
              <w:del w:id="575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To>
          </w:p>
        </w:tc>
        <w:tc>
          <w:tcPr>
            <w:tcW w:w="1453" w:type="pct"/>
            <w:tcPrChange w:id="576" w:author="think" w:date="2017-02-12T21:45:00Z">
              <w:tcPr>
                <w:tcW w:w="1446" w:type="pct"/>
                <w:gridSpan w:val="2"/>
              </w:tcPr>
            </w:tcPrChange>
          </w:tcPr>
          <w:p w14:paraId="2C70412D" w14:textId="77777777" w:rsidR="00432ED9" w:rsidRPr="00226BD4" w:rsidRDefault="00432ED9" w:rsidP="00432ED9">
            <w:pPr>
              <w:rPr>
                <w:moveTo w:id="577" w:author="think" w:date="2017-02-12T21:37:00Z"/>
                <w:sz w:val="21"/>
                <w:szCs w:val="21"/>
              </w:rPr>
            </w:pPr>
            <w:moveTo w:id="578" w:author="think" w:date="2017-02-12T21:37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type</w:t>
              </w:r>
            </w:moveTo>
          </w:p>
        </w:tc>
        <w:tc>
          <w:tcPr>
            <w:tcW w:w="1281" w:type="pct"/>
            <w:tcPrChange w:id="579" w:author="think" w:date="2017-02-12T21:45:00Z">
              <w:tcPr>
                <w:tcW w:w="1196" w:type="pct"/>
                <w:gridSpan w:val="4"/>
              </w:tcPr>
            </w:tcPrChange>
          </w:tcPr>
          <w:p w14:paraId="698135DC" w14:textId="77777777" w:rsidR="00432ED9" w:rsidRPr="00226BD4" w:rsidRDefault="00432ED9" w:rsidP="00432ED9">
            <w:pPr>
              <w:rPr>
                <w:moveTo w:id="580" w:author="think" w:date="2017-02-12T21:37:00Z"/>
                <w:sz w:val="21"/>
                <w:szCs w:val="21"/>
              </w:rPr>
            </w:pPr>
            <w:moveTo w:id="581" w:author="think" w:date="2017-02-12T21:37:00Z">
              <w:r w:rsidRPr="00226BD4">
                <w:rPr>
                  <w:rFonts w:hint="eastAsia"/>
                  <w:sz w:val="21"/>
                  <w:szCs w:val="21"/>
                </w:rPr>
                <w:t>商户类型</w:t>
              </w:r>
            </w:moveTo>
          </w:p>
        </w:tc>
        <w:tc>
          <w:tcPr>
            <w:tcW w:w="854" w:type="pct"/>
            <w:tcPrChange w:id="582" w:author="think" w:date="2017-02-12T21:45:00Z">
              <w:tcPr>
                <w:tcW w:w="1208" w:type="pct"/>
                <w:gridSpan w:val="3"/>
              </w:tcPr>
            </w:tcPrChange>
          </w:tcPr>
          <w:p w14:paraId="1CFC22F3" w14:textId="77777777" w:rsidR="00432ED9" w:rsidRPr="00226BD4" w:rsidRDefault="00432ED9" w:rsidP="00432ED9">
            <w:pPr>
              <w:rPr>
                <w:moveTo w:id="583" w:author="think" w:date="2017-02-12T21:37:00Z"/>
                <w:sz w:val="21"/>
                <w:szCs w:val="21"/>
              </w:rPr>
            </w:pPr>
            <w:moveTo w:id="584" w:author="think" w:date="2017-02-12T21:37:00Z">
              <w:r w:rsidRPr="00226BD4">
                <w:rPr>
                  <w:sz w:val="21"/>
                  <w:szCs w:val="21"/>
                </w:rPr>
                <w:t>varchar(50)</w:t>
              </w:r>
            </w:moveTo>
          </w:p>
        </w:tc>
        <w:tc>
          <w:tcPr>
            <w:tcW w:w="1073" w:type="pct"/>
            <w:tcPrChange w:id="585" w:author="think" w:date="2017-02-12T21:45:00Z">
              <w:tcPr>
                <w:tcW w:w="890" w:type="pct"/>
                <w:gridSpan w:val="2"/>
              </w:tcPr>
            </w:tcPrChange>
          </w:tcPr>
          <w:p w14:paraId="0FD57895" w14:textId="77777777" w:rsidR="00432ED9" w:rsidRPr="00226BD4" w:rsidRDefault="00432ED9" w:rsidP="00432ED9">
            <w:pPr>
              <w:rPr>
                <w:moveTo w:id="586" w:author="think" w:date="2017-02-12T21:37:00Z"/>
                <w:sz w:val="21"/>
                <w:szCs w:val="21"/>
              </w:rPr>
            </w:pPr>
            <w:moveTo w:id="587" w:author="think" w:date="2017-02-12T21:37:00Z">
              <w:r>
                <w:rPr>
                  <w:rFonts w:hint="eastAsia"/>
                  <w:sz w:val="21"/>
                  <w:szCs w:val="21"/>
                </w:rPr>
                <w:t>餐饮、娱乐、百货等</w:t>
              </w:r>
            </w:moveTo>
          </w:p>
        </w:tc>
      </w:tr>
      <w:moveToRangeEnd w:id="573"/>
      <w:tr w:rsidR="00432ED9" w:rsidRPr="00226BD4" w14:paraId="63DD9F45" w14:textId="77777777" w:rsidTr="00432ED9">
        <w:tc>
          <w:tcPr>
            <w:tcW w:w="339" w:type="pct"/>
            <w:vAlign w:val="center"/>
            <w:tcPrChange w:id="58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D2651A3" w14:textId="4535738D" w:rsidR="00432ED9" w:rsidRPr="00226BD4" w:rsidRDefault="00432ED9">
            <w:pPr>
              <w:rPr>
                <w:sz w:val="21"/>
                <w:szCs w:val="21"/>
              </w:rPr>
            </w:pPr>
            <w:ins w:id="58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  <w:del w:id="590" w:author="think" w:date="2017-02-12T21:44:00Z">
              <w:r w:rsidRPr="00226BD4" w:rsidDel="00657F98">
                <w:rPr>
                  <w:sz w:val="21"/>
                  <w:szCs w:val="21"/>
                </w:rPr>
                <w:delText>4</w:delText>
              </w:r>
            </w:del>
          </w:p>
        </w:tc>
        <w:tc>
          <w:tcPr>
            <w:tcW w:w="1453" w:type="pct"/>
            <w:tcPrChange w:id="591" w:author="think" w:date="2017-02-12T21:45:00Z">
              <w:tcPr>
                <w:tcW w:w="1452" w:type="pct"/>
                <w:gridSpan w:val="3"/>
              </w:tcPr>
            </w:tcPrChange>
          </w:tcPr>
          <w:p w14:paraId="7216C489" w14:textId="54F1ADB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boss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592" w:author="think" w:date="2017-02-12T21:45:00Z">
              <w:tcPr>
                <w:tcW w:w="1112" w:type="pct"/>
                <w:gridSpan w:val="3"/>
              </w:tcPr>
            </w:tcPrChange>
          </w:tcPr>
          <w:p w14:paraId="6E7EB261" w14:textId="2E7CCC8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商户负责人</w:t>
            </w:r>
          </w:p>
        </w:tc>
        <w:tc>
          <w:tcPr>
            <w:tcW w:w="854" w:type="pct"/>
            <w:tcPrChange w:id="593" w:author="think" w:date="2017-02-12T21:45:00Z">
              <w:tcPr>
                <w:tcW w:w="1208" w:type="pct"/>
                <w:gridSpan w:val="3"/>
              </w:tcPr>
            </w:tcPrChange>
          </w:tcPr>
          <w:p w14:paraId="0D8E21C3" w14:textId="6A32814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594" w:author="think" w:date="2017-02-12T21:10:00Z">
              <w:r w:rsidRPr="00226BD4" w:rsidDel="009F3A87">
                <w:rPr>
                  <w:sz w:val="21"/>
                  <w:szCs w:val="21"/>
                </w:rPr>
                <w:delText>2</w:delText>
              </w:r>
            </w:del>
            <w:ins w:id="595" w:author="think" w:date="2017-02-12T21:1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r w:rsidRPr="00226BD4">
              <w:rPr>
                <w:sz w:val="21"/>
                <w:szCs w:val="21"/>
              </w:rPr>
              <w:t>0</w:t>
            </w:r>
            <w:del w:id="596" w:author="think" w:date="2017-02-12T21:10:00Z">
              <w:r w:rsidRPr="00226BD4" w:rsidDel="009F3A87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597" w:author="think" w:date="2017-02-12T21:45:00Z">
              <w:tcPr>
                <w:tcW w:w="889" w:type="pct"/>
              </w:tcPr>
            </w:tcPrChange>
          </w:tcPr>
          <w:p w14:paraId="20B1E652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56954B20" w14:textId="77777777" w:rsidTr="00432ED9">
        <w:tc>
          <w:tcPr>
            <w:tcW w:w="339" w:type="pct"/>
            <w:vAlign w:val="center"/>
            <w:tcPrChange w:id="59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833FED8" w14:textId="1AC71A27" w:rsidR="00432ED9" w:rsidRPr="00226BD4" w:rsidRDefault="00432ED9">
            <w:pPr>
              <w:rPr>
                <w:sz w:val="21"/>
                <w:szCs w:val="21"/>
              </w:rPr>
            </w:pPr>
            <w:ins w:id="59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  <w:del w:id="600" w:author="think" w:date="2017-02-12T21:44:00Z">
              <w:r w:rsidRPr="00226BD4" w:rsidDel="00657F98">
                <w:rPr>
                  <w:sz w:val="21"/>
                  <w:szCs w:val="21"/>
                </w:rPr>
                <w:delText>5</w:delText>
              </w:r>
            </w:del>
          </w:p>
        </w:tc>
        <w:tc>
          <w:tcPr>
            <w:tcW w:w="1453" w:type="pct"/>
            <w:tcPrChange w:id="601" w:author="think" w:date="2017-02-12T21:45:00Z">
              <w:tcPr>
                <w:tcW w:w="1452" w:type="pct"/>
                <w:gridSpan w:val="3"/>
              </w:tcPr>
            </w:tcPrChange>
          </w:tcPr>
          <w:p w14:paraId="0DC48A13" w14:textId="3D50FE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boss_mobile</w:t>
            </w:r>
          </w:p>
        </w:tc>
        <w:tc>
          <w:tcPr>
            <w:tcW w:w="1281" w:type="pct"/>
            <w:tcPrChange w:id="602" w:author="think" w:date="2017-02-12T21:45:00Z">
              <w:tcPr>
                <w:tcW w:w="1112" w:type="pct"/>
                <w:gridSpan w:val="3"/>
              </w:tcPr>
            </w:tcPrChange>
          </w:tcPr>
          <w:p w14:paraId="47F1BA11" w14:textId="74CC68B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负责人手机号</w:t>
            </w:r>
          </w:p>
        </w:tc>
        <w:tc>
          <w:tcPr>
            <w:tcW w:w="854" w:type="pct"/>
            <w:tcPrChange w:id="603" w:author="think" w:date="2017-02-12T21:45:00Z">
              <w:tcPr>
                <w:tcW w:w="1208" w:type="pct"/>
                <w:gridSpan w:val="3"/>
              </w:tcPr>
            </w:tcPrChange>
          </w:tcPr>
          <w:p w14:paraId="1F7BFCBD" w14:textId="6BDA5ACE" w:rsidR="00432ED9" w:rsidRPr="00226BD4" w:rsidRDefault="00432ED9">
            <w:pPr>
              <w:rPr>
                <w:sz w:val="21"/>
                <w:szCs w:val="21"/>
              </w:rPr>
            </w:pPr>
            <w:del w:id="604" w:author="think" w:date="2017-02-12T21:10:00Z">
              <w:r w:rsidRPr="00226BD4" w:rsidDel="009F3A87">
                <w:rPr>
                  <w:sz w:val="21"/>
                  <w:szCs w:val="21"/>
                </w:rPr>
                <w:delText>var</w:delText>
              </w:r>
            </w:del>
            <w:r w:rsidRPr="00226BD4">
              <w:rPr>
                <w:sz w:val="21"/>
                <w:szCs w:val="21"/>
              </w:rPr>
              <w:t>char(1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605" w:author="think" w:date="2017-02-12T21:45:00Z">
              <w:tcPr>
                <w:tcW w:w="889" w:type="pct"/>
              </w:tcPr>
            </w:tcPrChange>
          </w:tcPr>
          <w:p w14:paraId="729B9AFA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357B0DAF" w14:textId="77777777" w:rsidTr="00432ED9">
        <w:trPr>
          <w:ins w:id="606" w:author="think" w:date="2017-02-12T21:11:00Z"/>
        </w:trPr>
        <w:tc>
          <w:tcPr>
            <w:tcW w:w="339" w:type="pct"/>
            <w:vAlign w:val="center"/>
            <w:tcPrChange w:id="60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BB43557" w14:textId="1D1A8854" w:rsidR="00432ED9" w:rsidRPr="00226BD4" w:rsidRDefault="00432ED9">
            <w:pPr>
              <w:rPr>
                <w:ins w:id="608" w:author="think" w:date="2017-02-12T21:11:00Z"/>
                <w:sz w:val="21"/>
                <w:szCs w:val="21"/>
              </w:rPr>
              <w:pPrChange w:id="609" w:author="think" w:date="2017-02-12T21:23:00Z">
                <w:pPr>
                  <w:spacing w:line="560" w:lineRule="exact"/>
                </w:pPr>
              </w:pPrChange>
            </w:pPr>
            <w:ins w:id="61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453" w:type="pct"/>
            <w:tcPrChange w:id="611" w:author="think" w:date="2017-02-12T21:45:00Z">
              <w:tcPr>
                <w:tcW w:w="1452" w:type="pct"/>
                <w:gridSpan w:val="4"/>
              </w:tcPr>
            </w:tcPrChange>
          </w:tcPr>
          <w:p w14:paraId="0B6F190F" w14:textId="75D3D6A1" w:rsidR="00432ED9" w:rsidRPr="00226BD4" w:rsidRDefault="00432ED9">
            <w:pPr>
              <w:rPr>
                <w:ins w:id="612" w:author="think" w:date="2017-02-12T21:11:00Z"/>
                <w:sz w:val="21"/>
                <w:szCs w:val="21"/>
              </w:rPr>
              <w:pPrChange w:id="613" w:author="think" w:date="2017-02-12T21:23:00Z">
                <w:pPr>
                  <w:spacing w:line="560" w:lineRule="exact"/>
                </w:pPr>
              </w:pPrChange>
            </w:pPr>
            <w:ins w:id="614" w:author="think" w:date="2017-02-12T21:15:00Z">
              <w:r>
                <w:rPr>
                  <w:sz w:val="21"/>
                  <w:szCs w:val="21"/>
                </w:rPr>
                <w:t>boss_</w:t>
              </w:r>
            </w:ins>
            <w:ins w:id="615" w:author="think" w:date="2017-02-12T21:11:00Z">
              <w:r>
                <w:rPr>
                  <w:rFonts w:hint="eastAsia"/>
                  <w:sz w:val="21"/>
                  <w:szCs w:val="21"/>
                </w:rPr>
                <w:t>cer</w:t>
              </w:r>
            </w:ins>
            <w:ins w:id="616" w:author="think" w:date="2017-02-12T21:13:00Z">
              <w:r>
                <w:rPr>
                  <w:sz w:val="21"/>
                  <w:szCs w:val="21"/>
                </w:rPr>
                <w:t>tificate_type</w:t>
              </w:r>
            </w:ins>
          </w:p>
        </w:tc>
        <w:tc>
          <w:tcPr>
            <w:tcW w:w="1281" w:type="pct"/>
            <w:tcPrChange w:id="617" w:author="think" w:date="2017-02-12T21:45:00Z">
              <w:tcPr>
                <w:tcW w:w="1196" w:type="pct"/>
                <w:gridSpan w:val="3"/>
              </w:tcPr>
            </w:tcPrChange>
          </w:tcPr>
          <w:p w14:paraId="40210EBE" w14:textId="79CD8D8A" w:rsidR="00432ED9" w:rsidRPr="00226BD4" w:rsidRDefault="00432ED9">
            <w:pPr>
              <w:rPr>
                <w:ins w:id="618" w:author="think" w:date="2017-02-12T21:11:00Z"/>
                <w:sz w:val="21"/>
                <w:szCs w:val="21"/>
              </w:rPr>
              <w:pPrChange w:id="619" w:author="think" w:date="2017-02-12T21:23:00Z">
                <w:pPr>
                  <w:spacing w:line="560" w:lineRule="exact"/>
                </w:pPr>
              </w:pPrChange>
            </w:pPr>
            <w:ins w:id="620" w:author="think" w:date="2017-02-12T21:16:00Z">
              <w:r>
                <w:rPr>
                  <w:rFonts w:hint="eastAsia"/>
                  <w:sz w:val="21"/>
                  <w:szCs w:val="21"/>
                </w:rPr>
                <w:t>负责人</w:t>
              </w:r>
            </w:ins>
            <w:ins w:id="621" w:author="think" w:date="2017-02-12T21:14:00Z">
              <w:r>
                <w:rPr>
                  <w:rFonts w:hint="eastAsia"/>
                  <w:sz w:val="21"/>
                  <w:szCs w:val="21"/>
                </w:rPr>
                <w:t>证件类型</w:t>
              </w:r>
            </w:ins>
          </w:p>
        </w:tc>
        <w:tc>
          <w:tcPr>
            <w:tcW w:w="854" w:type="pct"/>
            <w:tcPrChange w:id="622" w:author="think" w:date="2017-02-12T21:45:00Z">
              <w:tcPr>
                <w:tcW w:w="1123" w:type="pct"/>
                <w:gridSpan w:val="2"/>
              </w:tcPr>
            </w:tcPrChange>
          </w:tcPr>
          <w:p w14:paraId="4F3F7500" w14:textId="55B6F834" w:rsidR="00432ED9" w:rsidRPr="00226BD4" w:rsidRDefault="00432ED9">
            <w:pPr>
              <w:rPr>
                <w:ins w:id="623" w:author="think" w:date="2017-02-12T21:11:00Z"/>
                <w:sz w:val="21"/>
                <w:szCs w:val="21"/>
              </w:rPr>
              <w:pPrChange w:id="624" w:author="think" w:date="2017-02-12T21:23:00Z">
                <w:pPr>
                  <w:spacing w:line="560" w:lineRule="exact"/>
                </w:pPr>
              </w:pPrChange>
            </w:pPr>
            <w:ins w:id="625" w:author="think" w:date="2017-02-12T21:14:00Z">
              <w:r>
                <w:rPr>
                  <w:sz w:val="21"/>
                  <w:szCs w:val="21"/>
                </w:rPr>
                <w:t>char</w:t>
              </w:r>
            </w:ins>
            <w:ins w:id="626" w:author="think" w:date="2017-02-12T21:11:00Z">
              <w:r w:rsidRPr="00226BD4">
                <w:rPr>
                  <w:sz w:val="21"/>
                  <w:szCs w:val="21"/>
                </w:rPr>
                <w:t>(</w:t>
              </w:r>
            </w:ins>
            <w:ins w:id="627" w:author="think" w:date="2017-02-12T21:14:00Z">
              <w:r>
                <w:rPr>
                  <w:sz w:val="21"/>
                  <w:szCs w:val="21"/>
                </w:rPr>
                <w:t>2</w:t>
              </w:r>
            </w:ins>
            <w:ins w:id="628" w:author="think" w:date="2017-02-12T21:1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629" w:author="think" w:date="2017-02-12T21:45:00Z">
              <w:tcPr>
                <w:tcW w:w="889" w:type="pct"/>
              </w:tcPr>
            </w:tcPrChange>
          </w:tcPr>
          <w:p w14:paraId="50786301" w14:textId="77777777" w:rsidR="00432ED9" w:rsidRPr="00226BD4" w:rsidRDefault="00432ED9">
            <w:pPr>
              <w:rPr>
                <w:ins w:id="630" w:author="think" w:date="2017-02-12T21:11:00Z"/>
                <w:sz w:val="21"/>
                <w:szCs w:val="21"/>
              </w:rPr>
              <w:pPrChange w:id="631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0885AC35" w14:textId="77777777" w:rsidTr="00432ED9">
        <w:tc>
          <w:tcPr>
            <w:tcW w:w="339" w:type="pct"/>
            <w:vAlign w:val="center"/>
            <w:tcPrChange w:id="63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6FF074" w14:textId="20F5DB16" w:rsidR="00432ED9" w:rsidRPr="00226BD4" w:rsidRDefault="00432ED9">
            <w:pPr>
              <w:rPr>
                <w:sz w:val="21"/>
                <w:szCs w:val="21"/>
              </w:rPr>
            </w:pPr>
            <w:ins w:id="63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  <w:del w:id="634" w:author="think" w:date="2017-02-12T21:44:00Z">
              <w:r w:rsidRPr="00226BD4" w:rsidDel="00657F98">
                <w:rPr>
                  <w:sz w:val="21"/>
                  <w:szCs w:val="21"/>
                </w:rPr>
                <w:delText>6</w:delText>
              </w:r>
            </w:del>
          </w:p>
        </w:tc>
        <w:tc>
          <w:tcPr>
            <w:tcW w:w="1453" w:type="pct"/>
            <w:tcPrChange w:id="635" w:author="think" w:date="2017-02-12T21:45:00Z">
              <w:tcPr>
                <w:tcW w:w="1452" w:type="pct"/>
                <w:gridSpan w:val="3"/>
              </w:tcPr>
            </w:tcPrChange>
          </w:tcPr>
          <w:p w14:paraId="39686636" w14:textId="79B09463" w:rsidR="00432ED9" w:rsidRPr="00226BD4" w:rsidRDefault="00432ED9">
            <w:pPr>
              <w:rPr>
                <w:sz w:val="21"/>
                <w:szCs w:val="21"/>
              </w:rPr>
            </w:pPr>
            <w:ins w:id="636" w:author="think" w:date="2017-02-12T21:15:00Z">
              <w:r>
                <w:rPr>
                  <w:sz w:val="21"/>
                  <w:szCs w:val="21"/>
                </w:rPr>
                <w:t>boss_certificate_number</w:t>
              </w:r>
            </w:ins>
            <w:del w:id="637" w:author="think" w:date="2017-02-12T21:15:00Z">
              <w:r w:rsidRPr="00226BD4" w:rsidDel="006A10BE">
                <w:rPr>
                  <w:sz w:val="21"/>
                  <w:szCs w:val="21"/>
                </w:rPr>
                <w:delText>boss</w:delText>
              </w:r>
              <w:r w:rsidDel="006A10BE">
                <w:rPr>
                  <w:sz w:val="21"/>
                  <w:szCs w:val="21"/>
                </w:rPr>
                <w:delText>_</w:delText>
              </w:r>
              <w:r w:rsidRPr="00226BD4" w:rsidDel="006A10BE">
                <w:rPr>
                  <w:sz w:val="21"/>
                  <w:szCs w:val="21"/>
                </w:rPr>
                <w:delText>idcard</w:delText>
              </w:r>
            </w:del>
          </w:p>
        </w:tc>
        <w:tc>
          <w:tcPr>
            <w:tcW w:w="1281" w:type="pct"/>
            <w:tcPrChange w:id="638" w:author="think" w:date="2017-02-12T21:45:00Z">
              <w:tcPr>
                <w:tcW w:w="1112" w:type="pct"/>
                <w:gridSpan w:val="3"/>
              </w:tcPr>
            </w:tcPrChange>
          </w:tcPr>
          <w:p w14:paraId="7525F7D0" w14:textId="4A0176DD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负责人身份证</w:t>
            </w:r>
            <w:ins w:id="639" w:author="think" w:date="2017-02-12T21:16:00Z">
              <w:r>
                <w:rPr>
                  <w:rFonts w:hint="eastAsia"/>
                  <w:sz w:val="21"/>
                  <w:szCs w:val="21"/>
                </w:rPr>
                <w:t>号码</w:t>
              </w:r>
            </w:ins>
          </w:p>
        </w:tc>
        <w:tc>
          <w:tcPr>
            <w:tcW w:w="854" w:type="pct"/>
            <w:tcPrChange w:id="640" w:author="think" w:date="2017-02-12T21:45:00Z">
              <w:tcPr>
                <w:tcW w:w="1208" w:type="pct"/>
                <w:gridSpan w:val="3"/>
              </w:tcPr>
            </w:tcPrChange>
          </w:tcPr>
          <w:p w14:paraId="4CA0CA5E" w14:textId="034E0D6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641" w:author="think" w:date="2017-02-12T21:16:00Z">
              <w:r w:rsidRPr="00226BD4" w:rsidDel="00A97ACD">
                <w:rPr>
                  <w:rFonts w:hint="eastAsia"/>
                  <w:sz w:val="21"/>
                  <w:szCs w:val="21"/>
                </w:rPr>
                <w:delText>18</w:delText>
              </w:r>
            </w:del>
            <w:ins w:id="642" w:author="think" w:date="2017-02-12T21:16:00Z">
              <w:r>
                <w:rPr>
                  <w:rFonts w:hint="eastAsia"/>
                  <w:sz w:val="21"/>
                  <w:szCs w:val="21"/>
                </w:rPr>
                <w:t>30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643" w:author="think" w:date="2017-02-12T21:45:00Z">
              <w:tcPr>
                <w:tcW w:w="889" w:type="pct"/>
              </w:tcPr>
            </w:tcPrChange>
          </w:tcPr>
          <w:p w14:paraId="4F804FE4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FFDCAF2" w14:textId="77777777" w:rsidTr="00432ED9">
        <w:trPr>
          <w:trHeight w:val="441"/>
          <w:ins w:id="644" w:author="think" w:date="2017-02-12T21:29:00Z"/>
          <w:trPrChange w:id="64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646" w:author="think" w:date="2017-02-12T21:45:00Z">
              <w:tcPr>
                <w:tcW w:w="260" w:type="pct"/>
              </w:tcPr>
            </w:tcPrChange>
          </w:tcPr>
          <w:p w14:paraId="1483771D" w14:textId="1DBEC6DF" w:rsidR="00432ED9" w:rsidRPr="00226BD4" w:rsidRDefault="00432ED9" w:rsidP="00432ED9">
            <w:pPr>
              <w:rPr>
                <w:ins w:id="647" w:author="think" w:date="2017-02-12T21:29:00Z"/>
                <w:sz w:val="21"/>
                <w:szCs w:val="21"/>
              </w:rPr>
            </w:pPr>
            <w:ins w:id="64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453" w:type="pct"/>
            <w:tcPrChange w:id="649" w:author="think" w:date="2017-02-12T21:45:00Z">
              <w:tcPr>
                <w:tcW w:w="1446" w:type="pct"/>
                <w:gridSpan w:val="2"/>
              </w:tcPr>
            </w:tcPrChange>
          </w:tcPr>
          <w:p w14:paraId="127D4B0F" w14:textId="48D1B456" w:rsidR="00432ED9" w:rsidRPr="00226BD4" w:rsidRDefault="00432ED9" w:rsidP="00432ED9">
            <w:pPr>
              <w:rPr>
                <w:ins w:id="650" w:author="think" w:date="2017-02-12T21:29:00Z"/>
                <w:sz w:val="21"/>
                <w:szCs w:val="21"/>
              </w:rPr>
            </w:pPr>
            <w:ins w:id="651" w:author="think" w:date="2017-02-12T21:33:00Z">
              <w:r>
                <w:rPr>
                  <w:rFonts w:hint="eastAsia"/>
                  <w:sz w:val="21"/>
                  <w:szCs w:val="21"/>
                </w:rPr>
                <w:t>settlement</w:t>
              </w:r>
            </w:ins>
            <w:ins w:id="652" w:author="think" w:date="2017-02-12T21:29:00Z">
              <w:r>
                <w:rPr>
                  <w:sz w:val="21"/>
                  <w:szCs w:val="21"/>
                </w:rPr>
                <w:t>_</w:t>
              </w:r>
            </w:ins>
            <w:ins w:id="653" w:author="think" w:date="2017-02-12T21:33:00Z">
              <w:r>
                <w:rPr>
                  <w:rFonts w:hint="eastAsia"/>
                  <w:sz w:val="21"/>
                  <w:szCs w:val="21"/>
                </w:rPr>
                <w:t>bank</w:t>
              </w:r>
            </w:ins>
          </w:p>
        </w:tc>
        <w:tc>
          <w:tcPr>
            <w:tcW w:w="1281" w:type="pct"/>
            <w:tcPrChange w:id="654" w:author="think" w:date="2017-02-12T21:45:00Z">
              <w:tcPr>
                <w:tcW w:w="1196" w:type="pct"/>
                <w:gridSpan w:val="4"/>
              </w:tcPr>
            </w:tcPrChange>
          </w:tcPr>
          <w:p w14:paraId="6BB548C7" w14:textId="77777777" w:rsidR="00432ED9" w:rsidRPr="00226BD4" w:rsidRDefault="00432ED9" w:rsidP="00432ED9">
            <w:pPr>
              <w:rPr>
                <w:ins w:id="655" w:author="think" w:date="2017-02-12T21:29:00Z"/>
                <w:sz w:val="21"/>
                <w:szCs w:val="21"/>
              </w:rPr>
            </w:pPr>
            <w:ins w:id="656" w:author="think" w:date="2017-02-12T21:29:00Z">
              <w:r>
                <w:rPr>
                  <w:rFonts w:hint="eastAsia"/>
                  <w:sz w:val="21"/>
                  <w:szCs w:val="21"/>
                </w:rPr>
                <w:t>收款银行账户开户行</w:t>
              </w:r>
            </w:ins>
          </w:p>
        </w:tc>
        <w:tc>
          <w:tcPr>
            <w:tcW w:w="854" w:type="pct"/>
            <w:tcPrChange w:id="657" w:author="think" w:date="2017-02-12T21:45:00Z">
              <w:tcPr>
                <w:tcW w:w="1208" w:type="pct"/>
                <w:gridSpan w:val="3"/>
              </w:tcPr>
            </w:tcPrChange>
          </w:tcPr>
          <w:p w14:paraId="24B5DB54" w14:textId="768C872A" w:rsidR="00432ED9" w:rsidRPr="00226BD4" w:rsidRDefault="00432ED9" w:rsidP="00432ED9">
            <w:pPr>
              <w:rPr>
                <w:ins w:id="658" w:author="think" w:date="2017-02-12T21:29:00Z"/>
                <w:sz w:val="21"/>
                <w:szCs w:val="21"/>
              </w:rPr>
            </w:pPr>
            <w:ins w:id="659" w:author="think" w:date="2017-02-12T21:29:00Z">
              <w:r w:rsidRPr="00226BD4">
                <w:rPr>
                  <w:sz w:val="21"/>
                  <w:szCs w:val="21"/>
                </w:rPr>
                <w:t>varchar(</w:t>
              </w:r>
            </w:ins>
            <w:ins w:id="660" w:author="think" w:date="2017-02-12T21:34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ins w:id="661" w:author="think" w:date="2017-02-12T21:29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662" w:author="think" w:date="2017-02-12T21:45:00Z">
              <w:tcPr>
                <w:tcW w:w="891" w:type="pct"/>
                <w:gridSpan w:val="2"/>
              </w:tcPr>
            </w:tcPrChange>
          </w:tcPr>
          <w:p w14:paraId="6FABE1AE" w14:textId="77777777" w:rsidR="00432ED9" w:rsidRPr="00226BD4" w:rsidRDefault="00432ED9" w:rsidP="00432ED9">
            <w:pPr>
              <w:rPr>
                <w:ins w:id="663" w:author="think" w:date="2017-02-12T21:29:00Z"/>
                <w:sz w:val="21"/>
                <w:szCs w:val="21"/>
              </w:rPr>
            </w:pPr>
          </w:p>
        </w:tc>
      </w:tr>
      <w:tr w:rsidR="00432ED9" w:rsidRPr="00226BD4" w14:paraId="468D1050" w14:textId="77777777" w:rsidTr="00432ED9">
        <w:trPr>
          <w:trHeight w:val="441"/>
          <w:trPrChange w:id="66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66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B2C2095" w14:textId="450612A3" w:rsidR="00432ED9" w:rsidRPr="00226BD4" w:rsidRDefault="00432ED9">
            <w:pPr>
              <w:rPr>
                <w:sz w:val="21"/>
                <w:szCs w:val="21"/>
              </w:rPr>
            </w:pPr>
            <w:ins w:id="66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  <w:del w:id="667" w:author="think" w:date="2017-02-12T21:44:00Z">
              <w:r w:rsidRPr="00226BD4" w:rsidDel="00657F98">
                <w:rPr>
                  <w:sz w:val="21"/>
                  <w:szCs w:val="21"/>
                </w:rPr>
                <w:delText>7</w:delText>
              </w:r>
            </w:del>
          </w:p>
        </w:tc>
        <w:tc>
          <w:tcPr>
            <w:tcW w:w="1453" w:type="pct"/>
            <w:tcPrChange w:id="668" w:author="think" w:date="2017-02-12T21:45:00Z">
              <w:tcPr>
                <w:tcW w:w="1452" w:type="pct"/>
                <w:gridSpan w:val="3"/>
              </w:tcPr>
            </w:tcPrChange>
          </w:tcPr>
          <w:p w14:paraId="36EAB7DD" w14:textId="47D430E4" w:rsidR="00432ED9" w:rsidRPr="00226BD4" w:rsidRDefault="00432ED9">
            <w:pPr>
              <w:rPr>
                <w:sz w:val="21"/>
                <w:szCs w:val="21"/>
              </w:rPr>
            </w:pPr>
            <w:del w:id="669" w:author="think" w:date="2017-02-12T21:33:00Z">
              <w:r w:rsidRPr="00226BD4" w:rsidDel="00753D11">
                <w:rPr>
                  <w:sz w:val="21"/>
                  <w:szCs w:val="21"/>
                </w:rPr>
                <w:delText>bank</w:delText>
              </w:r>
            </w:del>
            <w:ins w:id="670" w:author="think" w:date="2017-02-12T21:33:00Z">
              <w:r>
                <w:rPr>
                  <w:sz w:val="21"/>
                  <w:szCs w:val="21"/>
                </w:rPr>
                <w:t>settlement</w:t>
              </w:r>
            </w:ins>
            <w:ins w:id="671" w:author="think" w:date="2017-02-12T21:28:00Z">
              <w:r>
                <w:rPr>
                  <w:sz w:val="21"/>
                  <w:szCs w:val="21"/>
                </w:rPr>
                <w:t>_</w:t>
              </w:r>
              <w:r w:rsidDel="00C749AB">
                <w:rPr>
                  <w:sz w:val="21"/>
                  <w:szCs w:val="21"/>
                </w:rPr>
                <w:t xml:space="preserve"> </w:t>
              </w:r>
            </w:ins>
            <w:del w:id="672" w:author="think" w:date="2017-02-12T21:28:00Z">
              <w:r w:rsidDel="00C749AB">
                <w:rPr>
                  <w:sz w:val="21"/>
                  <w:szCs w:val="21"/>
                </w:rPr>
                <w:delText>_</w:delText>
              </w:r>
            </w:del>
            <w:del w:id="673" w:author="think" w:date="2017-02-12T21:26:00Z">
              <w:r w:rsidRPr="00226BD4" w:rsidDel="003C10AF">
                <w:rPr>
                  <w:sz w:val="21"/>
                  <w:szCs w:val="21"/>
                </w:rPr>
                <w:delText>card</w:delText>
              </w:r>
            </w:del>
            <w:ins w:id="674" w:author="think" w:date="2017-02-12T21:26:00Z">
              <w:r>
                <w:rPr>
                  <w:sz w:val="21"/>
                  <w:szCs w:val="21"/>
                </w:rPr>
                <w:t>account</w:t>
              </w:r>
            </w:ins>
          </w:p>
        </w:tc>
        <w:tc>
          <w:tcPr>
            <w:tcW w:w="1281" w:type="pct"/>
            <w:tcPrChange w:id="675" w:author="think" w:date="2017-02-12T21:45:00Z">
              <w:tcPr>
                <w:tcW w:w="1112" w:type="pct"/>
                <w:gridSpan w:val="3"/>
              </w:tcPr>
            </w:tcPrChange>
          </w:tcPr>
          <w:p w14:paraId="659C7AEA" w14:textId="2034C32A" w:rsidR="00432ED9" w:rsidRPr="00226BD4" w:rsidRDefault="00432ED9">
            <w:pPr>
              <w:rPr>
                <w:sz w:val="21"/>
                <w:szCs w:val="21"/>
              </w:rPr>
            </w:pPr>
            <w:ins w:id="676" w:author="think" w:date="2017-02-12T21:25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r w:rsidRPr="00226BD4">
              <w:rPr>
                <w:rFonts w:hint="eastAsia"/>
                <w:sz w:val="21"/>
                <w:szCs w:val="21"/>
              </w:rPr>
              <w:t>银行</w:t>
            </w:r>
            <w:del w:id="677" w:author="think" w:date="2017-02-12T21:26:00Z">
              <w:r w:rsidRPr="00226BD4" w:rsidDel="003C10AF">
                <w:rPr>
                  <w:rFonts w:hint="eastAsia"/>
                  <w:sz w:val="21"/>
                  <w:szCs w:val="21"/>
                </w:rPr>
                <w:delText>帐号</w:delText>
              </w:r>
            </w:del>
            <w:ins w:id="678" w:author="think" w:date="2017-02-12T21:26:00Z">
              <w:r>
                <w:rPr>
                  <w:rFonts w:hint="eastAsia"/>
                  <w:sz w:val="21"/>
                  <w:szCs w:val="21"/>
                </w:rPr>
                <w:t>账户</w:t>
              </w:r>
            </w:ins>
          </w:p>
        </w:tc>
        <w:tc>
          <w:tcPr>
            <w:tcW w:w="854" w:type="pct"/>
            <w:tcPrChange w:id="679" w:author="think" w:date="2017-02-12T21:45:00Z">
              <w:tcPr>
                <w:tcW w:w="1208" w:type="pct"/>
                <w:gridSpan w:val="3"/>
              </w:tcPr>
            </w:tcPrChange>
          </w:tcPr>
          <w:p w14:paraId="3F2456D9" w14:textId="551A6BB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680" w:author="think" w:date="2017-02-12T21:45:00Z">
              <w:tcPr>
                <w:tcW w:w="889" w:type="pct"/>
              </w:tcPr>
            </w:tcPrChange>
          </w:tcPr>
          <w:p w14:paraId="702495A0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193785F6" w14:textId="77777777" w:rsidTr="00432ED9">
        <w:trPr>
          <w:trHeight w:val="441"/>
          <w:ins w:id="681" w:author="think" w:date="2017-02-12T21:17:00Z"/>
          <w:trPrChange w:id="68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68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A75732" w14:textId="19D60769" w:rsidR="00432ED9" w:rsidRPr="00226BD4" w:rsidRDefault="00432ED9">
            <w:pPr>
              <w:rPr>
                <w:ins w:id="684" w:author="think" w:date="2017-02-12T21:17:00Z"/>
                <w:sz w:val="21"/>
                <w:szCs w:val="21"/>
              </w:rPr>
              <w:pPrChange w:id="685" w:author="think" w:date="2017-02-12T21:23:00Z">
                <w:pPr>
                  <w:spacing w:line="560" w:lineRule="exact"/>
                </w:pPr>
              </w:pPrChange>
            </w:pPr>
            <w:ins w:id="68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453" w:type="pct"/>
            <w:tcPrChange w:id="687" w:author="think" w:date="2017-02-12T21:45:00Z">
              <w:tcPr>
                <w:tcW w:w="1452" w:type="pct"/>
                <w:gridSpan w:val="4"/>
              </w:tcPr>
            </w:tcPrChange>
          </w:tcPr>
          <w:p w14:paraId="06C8DABB" w14:textId="1C04B07A" w:rsidR="00432ED9" w:rsidRPr="00226BD4" w:rsidRDefault="00432ED9">
            <w:pPr>
              <w:rPr>
                <w:ins w:id="688" w:author="think" w:date="2017-02-12T21:17:00Z"/>
                <w:sz w:val="21"/>
                <w:szCs w:val="21"/>
              </w:rPr>
              <w:pPrChange w:id="689" w:author="think" w:date="2017-02-12T21:23:00Z">
                <w:pPr>
                  <w:spacing w:line="560" w:lineRule="exact"/>
                </w:pPr>
              </w:pPrChange>
            </w:pPr>
            <w:ins w:id="690" w:author="think" w:date="2017-02-12T21:33:00Z">
              <w:r>
                <w:rPr>
                  <w:sz w:val="21"/>
                  <w:szCs w:val="21"/>
                </w:rPr>
                <w:t>settlement_name</w:t>
              </w:r>
            </w:ins>
          </w:p>
        </w:tc>
        <w:tc>
          <w:tcPr>
            <w:tcW w:w="1281" w:type="pct"/>
            <w:tcPrChange w:id="691" w:author="think" w:date="2017-02-12T21:45:00Z">
              <w:tcPr>
                <w:tcW w:w="1196" w:type="pct"/>
                <w:gridSpan w:val="3"/>
              </w:tcPr>
            </w:tcPrChange>
          </w:tcPr>
          <w:p w14:paraId="627BE8EF" w14:textId="0F1546EA" w:rsidR="00432ED9" w:rsidRPr="00226BD4" w:rsidRDefault="00432ED9">
            <w:pPr>
              <w:rPr>
                <w:ins w:id="692" w:author="think" w:date="2017-02-12T21:17:00Z"/>
                <w:sz w:val="21"/>
                <w:szCs w:val="21"/>
              </w:rPr>
              <w:pPrChange w:id="693" w:author="think" w:date="2017-02-12T21:23:00Z">
                <w:pPr>
                  <w:spacing w:line="560" w:lineRule="exact"/>
                </w:pPr>
              </w:pPrChange>
            </w:pPr>
            <w:ins w:id="694" w:author="think" w:date="2017-02-12T21:26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ins w:id="695" w:author="think" w:date="2017-02-12T21:33:00Z">
              <w:r>
                <w:rPr>
                  <w:rFonts w:hint="eastAsia"/>
                  <w:sz w:val="21"/>
                  <w:szCs w:val="21"/>
                </w:rPr>
                <w:t>人</w:t>
              </w:r>
            </w:ins>
            <w:ins w:id="696" w:author="think" w:date="2017-02-12T21:34:00Z">
              <w:r>
                <w:rPr>
                  <w:rFonts w:hint="eastAsia"/>
                  <w:sz w:val="21"/>
                  <w:szCs w:val="21"/>
                </w:rPr>
                <w:t>名称</w:t>
              </w:r>
            </w:ins>
          </w:p>
        </w:tc>
        <w:tc>
          <w:tcPr>
            <w:tcW w:w="854" w:type="pct"/>
            <w:tcPrChange w:id="697" w:author="think" w:date="2017-02-12T21:45:00Z">
              <w:tcPr>
                <w:tcW w:w="1123" w:type="pct"/>
                <w:gridSpan w:val="2"/>
              </w:tcPr>
            </w:tcPrChange>
          </w:tcPr>
          <w:p w14:paraId="46A41116" w14:textId="5CB3AE0F" w:rsidR="00432ED9" w:rsidRPr="00226BD4" w:rsidRDefault="00432ED9">
            <w:pPr>
              <w:rPr>
                <w:ins w:id="698" w:author="think" w:date="2017-02-12T21:17:00Z"/>
                <w:sz w:val="21"/>
                <w:szCs w:val="21"/>
              </w:rPr>
              <w:pPrChange w:id="699" w:author="think" w:date="2017-02-12T21:23:00Z">
                <w:pPr>
                  <w:spacing w:line="560" w:lineRule="exact"/>
                </w:pPr>
              </w:pPrChange>
            </w:pPr>
            <w:ins w:id="700" w:author="think" w:date="2017-02-12T21:17:00Z">
              <w:r w:rsidRPr="00226BD4">
                <w:rPr>
                  <w:sz w:val="21"/>
                  <w:szCs w:val="21"/>
                </w:rPr>
                <w:t>varchar(</w:t>
              </w:r>
            </w:ins>
            <w:ins w:id="701" w:author="think" w:date="2017-02-12T21:34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702" w:author="think" w:date="2017-02-12T21:17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703" w:author="think" w:date="2017-02-12T21:45:00Z">
              <w:tcPr>
                <w:tcW w:w="889" w:type="pct"/>
              </w:tcPr>
            </w:tcPrChange>
          </w:tcPr>
          <w:p w14:paraId="1F3040ED" w14:textId="77777777" w:rsidR="00432ED9" w:rsidRPr="00226BD4" w:rsidRDefault="00432ED9">
            <w:pPr>
              <w:rPr>
                <w:ins w:id="704" w:author="think" w:date="2017-02-12T21:17:00Z"/>
                <w:sz w:val="21"/>
                <w:szCs w:val="21"/>
              </w:rPr>
              <w:pPrChange w:id="705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467926C" w14:textId="77777777" w:rsidTr="00432ED9">
        <w:trPr>
          <w:trHeight w:val="441"/>
          <w:trPrChange w:id="70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07" w:author="think" w:date="2017-02-12T21:45:00Z">
              <w:tcPr>
                <w:tcW w:w="260" w:type="pct"/>
              </w:tcPr>
            </w:tcPrChange>
          </w:tcPr>
          <w:p w14:paraId="5F2C73E3" w14:textId="32155857" w:rsidR="00432ED9" w:rsidRPr="00122014" w:rsidRDefault="00432ED9" w:rsidP="00432ED9">
            <w:pPr>
              <w:rPr>
                <w:moveTo w:id="708" w:author="think" w:date="2017-02-12T21:41:00Z"/>
                <w:sz w:val="21"/>
                <w:szCs w:val="21"/>
              </w:rPr>
            </w:pPr>
            <w:ins w:id="70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  <w:moveToRangeStart w:id="710" w:author="think" w:date="2017-02-12T21:41:00Z" w:name="move474699029"/>
            <w:moveTo w:id="711" w:author="think" w:date="2017-02-12T21:41:00Z">
              <w:del w:id="712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To>
          </w:p>
        </w:tc>
        <w:tc>
          <w:tcPr>
            <w:tcW w:w="1453" w:type="pct"/>
            <w:tcPrChange w:id="713" w:author="think" w:date="2017-02-12T21:45:00Z">
              <w:tcPr>
                <w:tcW w:w="1446" w:type="pct"/>
                <w:gridSpan w:val="2"/>
              </w:tcPr>
            </w:tcPrChange>
          </w:tcPr>
          <w:p w14:paraId="4766BF4E" w14:textId="77777777" w:rsidR="00432ED9" w:rsidRDefault="00432ED9" w:rsidP="00432ED9">
            <w:pPr>
              <w:rPr>
                <w:moveTo w:id="714" w:author="think" w:date="2017-02-12T21:41:00Z"/>
                <w:sz w:val="21"/>
                <w:szCs w:val="21"/>
              </w:rPr>
            </w:pPr>
            <w:moveTo w:id="715" w:author="think" w:date="2017-02-12T21:41:00Z">
              <w:r>
                <w:rPr>
                  <w:sz w:val="21"/>
                  <w:szCs w:val="21"/>
                </w:rPr>
                <w:t>cashiers_mobile</w:t>
              </w:r>
            </w:moveTo>
          </w:p>
        </w:tc>
        <w:tc>
          <w:tcPr>
            <w:tcW w:w="1281" w:type="pct"/>
            <w:tcPrChange w:id="716" w:author="think" w:date="2017-02-12T21:45:00Z">
              <w:tcPr>
                <w:tcW w:w="1196" w:type="pct"/>
                <w:gridSpan w:val="4"/>
              </w:tcPr>
            </w:tcPrChange>
          </w:tcPr>
          <w:p w14:paraId="4BC5E622" w14:textId="77777777" w:rsidR="00432ED9" w:rsidRDefault="00432ED9" w:rsidP="00432ED9">
            <w:pPr>
              <w:rPr>
                <w:moveTo w:id="717" w:author="think" w:date="2017-02-12T21:41:00Z"/>
                <w:sz w:val="21"/>
                <w:szCs w:val="21"/>
              </w:rPr>
            </w:pPr>
            <w:moveTo w:id="718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</w:t>
              </w:r>
            </w:moveTo>
          </w:p>
        </w:tc>
        <w:tc>
          <w:tcPr>
            <w:tcW w:w="854" w:type="pct"/>
            <w:tcPrChange w:id="719" w:author="think" w:date="2017-02-12T21:45:00Z">
              <w:tcPr>
                <w:tcW w:w="1208" w:type="pct"/>
                <w:gridSpan w:val="3"/>
              </w:tcPr>
            </w:tcPrChange>
          </w:tcPr>
          <w:p w14:paraId="021A752E" w14:textId="58B1B3AC" w:rsidR="00432ED9" w:rsidRPr="00226BD4" w:rsidRDefault="00432ED9" w:rsidP="00432ED9">
            <w:pPr>
              <w:rPr>
                <w:moveTo w:id="720" w:author="think" w:date="2017-02-12T21:41:00Z"/>
                <w:sz w:val="21"/>
                <w:szCs w:val="21"/>
              </w:rPr>
            </w:pPr>
            <w:moveTo w:id="721" w:author="think" w:date="2017-02-12T21:41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</w:t>
              </w:r>
              <w:del w:id="722" w:author="think" w:date="2017-02-12T21:42:00Z">
                <w:r w:rsidRPr="00226BD4" w:rsidDel="004C3BD6">
                  <w:rPr>
                    <w:sz w:val="21"/>
                    <w:szCs w:val="21"/>
                  </w:rPr>
                  <w:delText>0</w:delText>
                </w:r>
              </w:del>
              <w:r w:rsidRPr="00226BD4">
                <w:rPr>
                  <w:sz w:val="21"/>
                  <w:szCs w:val="21"/>
                </w:rPr>
                <w:t>)</w:t>
              </w:r>
            </w:moveTo>
          </w:p>
        </w:tc>
        <w:tc>
          <w:tcPr>
            <w:tcW w:w="1073" w:type="pct"/>
            <w:tcPrChange w:id="723" w:author="think" w:date="2017-02-12T21:45:00Z">
              <w:tcPr>
                <w:tcW w:w="890" w:type="pct"/>
                <w:gridSpan w:val="2"/>
              </w:tcPr>
            </w:tcPrChange>
          </w:tcPr>
          <w:p w14:paraId="4C0E1C7C" w14:textId="25982434" w:rsidR="00432ED9" w:rsidRDefault="00432ED9" w:rsidP="00432ED9">
            <w:pPr>
              <w:rPr>
                <w:moveTo w:id="724" w:author="think" w:date="2017-02-12T21:41:00Z"/>
                <w:sz w:val="21"/>
                <w:szCs w:val="21"/>
              </w:rPr>
            </w:pPr>
            <w:moveTo w:id="725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收银员手机号，多个号码用</w:t>
              </w:r>
            </w:moveTo>
            <w:ins w:id="726" w:author="think" w:date="2017-02-12T21:42:00Z">
              <w:r>
                <w:rPr>
                  <w:rFonts w:hint="eastAsia"/>
                  <w:sz w:val="21"/>
                  <w:szCs w:val="21"/>
                </w:rPr>
                <w:t>半角</w:t>
              </w:r>
            </w:ins>
            <w:moveTo w:id="727" w:author="think" w:date="2017-02-12T21:41:00Z">
              <w:r>
                <w:rPr>
                  <w:rFonts w:hint="eastAsia"/>
                  <w:sz w:val="21"/>
                  <w:szCs w:val="21"/>
                </w:rPr>
                <w:t>逗号</w:t>
              </w:r>
              <w:del w:id="728" w:author="think" w:date="2017-02-12T21:42:00Z">
                <w:r w:rsidDel="004C3BD6">
                  <w:rPr>
                    <w:sz w:val="21"/>
                    <w:szCs w:val="21"/>
                  </w:rPr>
                  <w:delText xml:space="preserve"> </w:delText>
                </w:r>
                <w:r w:rsidDel="004C3BD6">
                  <w:rPr>
                    <w:rFonts w:hint="eastAsia"/>
                    <w:sz w:val="21"/>
                    <w:szCs w:val="21"/>
                  </w:rPr>
                  <w:delText>，</w:delText>
                </w:r>
              </w:del>
              <w:r>
                <w:rPr>
                  <w:sz w:val="21"/>
                  <w:szCs w:val="21"/>
                </w:rPr>
                <w:t xml:space="preserve"> </w:t>
              </w:r>
              <w:r>
                <w:rPr>
                  <w:rFonts w:hint="eastAsia"/>
                  <w:sz w:val="21"/>
                  <w:szCs w:val="21"/>
                </w:rPr>
                <w:t>分开</w:t>
              </w:r>
            </w:moveTo>
          </w:p>
        </w:tc>
      </w:tr>
      <w:moveToRangeEnd w:id="710"/>
      <w:tr w:rsidR="00432ED9" w:rsidRPr="00226BD4" w14:paraId="2B889CBF" w14:textId="77777777" w:rsidTr="00432ED9">
        <w:trPr>
          <w:trHeight w:val="441"/>
          <w:trPrChange w:id="72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3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CB7AA33" w14:textId="0673274A" w:rsidR="00432ED9" w:rsidRPr="00226BD4" w:rsidRDefault="00432ED9">
            <w:pPr>
              <w:rPr>
                <w:sz w:val="21"/>
                <w:szCs w:val="21"/>
              </w:rPr>
            </w:pPr>
            <w:ins w:id="73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14</w:t>
              </w:r>
            </w:ins>
            <w:del w:id="732" w:author="think" w:date="2017-02-12T21:44:00Z">
              <w:r w:rsidRPr="00226BD4" w:rsidDel="00657F98">
                <w:rPr>
                  <w:sz w:val="21"/>
                  <w:szCs w:val="21"/>
                </w:rPr>
                <w:delText>8</w:delText>
              </w:r>
            </w:del>
          </w:p>
        </w:tc>
        <w:tc>
          <w:tcPr>
            <w:tcW w:w="1453" w:type="pct"/>
            <w:tcPrChange w:id="733" w:author="think" w:date="2017-02-12T21:45:00Z">
              <w:tcPr>
                <w:tcW w:w="1452" w:type="pct"/>
                <w:gridSpan w:val="3"/>
              </w:tcPr>
            </w:tcPrChange>
          </w:tcPr>
          <w:p w14:paraId="1D0937E7" w14:textId="0194621F" w:rsidR="00432ED9" w:rsidRPr="00226BD4" w:rsidRDefault="00432ED9">
            <w:pPr>
              <w:rPr>
                <w:sz w:val="21"/>
                <w:szCs w:val="21"/>
              </w:rPr>
            </w:pPr>
            <w:ins w:id="734" w:author="think" w:date="2017-02-12T21:36:00Z">
              <w:r>
                <w:rPr>
                  <w:rFonts w:hint="eastAsia"/>
                  <w:sz w:val="21"/>
                  <w:szCs w:val="21"/>
                </w:rPr>
                <w:t>handling_charge</w:t>
              </w:r>
            </w:ins>
            <w:del w:id="735" w:author="think" w:date="2017-02-12T21:35:00Z">
              <w:r w:rsidDel="00271FEB">
                <w:rPr>
                  <w:sz w:val="21"/>
                  <w:szCs w:val="21"/>
                </w:rPr>
                <w:delText>r</w:delText>
              </w:r>
              <w:r w:rsidRPr="00226BD4" w:rsidDel="00271FEB">
                <w:rPr>
                  <w:sz w:val="21"/>
                  <w:szCs w:val="21"/>
                </w:rPr>
                <w:delText>ate</w:delText>
              </w:r>
            </w:del>
          </w:p>
        </w:tc>
        <w:tc>
          <w:tcPr>
            <w:tcW w:w="1281" w:type="pct"/>
            <w:tcPrChange w:id="736" w:author="think" w:date="2017-02-12T21:45:00Z">
              <w:tcPr>
                <w:tcW w:w="1112" w:type="pct"/>
                <w:gridSpan w:val="3"/>
              </w:tcPr>
            </w:tcPrChange>
          </w:tcPr>
          <w:p w14:paraId="05B25670" w14:textId="54C943B6" w:rsidR="00432ED9" w:rsidRPr="00226BD4" w:rsidRDefault="00432ED9">
            <w:pPr>
              <w:rPr>
                <w:sz w:val="21"/>
                <w:szCs w:val="21"/>
              </w:rPr>
            </w:pPr>
            <w:del w:id="737" w:author="think" w:date="2017-02-12T21:36:00Z">
              <w:r w:rsidRPr="00226BD4" w:rsidDel="00271FEB">
                <w:rPr>
                  <w:rFonts w:hint="eastAsia"/>
                  <w:sz w:val="21"/>
                  <w:szCs w:val="21"/>
                </w:rPr>
                <w:delText>费率</w:delText>
              </w:r>
            </w:del>
            <w:ins w:id="738" w:author="think" w:date="2017-02-12T21:36:00Z">
              <w:r>
                <w:rPr>
                  <w:rFonts w:hint="eastAsia"/>
                  <w:sz w:val="21"/>
                  <w:szCs w:val="21"/>
                </w:rPr>
                <w:t>手续费</w:t>
              </w:r>
            </w:ins>
          </w:p>
        </w:tc>
        <w:tc>
          <w:tcPr>
            <w:tcW w:w="854" w:type="pct"/>
            <w:tcPrChange w:id="739" w:author="think" w:date="2017-02-12T21:45:00Z">
              <w:tcPr>
                <w:tcW w:w="1208" w:type="pct"/>
                <w:gridSpan w:val="3"/>
              </w:tcPr>
            </w:tcPrChange>
          </w:tcPr>
          <w:p w14:paraId="25AABF09" w14:textId="4B9EA4D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740" w:author="think" w:date="2017-02-12T21:45:00Z">
              <w:tcPr>
                <w:tcW w:w="889" w:type="pct"/>
              </w:tcPr>
            </w:tcPrChange>
          </w:tcPr>
          <w:p w14:paraId="226F8687" w14:textId="7934577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0.025%</w:t>
            </w:r>
          </w:p>
        </w:tc>
      </w:tr>
      <w:tr w:rsidR="00432ED9" w:rsidRPr="00226BD4" w14:paraId="29ADA1B3" w14:textId="77777777" w:rsidTr="00432ED9">
        <w:trPr>
          <w:trHeight w:val="441"/>
          <w:trPrChange w:id="74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4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2F20B9A" w14:textId="2987C9BB" w:rsidR="00432ED9" w:rsidRPr="00226BD4" w:rsidRDefault="00432ED9">
            <w:pPr>
              <w:rPr>
                <w:sz w:val="21"/>
                <w:szCs w:val="21"/>
              </w:rPr>
            </w:pPr>
            <w:ins w:id="74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15</w:t>
              </w:r>
            </w:ins>
            <w:del w:id="744" w:author="think" w:date="2017-02-12T21:44:00Z">
              <w:r w:rsidRPr="00226BD4" w:rsidDel="00657F98">
                <w:rPr>
                  <w:sz w:val="21"/>
                  <w:szCs w:val="21"/>
                </w:rPr>
                <w:delText>9</w:delText>
              </w:r>
            </w:del>
          </w:p>
        </w:tc>
        <w:tc>
          <w:tcPr>
            <w:tcW w:w="1453" w:type="pct"/>
            <w:tcPrChange w:id="745" w:author="think" w:date="2017-02-12T21:45:00Z">
              <w:tcPr>
                <w:tcW w:w="1452" w:type="pct"/>
                <w:gridSpan w:val="3"/>
              </w:tcPr>
            </w:tcPrChange>
          </w:tcPr>
          <w:p w14:paraId="0AB3DFFA" w14:textId="192490E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226BD4">
              <w:rPr>
                <w:sz w:val="21"/>
                <w:szCs w:val="21"/>
              </w:rPr>
              <w:t>aler</w:t>
            </w:r>
          </w:p>
        </w:tc>
        <w:tc>
          <w:tcPr>
            <w:tcW w:w="1281" w:type="pct"/>
            <w:tcPrChange w:id="746" w:author="think" w:date="2017-02-12T21:45:00Z">
              <w:tcPr>
                <w:tcW w:w="1112" w:type="pct"/>
                <w:gridSpan w:val="3"/>
              </w:tcPr>
            </w:tcPrChange>
          </w:tcPr>
          <w:p w14:paraId="31A422CF" w14:textId="506E3D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客户经理</w:t>
            </w:r>
          </w:p>
        </w:tc>
        <w:tc>
          <w:tcPr>
            <w:tcW w:w="854" w:type="pct"/>
            <w:tcPrChange w:id="747" w:author="think" w:date="2017-02-12T21:45:00Z">
              <w:tcPr>
                <w:tcW w:w="1208" w:type="pct"/>
                <w:gridSpan w:val="3"/>
              </w:tcPr>
            </w:tcPrChange>
          </w:tcPr>
          <w:p w14:paraId="00D82064" w14:textId="274854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748" w:author="think" w:date="2017-02-12T21:45:00Z">
              <w:tcPr>
                <w:tcW w:w="889" w:type="pct"/>
              </w:tcPr>
            </w:tcPrChange>
          </w:tcPr>
          <w:p w14:paraId="7E5F50D9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EC1FFD2" w14:textId="77777777" w:rsidTr="00432ED9">
        <w:trPr>
          <w:trHeight w:val="441"/>
          <w:trPrChange w:id="74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5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52121A1" w14:textId="5A986330" w:rsidR="00432ED9" w:rsidRPr="00226BD4" w:rsidRDefault="00432ED9">
            <w:pPr>
              <w:rPr>
                <w:sz w:val="21"/>
                <w:szCs w:val="21"/>
              </w:rPr>
            </w:pPr>
            <w:ins w:id="75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16</w:t>
              </w:r>
            </w:ins>
            <w:del w:id="752" w:author="think" w:date="2017-02-12T21:44:00Z">
              <w:r w:rsidRPr="00226BD4" w:rsidDel="00657F98">
                <w:rPr>
                  <w:sz w:val="21"/>
                  <w:szCs w:val="21"/>
                </w:rPr>
                <w:delText>10</w:delText>
              </w:r>
            </w:del>
          </w:p>
        </w:tc>
        <w:tc>
          <w:tcPr>
            <w:tcW w:w="1453" w:type="pct"/>
            <w:tcPrChange w:id="753" w:author="think" w:date="2017-02-12T21:45:00Z">
              <w:tcPr>
                <w:tcW w:w="1452" w:type="pct"/>
                <w:gridSpan w:val="3"/>
              </w:tcPr>
            </w:tcPrChange>
          </w:tcPr>
          <w:p w14:paraId="6313C98B" w14:textId="430E296F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1281" w:type="pct"/>
            <w:tcPrChange w:id="754" w:author="think" w:date="2017-02-12T21:45:00Z">
              <w:tcPr>
                <w:tcW w:w="1112" w:type="pct"/>
                <w:gridSpan w:val="3"/>
              </w:tcPr>
            </w:tcPrChange>
          </w:tcPr>
          <w:p w14:paraId="0927D236" w14:textId="0906FDB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854" w:type="pct"/>
            <w:tcPrChange w:id="755" w:author="think" w:date="2017-02-12T21:45:00Z">
              <w:tcPr>
                <w:tcW w:w="1208" w:type="pct"/>
                <w:gridSpan w:val="3"/>
              </w:tcPr>
            </w:tcPrChange>
          </w:tcPr>
          <w:p w14:paraId="57B806A1" w14:textId="156A3DA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756" w:author="think" w:date="2017-02-12T21:45:00Z">
              <w:tcPr>
                <w:tcW w:w="889" w:type="pct"/>
              </w:tcPr>
            </w:tcPrChange>
          </w:tcPr>
          <w:p w14:paraId="49E3445A" w14:textId="4D1DFD7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432ED9" w:rsidRPr="00226BD4" w14:paraId="49EB0989" w14:textId="77777777" w:rsidTr="00432ED9">
        <w:trPr>
          <w:trHeight w:val="441"/>
          <w:trPrChange w:id="75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5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37FEDEF" w14:textId="6E2DC7E3" w:rsidR="00432ED9" w:rsidRPr="00226BD4" w:rsidRDefault="00432ED9">
            <w:pPr>
              <w:rPr>
                <w:sz w:val="21"/>
                <w:szCs w:val="21"/>
              </w:rPr>
            </w:pPr>
            <w:ins w:id="75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17</w:t>
              </w:r>
            </w:ins>
            <w:del w:id="760" w:author="think" w:date="2017-02-12T21:44:00Z">
              <w:r w:rsidRPr="00226BD4" w:rsidDel="00657F98">
                <w:rPr>
                  <w:sz w:val="21"/>
                  <w:szCs w:val="21"/>
                </w:rPr>
                <w:delText>11</w:delText>
              </w:r>
            </w:del>
          </w:p>
        </w:tc>
        <w:tc>
          <w:tcPr>
            <w:tcW w:w="1453" w:type="pct"/>
            <w:tcPrChange w:id="761" w:author="think" w:date="2017-02-12T21:45:00Z">
              <w:tcPr>
                <w:tcW w:w="1452" w:type="pct"/>
                <w:gridSpan w:val="3"/>
              </w:tcPr>
            </w:tcPrChange>
          </w:tcPr>
          <w:p w14:paraId="3DD7D113" w14:textId="3620AA5C" w:rsidR="00432ED9" w:rsidRPr="00226BD4" w:rsidRDefault="00432ED9">
            <w:pPr>
              <w:rPr>
                <w:sz w:val="21"/>
                <w:szCs w:val="21"/>
              </w:rPr>
            </w:pPr>
            <w:ins w:id="762" w:author="think" w:date="2017-02-12T21:37:00Z">
              <w:r>
                <w:rPr>
                  <w:sz w:val="21"/>
                  <w:szCs w:val="21"/>
                </w:rPr>
                <w:t>saler_</w:t>
              </w:r>
            </w:ins>
            <w:r w:rsidRPr="00226BD4">
              <w:rPr>
                <w:sz w:val="21"/>
                <w:szCs w:val="21"/>
              </w:rPr>
              <w:t>reward</w:t>
            </w:r>
            <w:r>
              <w:rPr>
                <w:sz w:val="21"/>
                <w:szCs w:val="21"/>
              </w:rPr>
              <w:t>_</w:t>
            </w:r>
            <w:del w:id="763" w:author="think" w:date="2017-02-12T21:37:00Z">
              <w:r w:rsidRPr="00226BD4" w:rsidDel="00903E1E">
                <w:rPr>
                  <w:sz w:val="21"/>
                  <w:szCs w:val="21"/>
                </w:rPr>
                <w:delText>time</w:delText>
              </w:r>
            </w:del>
            <w:ins w:id="764" w:author="think" w:date="2017-02-12T21:37:00Z">
              <w:r>
                <w:rPr>
                  <w:sz w:val="21"/>
                  <w:szCs w:val="21"/>
                </w:rPr>
                <w:t>begin</w:t>
              </w:r>
            </w:ins>
          </w:p>
        </w:tc>
        <w:tc>
          <w:tcPr>
            <w:tcW w:w="1281" w:type="pct"/>
            <w:tcPrChange w:id="765" w:author="think" w:date="2017-02-12T21:45:00Z">
              <w:tcPr>
                <w:tcW w:w="1112" w:type="pct"/>
                <w:gridSpan w:val="3"/>
              </w:tcPr>
            </w:tcPrChange>
          </w:tcPr>
          <w:p w14:paraId="1B7CAB48" w14:textId="4586830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利润起计时间</w:t>
            </w:r>
          </w:p>
        </w:tc>
        <w:tc>
          <w:tcPr>
            <w:tcW w:w="854" w:type="pct"/>
            <w:tcPrChange w:id="766" w:author="think" w:date="2017-02-12T21:45:00Z">
              <w:tcPr>
                <w:tcW w:w="1208" w:type="pct"/>
                <w:gridSpan w:val="3"/>
              </w:tcPr>
            </w:tcPrChange>
          </w:tcPr>
          <w:p w14:paraId="18C3B9C8" w14:textId="2ACD1E03" w:rsidR="00432ED9" w:rsidRPr="00226BD4" w:rsidRDefault="00432ED9">
            <w:pPr>
              <w:rPr>
                <w:sz w:val="21"/>
                <w:szCs w:val="21"/>
              </w:rPr>
            </w:pPr>
            <w:del w:id="767" w:author="think" w:date="2017-02-12T21:36:00Z">
              <w:r w:rsidRPr="00226BD4" w:rsidDel="00E80AC4">
                <w:rPr>
                  <w:rFonts w:hint="eastAsia"/>
                  <w:sz w:val="21"/>
                  <w:szCs w:val="21"/>
                </w:rPr>
                <w:delText>datetime</w:delText>
              </w:r>
            </w:del>
            <w:ins w:id="768" w:author="think" w:date="2017-02-12T21:36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769" w:author="think" w:date="2017-02-12T21:45:00Z">
              <w:tcPr>
                <w:tcW w:w="889" w:type="pct"/>
              </w:tcPr>
            </w:tcPrChange>
          </w:tcPr>
          <w:p w14:paraId="27BAF238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:rsidDel="007656F6" w14:paraId="24B425AA" w14:textId="38BAB596" w:rsidTr="00432ED9">
        <w:trPr>
          <w:trHeight w:val="441"/>
          <w:del w:id="770" w:author="think" w:date="2017-02-12T21:01:00Z"/>
          <w:trPrChange w:id="77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7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8D9B9A4" w14:textId="6D5A5429" w:rsidR="00432ED9" w:rsidRPr="00226BD4" w:rsidDel="007656F6" w:rsidRDefault="00432ED9">
            <w:pPr>
              <w:rPr>
                <w:del w:id="773" w:author="think" w:date="2017-02-12T21:01:00Z"/>
                <w:sz w:val="21"/>
                <w:szCs w:val="21"/>
              </w:rPr>
            </w:pPr>
            <w:ins w:id="77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18</w:t>
              </w:r>
            </w:ins>
            <w:del w:id="775" w:author="think" w:date="2017-02-12T21:01:00Z">
              <w:r w:rsidRPr="00226BD4" w:rsidDel="007656F6">
                <w:rPr>
                  <w:rFonts w:hint="eastAsia"/>
                  <w:sz w:val="21"/>
                  <w:szCs w:val="21"/>
                </w:rPr>
                <w:delText>12</w:delText>
              </w:r>
            </w:del>
          </w:p>
        </w:tc>
        <w:tc>
          <w:tcPr>
            <w:tcW w:w="1453" w:type="pct"/>
            <w:tcPrChange w:id="776" w:author="think" w:date="2017-02-12T21:45:00Z">
              <w:tcPr>
                <w:tcW w:w="1452" w:type="pct"/>
                <w:gridSpan w:val="3"/>
              </w:tcPr>
            </w:tcPrChange>
          </w:tcPr>
          <w:p w14:paraId="33B39F7F" w14:textId="386F518E" w:rsidR="00432ED9" w:rsidRPr="00226BD4" w:rsidDel="007656F6" w:rsidRDefault="00432ED9">
            <w:pPr>
              <w:rPr>
                <w:del w:id="777" w:author="think" w:date="2017-02-12T21:01:00Z"/>
                <w:sz w:val="21"/>
                <w:szCs w:val="21"/>
              </w:rPr>
            </w:pPr>
            <w:del w:id="778" w:author="think" w:date="2017-02-12T21:01:00Z">
              <w:r w:rsidDel="007656F6">
                <w:rPr>
                  <w:sz w:val="21"/>
                  <w:szCs w:val="21"/>
                </w:rPr>
                <w:delText>Merchant_</w:delText>
              </w:r>
              <w:r w:rsidRPr="00226BD4" w:rsidDel="007656F6">
                <w:rPr>
                  <w:sz w:val="21"/>
                  <w:szCs w:val="21"/>
                </w:rPr>
                <w:delText>opentime</w:delText>
              </w:r>
            </w:del>
            <w:ins w:id="779" w:author="Administrator" w:date="2017-02-10T18:44:00Z">
              <w:del w:id="780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create_time</w:delText>
                </w:r>
              </w:del>
            </w:ins>
          </w:p>
        </w:tc>
        <w:tc>
          <w:tcPr>
            <w:tcW w:w="1281" w:type="pct"/>
            <w:tcPrChange w:id="781" w:author="think" w:date="2017-02-12T21:45:00Z">
              <w:tcPr>
                <w:tcW w:w="1112" w:type="pct"/>
                <w:gridSpan w:val="3"/>
              </w:tcPr>
            </w:tcPrChange>
          </w:tcPr>
          <w:p w14:paraId="0CFA9997" w14:textId="716F41DE" w:rsidR="00432ED9" w:rsidRPr="00226BD4" w:rsidDel="007656F6" w:rsidRDefault="00432ED9">
            <w:pPr>
              <w:rPr>
                <w:del w:id="782" w:author="think" w:date="2017-02-12T21:01:00Z"/>
                <w:sz w:val="21"/>
                <w:szCs w:val="21"/>
              </w:rPr>
            </w:pPr>
            <w:del w:id="783" w:author="think" w:date="2017-02-12T21:01:00Z">
              <w:r w:rsidRPr="00226BD4" w:rsidDel="007656F6">
                <w:rPr>
                  <w:sz w:val="21"/>
                  <w:szCs w:val="21"/>
                </w:rPr>
                <w:delText>商户开通时间</w:delText>
              </w:r>
            </w:del>
          </w:p>
        </w:tc>
        <w:tc>
          <w:tcPr>
            <w:tcW w:w="854" w:type="pct"/>
            <w:tcPrChange w:id="784" w:author="think" w:date="2017-02-12T21:45:00Z">
              <w:tcPr>
                <w:tcW w:w="1208" w:type="pct"/>
                <w:gridSpan w:val="3"/>
              </w:tcPr>
            </w:tcPrChange>
          </w:tcPr>
          <w:p w14:paraId="04E2F027" w14:textId="57861B00" w:rsidR="00432ED9" w:rsidRPr="00226BD4" w:rsidDel="007656F6" w:rsidRDefault="00432ED9">
            <w:pPr>
              <w:rPr>
                <w:del w:id="785" w:author="think" w:date="2017-02-12T21:01:00Z"/>
                <w:sz w:val="21"/>
                <w:szCs w:val="21"/>
              </w:rPr>
            </w:pPr>
            <w:del w:id="786" w:author="think" w:date="2017-02-12T21:01:00Z">
              <w:r w:rsidRPr="00226BD4" w:rsidDel="007656F6">
                <w:rPr>
                  <w:sz w:val="21"/>
                  <w:szCs w:val="21"/>
                </w:rPr>
                <w:delText>DATETIME</w:delText>
              </w:r>
            </w:del>
            <w:ins w:id="787" w:author="Administrator" w:date="2017-02-10T18:45:00Z">
              <w:del w:id="788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timestamp</w:delText>
                </w:r>
              </w:del>
            </w:ins>
          </w:p>
        </w:tc>
        <w:tc>
          <w:tcPr>
            <w:tcW w:w="1073" w:type="pct"/>
            <w:tcPrChange w:id="789" w:author="think" w:date="2017-02-12T21:45:00Z">
              <w:tcPr>
                <w:tcW w:w="889" w:type="pct"/>
              </w:tcPr>
            </w:tcPrChange>
          </w:tcPr>
          <w:p w14:paraId="1123C7C9" w14:textId="4EC6B92C" w:rsidR="00432ED9" w:rsidRPr="00226BD4" w:rsidDel="007656F6" w:rsidRDefault="00432ED9">
            <w:pPr>
              <w:rPr>
                <w:del w:id="790" w:author="think" w:date="2017-02-12T21:01:00Z"/>
                <w:sz w:val="21"/>
                <w:szCs w:val="21"/>
              </w:rPr>
            </w:pPr>
          </w:p>
        </w:tc>
      </w:tr>
      <w:tr w:rsidR="00432ED9" w:rsidRPr="00226BD4" w14:paraId="0831EA7D" w14:textId="77777777" w:rsidTr="00432ED9">
        <w:trPr>
          <w:trHeight w:val="441"/>
          <w:trPrChange w:id="79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79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E15B4B7" w14:textId="7EA70A84" w:rsidR="00432ED9" w:rsidRPr="00226BD4" w:rsidRDefault="00432ED9">
            <w:pPr>
              <w:rPr>
                <w:sz w:val="21"/>
                <w:szCs w:val="21"/>
              </w:rPr>
            </w:pPr>
            <w:ins w:id="79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19</w:t>
              </w:r>
            </w:ins>
            <w:del w:id="794" w:author="think" w:date="2017-02-12T21:44:00Z">
              <w:r w:rsidRPr="00226BD4" w:rsidDel="00657F98">
                <w:rPr>
                  <w:sz w:val="21"/>
                  <w:szCs w:val="21"/>
                </w:rPr>
                <w:delText>13</w:delText>
              </w:r>
            </w:del>
          </w:p>
        </w:tc>
        <w:tc>
          <w:tcPr>
            <w:tcW w:w="1453" w:type="pct"/>
            <w:tcPrChange w:id="795" w:author="think" w:date="2017-02-12T21:45:00Z">
              <w:tcPr>
                <w:tcW w:w="1452" w:type="pct"/>
                <w:gridSpan w:val="3"/>
              </w:tcPr>
            </w:tcPrChange>
          </w:tcPr>
          <w:p w14:paraId="11C28EAD" w14:textId="7417431B" w:rsidR="00432ED9" w:rsidRPr="00226BD4" w:rsidRDefault="00846948">
            <w:pPr>
              <w:rPr>
                <w:sz w:val="21"/>
                <w:szCs w:val="21"/>
              </w:rPr>
            </w:pPr>
            <w:ins w:id="796" w:author="think" w:date="2017-02-12T22:38:00Z">
              <w:r>
                <w:rPr>
                  <w:sz w:val="21"/>
                  <w:szCs w:val="21"/>
                </w:rPr>
                <w:t>is_</w:t>
              </w:r>
            </w:ins>
            <w:del w:id="797" w:author="Administrator" w:date="2017-02-10T18:45:00Z">
              <w:r w:rsidR="00432ED9" w:rsidDel="00E90C73">
                <w:rPr>
                  <w:sz w:val="21"/>
                  <w:szCs w:val="21"/>
                </w:rPr>
                <w:delText>Merchant_</w:delText>
              </w:r>
              <w:r w:rsidR="00432ED9" w:rsidRPr="00226BD4" w:rsidDel="00E90C73">
                <w:rPr>
                  <w:sz w:val="21"/>
                  <w:szCs w:val="21"/>
                </w:rPr>
                <w:delText>state</w:delText>
              </w:r>
            </w:del>
            <w:ins w:id="798" w:author="Administrator" w:date="2017-02-10T18:45:00Z">
              <w:r w:rsidR="00432ED9">
                <w:rPr>
                  <w:sz w:val="21"/>
                  <w:szCs w:val="21"/>
                </w:rPr>
                <w:t>enable</w:t>
              </w:r>
            </w:ins>
          </w:p>
        </w:tc>
        <w:tc>
          <w:tcPr>
            <w:tcW w:w="1281" w:type="pct"/>
            <w:tcPrChange w:id="799" w:author="think" w:date="2017-02-12T21:45:00Z">
              <w:tcPr>
                <w:tcW w:w="1112" w:type="pct"/>
                <w:gridSpan w:val="3"/>
              </w:tcPr>
            </w:tcPrChange>
          </w:tcPr>
          <w:p w14:paraId="6FE82D2E" w14:textId="33AE5F8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商户状态</w:t>
            </w:r>
          </w:p>
        </w:tc>
        <w:tc>
          <w:tcPr>
            <w:tcW w:w="854" w:type="pct"/>
            <w:tcPrChange w:id="800" w:author="think" w:date="2017-02-12T21:45:00Z">
              <w:tcPr>
                <w:tcW w:w="1208" w:type="pct"/>
                <w:gridSpan w:val="3"/>
              </w:tcPr>
            </w:tcPrChange>
          </w:tcPr>
          <w:p w14:paraId="391A2F9A" w14:textId="67782BF9" w:rsidR="00432ED9" w:rsidRPr="00226BD4" w:rsidRDefault="00432ED9">
            <w:pPr>
              <w:rPr>
                <w:sz w:val="21"/>
                <w:szCs w:val="21"/>
              </w:rPr>
            </w:pPr>
            <w:del w:id="801" w:author="Administrator" w:date="2017-02-10T18:45:00Z">
              <w:r w:rsidRPr="00226BD4" w:rsidDel="00FC577C">
                <w:rPr>
                  <w:sz w:val="21"/>
                  <w:szCs w:val="21"/>
                </w:rPr>
                <w:delText>VARCHAR</w:delText>
              </w:r>
            </w:del>
            <w:ins w:id="802" w:author="Administrator" w:date="2017-02-10T18:45:00Z">
              <w:r>
                <w:rPr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803" w:author="Administrator" w:date="2017-02-10T18:45:00Z">
              <w:r w:rsidRPr="00226BD4" w:rsidDel="00FC577C">
                <w:rPr>
                  <w:sz w:val="21"/>
                  <w:szCs w:val="21"/>
                </w:rPr>
                <w:delText>50</w:delText>
              </w:r>
            </w:del>
            <w:ins w:id="804" w:author="Administrator" w:date="2017-02-10T18:45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805" w:author="think" w:date="2017-02-12T21:45:00Z">
              <w:tcPr>
                <w:tcW w:w="889" w:type="pct"/>
              </w:tcPr>
            </w:tcPrChange>
          </w:tcPr>
          <w:p w14:paraId="3CA10462" w14:textId="24CACC95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</w:t>
            </w:r>
            <w:ins w:id="806" w:author="Administrator" w:date="2017-02-10T18:46:00Z">
              <w:r>
                <w:rPr>
                  <w:rFonts w:hint="eastAsia"/>
                  <w:sz w:val="21"/>
                  <w:szCs w:val="21"/>
                </w:rPr>
                <w:t>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432ED9" w:rsidRPr="00226BD4" w:rsidDel="00903E1E" w14:paraId="191CFAF8" w14:textId="4467D424" w:rsidTr="00432ED9">
        <w:trPr>
          <w:trHeight w:val="441"/>
          <w:trPrChange w:id="80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80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DFD6A70" w14:textId="0F425AB1" w:rsidR="00432ED9" w:rsidRPr="00226BD4" w:rsidDel="00903E1E" w:rsidRDefault="00432ED9">
            <w:pPr>
              <w:rPr>
                <w:moveFrom w:id="809" w:author="think" w:date="2017-02-12T21:37:00Z"/>
                <w:sz w:val="21"/>
                <w:szCs w:val="21"/>
              </w:rPr>
            </w:pPr>
            <w:ins w:id="81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20</w:t>
              </w:r>
            </w:ins>
            <w:moveFromRangeStart w:id="811" w:author="think" w:date="2017-02-12T21:37:00Z" w:name="move474698754"/>
            <w:moveFrom w:id="812" w:author="think" w:date="2017-02-12T21:37:00Z">
              <w:del w:id="813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From>
          </w:p>
        </w:tc>
        <w:tc>
          <w:tcPr>
            <w:tcW w:w="1453" w:type="pct"/>
            <w:tcPrChange w:id="814" w:author="think" w:date="2017-02-12T21:45:00Z">
              <w:tcPr>
                <w:tcW w:w="1368" w:type="pct"/>
                <w:gridSpan w:val="2"/>
              </w:tcPr>
            </w:tcPrChange>
          </w:tcPr>
          <w:p w14:paraId="7DE95141" w14:textId="6286B626" w:rsidR="00432ED9" w:rsidRPr="00226BD4" w:rsidDel="00903E1E" w:rsidRDefault="00432ED9">
            <w:pPr>
              <w:rPr>
                <w:moveFrom w:id="815" w:author="think" w:date="2017-02-12T21:37:00Z"/>
                <w:sz w:val="21"/>
                <w:szCs w:val="21"/>
              </w:rPr>
            </w:pPr>
            <w:moveFrom w:id="816" w:author="think" w:date="2017-02-12T21:37:00Z">
              <w:r w:rsidDel="00903E1E">
                <w:rPr>
                  <w:sz w:val="21"/>
                  <w:szCs w:val="21"/>
                </w:rPr>
                <w:t>merchant_</w:t>
              </w:r>
              <w:r w:rsidRPr="00226BD4" w:rsidDel="00903E1E">
                <w:rPr>
                  <w:sz w:val="21"/>
                  <w:szCs w:val="21"/>
                </w:rPr>
                <w:t>type</w:t>
              </w:r>
            </w:moveFrom>
          </w:p>
        </w:tc>
        <w:tc>
          <w:tcPr>
            <w:tcW w:w="1281" w:type="pct"/>
            <w:tcPrChange w:id="817" w:author="think" w:date="2017-02-12T21:45:00Z">
              <w:tcPr>
                <w:tcW w:w="1196" w:type="pct"/>
                <w:gridSpan w:val="4"/>
              </w:tcPr>
            </w:tcPrChange>
          </w:tcPr>
          <w:p w14:paraId="7ADF3381" w14:textId="4EC04CEB" w:rsidR="00432ED9" w:rsidRPr="00226BD4" w:rsidDel="00903E1E" w:rsidRDefault="00432ED9">
            <w:pPr>
              <w:rPr>
                <w:moveFrom w:id="818" w:author="think" w:date="2017-02-12T21:37:00Z"/>
                <w:sz w:val="21"/>
                <w:szCs w:val="21"/>
              </w:rPr>
            </w:pPr>
            <w:moveFrom w:id="819" w:author="think" w:date="2017-02-12T21:37:00Z">
              <w:r w:rsidRPr="00226BD4" w:rsidDel="00903E1E">
                <w:rPr>
                  <w:rFonts w:hint="eastAsia"/>
                  <w:sz w:val="21"/>
                  <w:szCs w:val="21"/>
                </w:rPr>
                <w:t>商户类型</w:t>
              </w:r>
            </w:moveFrom>
          </w:p>
        </w:tc>
        <w:tc>
          <w:tcPr>
            <w:tcW w:w="854" w:type="pct"/>
            <w:tcPrChange w:id="820" w:author="think" w:date="2017-02-12T21:45:00Z">
              <w:tcPr>
                <w:tcW w:w="1208" w:type="pct"/>
                <w:gridSpan w:val="3"/>
              </w:tcPr>
            </w:tcPrChange>
          </w:tcPr>
          <w:p w14:paraId="5FC7D6AB" w14:textId="211CEBCA" w:rsidR="00432ED9" w:rsidRPr="00226BD4" w:rsidDel="00903E1E" w:rsidRDefault="00432ED9">
            <w:pPr>
              <w:rPr>
                <w:moveFrom w:id="821" w:author="think" w:date="2017-02-12T21:37:00Z"/>
                <w:sz w:val="21"/>
                <w:szCs w:val="21"/>
              </w:rPr>
            </w:pPr>
            <w:moveFrom w:id="822" w:author="think" w:date="2017-02-12T21:37:00Z">
              <w:r w:rsidRPr="00226BD4" w:rsidDel="00903E1E">
                <w:rPr>
                  <w:sz w:val="21"/>
                  <w:szCs w:val="21"/>
                </w:rPr>
                <w:t>varchar(50)</w:t>
              </w:r>
            </w:moveFrom>
          </w:p>
        </w:tc>
        <w:tc>
          <w:tcPr>
            <w:tcW w:w="1073" w:type="pct"/>
            <w:tcPrChange w:id="823" w:author="think" w:date="2017-02-12T21:45:00Z">
              <w:tcPr>
                <w:tcW w:w="890" w:type="pct"/>
              </w:tcPr>
            </w:tcPrChange>
          </w:tcPr>
          <w:p w14:paraId="1083533D" w14:textId="0A8250F1" w:rsidR="00432ED9" w:rsidRPr="00226BD4" w:rsidDel="00903E1E" w:rsidRDefault="00432ED9">
            <w:pPr>
              <w:rPr>
                <w:moveFrom w:id="824" w:author="think" w:date="2017-02-12T21:37:00Z"/>
                <w:sz w:val="21"/>
                <w:szCs w:val="21"/>
              </w:rPr>
            </w:pPr>
            <w:moveFrom w:id="825" w:author="think" w:date="2017-02-12T21:37:00Z">
              <w:r w:rsidDel="00903E1E">
                <w:rPr>
                  <w:rFonts w:hint="eastAsia"/>
                  <w:sz w:val="21"/>
                  <w:szCs w:val="21"/>
                </w:rPr>
                <w:t>餐饮、娱乐、百货等</w:t>
              </w:r>
            </w:moveFrom>
          </w:p>
        </w:tc>
      </w:tr>
      <w:moveFromRangeEnd w:id="811"/>
      <w:tr w:rsidR="00432ED9" w:rsidRPr="00226BD4" w14:paraId="4E428EAB" w14:textId="77777777" w:rsidTr="00432ED9">
        <w:trPr>
          <w:trHeight w:val="441"/>
          <w:trPrChange w:id="82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82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7D4AB3A" w14:textId="66A7B744" w:rsidR="00432ED9" w:rsidRPr="00226BD4" w:rsidRDefault="00432ED9">
            <w:pPr>
              <w:rPr>
                <w:sz w:val="21"/>
                <w:szCs w:val="21"/>
              </w:rPr>
            </w:pPr>
            <w:ins w:id="82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21</w:t>
              </w:r>
            </w:ins>
            <w:del w:id="829" w:author="think" w:date="2017-02-12T21:44:00Z">
              <w:r w:rsidRPr="00226BD4" w:rsidDel="00657F98">
                <w:rPr>
                  <w:sz w:val="21"/>
                  <w:szCs w:val="21"/>
                </w:rPr>
                <w:delText>15</w:delText>
              </w:r>
            </w:del>
          </w:p>
        </w:tc>
        <w:tc>
          <w:tcPr>
            <w:tcW w:w="1453" w:type="pct"/>
            <w:tcPrChange w:id="830" w:author="think" w:date="2017-02-12T21:45:00Z">
              <w:tcPr>
                <w:tcW w:w="1452" w:type="pct"/>
                <w:gridSpan w:val="3"/>
              </w:tcPr>
            </w:tcPrChange>
          </w:tcPr>
          <w:p w14:paraId="04B98D37" w14:textId="09F570F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 w:rsidRPr="00226BD4">
              <w:rPr>
                <w:sz w:val="21"/>
                <w:szCs w:val="21"/>
              </w:rPr>
              <w:t>ttachment</w:t>
            </w:r>
            <w:ins w:id="831" w:author="think" w:date="2017-02-12T21:38:00Z"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1281" w:type="pct"/>
            <w:tcPrChange w:id="832" w:author="think" w:date="2017-02-12T21:45:00Z">
              <w:tcPr>
                <w:tcW w:w="1112" w:type="pct"/>
                <w:gridSpan w:val="3"/>
              </w:tcPr>
            </w:tcPrChange>
          </w:tcPr>
          <w:p w14:paraId="5D6B32D9" w14:textId="480FEE5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附件</w:t>
            </w:r>
            <w:ins w:id="833" w:author="think" w:date="2017-02-12T21:38:00Z">
              <w:r>
                <w:rPr>
                  <w:rFonts w:hint="eastAsia"/>
                  <w:sz w:val="21"/>
                  <w:szCs w:val="21"/>
                </w:rPr>
                <w:t>的网站路径</w:t>
              </w:r>
            </w:ins>
          </w:p>
        </w:tc>
        <w:tc>
          <w:tcPr>
            <w:tcW w:w="854" w:type="pct"/>
            <w:tcPrChange w:id="834" w:author="think" w:date="2017-02-12T21:45:00Z">
              <w:tcPr>
                <w:tcW w:w="1208" w:type="pct"/>
                <w:gridSpan w:val="3"/>
              </w:tcPr>
            </w:tcPrChange>
          </w:tcPr>
          <w:p w14:paraId="748A8DB0" w14:textId="78C2A72B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835" w:author="think" w:date="2017-02-12T21:38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836" w:author="think" w:date="2017-02-12T21:38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073" w:type="pct"/>
            <w:tcPrChange w:id="837" w:author="think" w:date="2017-02-12T21:45:00Z">
              <w:tcPr>
                <w:tcW w:w="889" w:type="pct"/>
              </w:tcPr>
            </w:tcPrChange>
          </w:tcPr>
          <w:p w14:paraId="026A977F" w14:textId="6A7779D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上传营业执照</w:t>
            </w:r>
            <w:del w:id="838" w:author="think" w:date="2017-02-12T21:39:00Z">
              <w:r w:rsidDel="004C3BD6">
                <w:rPr>
                  <w:rFonts w:hint="eastAsia"/>
                  <w:sz w:val="21"/>
                  <w:szCs w:val="21"/>
                </w:rPr>
                <w:delText>等</w:delText>
              </w:r>
            </w:del>
            <w:ins w:id="839" w:author="think" w:date="2017-02-12T21:39:00Z">
              <w:r>
                <w:rPr>
                  <w:rFonts w:hint="eastAsia"/>
                  <w:sz w:val="21"/>
                  <w:szCs w:val="21"/>
                </w:rPr>
                <w:t>后返回的路径</w:t>
              </w:r>
            </w:ins>
            <w:ins w:id="840" w:author="think" w:date="2017-02-12T21:38:00Z">
              <w:r>
                <w:rPr>
                  <w:rFonts w:hint="eastAsia"/>
                  <w:sz w:val="21"/>
                  <w:szCs w:val="21"/>
                </w:rPr>
                <w:t>，</w:t>
              </w:r>
            </w:ins>
            <w:ins w:id="841" w:author="think" w:date="2017-02-12T21:39:00Z">
              <w:r>
                <w:rPr>
                  <w:rFonts w:hint="eastAsia"/>
                  <w:sz w:val="21"/>
                  <w:szCs w:val="21"/>
                </w:rPr>
                <w:t>多个证件半角逗号分隔。</w:t>
              </w:r>
            </w:ins>
          </w:p>
        </w:tc>
      </w:tr>
      <w:tr w:rsidR="00432ED9" w:rsidRPr="00226BD4" w14:paraId="428F037D" w14:textId="77777777" w:rsidTr="00432ED9">
        <w:trPr>
          <w:trHeight w:val="441"/>
          <w:trPrChange w:id="84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84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A68246A" w14:textId="57B0FE86" w:rsidR="00432ED9" w:rsidRPr="00226BD4" w:rsidRDefault="00432ED9">
            <w:pPr>
              <w:rPr>
                <w:sz w:val="21"/>
                <w:szCs w:val="21"/>
              </w:rPr>
            </w:pPr>
            <w:ins w:id="84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22</w:t>
              </w:r>
            </w:ins>
            <w:del w:id="845" w:author="think" w:date="2017-02-12T21:44:00Z">
              <w:r w:rsidDel="00657F98">
                <w:rPr>
                  <w:sz w:val="21"/>
                  <w:szCs w:val="21"/>
                </w:rPr>
                <w:delText>16</w:delText>
              </w:r>
            </w:del>
          </w:p>
        </w:tc>
        <w:tc>
          <w:tcPr>
            <w:tcW w:w="1453" w:type="pct"/>
            <w:tcPrChange w:id="846" w:author="think" w:date="2017-02-12T21:45:00Z">
              <w:tcPr>
                <w:tcW w:w="1452" w:type="pct"/>
                <w:gridSpan w:val="3"/>
              </w:tcPr>
            </w:tcPrChange>
          </w:tcPr>
          <w:p w14:paraId="3849F5BD" w14:textId="2EF8240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qr</w:t>
            </w:r>
            <w:ins w:id="847" w:author="think" w:date="2017-02-12T21:39:00Z">
              <w:r>
                <w:rPr>
                  <w:sz w:val="21"/>
                  <w:szCs w:val="21"/>
                </w:rPr>
                <w:t>_</w:t>
              </w:r>
            </w:ins>
            <w:r>
              <w:rPr>
                <w:sz w:val="21"/>
                <w:szCs w:val="21"/>
              </w:rPr>
              <w:t>c</w:t>
            </w:r>
            <w:r w:rsidRPr="00226BD4">
              <w:rPr>
                <w:sz w:val="21"/>
                <w:szCs w:val="21"/>
              </w:rPr>
              <w:t>ode</w:t>
            </w:r>
          </w:p>
        </w:tc>
        <w:tc>
          <w:tcPr>
            <w:tcW w:w="1281" w:type="pct"/>
            <w:tcPrChange w:id="848" w:author="think" w:date="2017-02-12T21:45:00Z">
              <w:tcPr>
                <w:tcW w:w="1112" w:type="pct"/>
                <w:gridSpan w:val="3"/>
              </w:tcPr>
            </w:tcPrChange>
          </w:tcPr>
          <w:p w14:paraId="08651779" w14:textId="6EDF67DE" w:rsidR="00432ED9" w:rsidRPr="00226BD4" w:rsidRDefault="00432ED9">
            <w:pPr>
              <w:rPr>
                <w:sz w:val="21"/>
                <w:szCs w:val="21"/>
              </w:rPr>
            </w:pPr>
            <w:ins w:id="849" w:author="think" w:date="2017-02-12T21:40:00Z">
              <w:r>
                <w:rPr>
                  <w:rFonts w:hint="eastAsia"/>
                  <w:sz w:val="21"/>
                  <w:szCs w:val="21"/>
                </w:rPr>
                <w:t>我司生成</w:t>
              </w:r>
            </w:ins>
            <w:r w:rsidRPr="00226BD4">
              <w:rPr>
                <w:rFonts w:hint="eastAsia"/>
                <w:sz w:val="21"/>
                <w:szCs w:val="21"/>
              </w:rPr>
              <w:t>二维码</w:t>
            </w:r>
            <w:ins w:id="850" w:author="think" w:date="2017-02-12T21:40:00Z">
              <w:r>
                <w:rPr>
                  <w:rFonts w:hint="eastAsia"/>
                  <w:sz w:val="21"/>
                  <w:szCs w:val="21"/>
                </w:rPr>
                <w:t>路径</w:t>
              </w:r>
            </w:ins>
          </w:p>
        </w:tc>
        <w:tc>
          <w:tcPr>
            <w:tcW w:w="854" w:type="pct"/>
            <w:tcPrChange w:id="851" w:author="think" w:date="2017-02-12T21:45:00Z">
              <w:tcPr>
                <w:tcW w:w="1208" w:type="pct"/>
                <w:gridSpan w:val="3"/>
              </w:tcPr>
            </w:tcPrChange>
          </w:tcPr>
          <w:p w14:paraId="29423F32" w14:textId="42D817E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852" w:author="think" w:date="2017-02-12T21:40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853" w:author="think" w:date="2017-02-12T21:40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del w:id="854" w:author="think" w:date="2017-02-12T21:42:00Z">
              <w:r w:rsidRPr="00226BD4" w:rsidDel="000D28F4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855" w:author="think" w:date="2017-02-12T21:45:00Z">
              <w:tcPr>
                <w:tcW w:w="889" w:type="pct"/>
              </w:tcPr>
            </w:tcPrChange>
          </w:tcPr>
          <w:p w14:paraId="6D7F2A84" w14:textId="302E98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二维码图片</w:t>
            </w:r>
            <w:ins w:id="856" w:author="think" w:date="2017-02-12T21:41:00Z">
              <w:r>
                <w:rPr>
                  <w:rFonts w:hint="eastAsia"/>
                  <w:sz w:val="21"/>
                  <w:szCs w:val="21"/>
                </w:rPr>
                <w:t>内容，二维码前端生成。</w:t>
              </w:r>
            </w:ins>
          </w:p>
        </w:tc>
      </w:tr>
      <w:tr w:rsidR="00432ED9" w:rsidRPr="00226BD4" w:rsidDel="00C5477E" w14:paraId="51693E38" w14:textId="630E1440" w:rsidTr="00432ED9">
        <w:trPr>
          <w:trHeight w:val="441"/>
          <w:del w:id="857" w:author="think" w:date="2017-02-13T22:45:00Z"/>
          <w:trPrChange w:id="85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85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3859DDE" w14:textId="47BDA472" w:rsidR="00432ED9" w:rsidRPr="00122014" w:rsidDel="00C5477E" w:rsidRDefault="00432ED9">
            <w:pPr>
              <w:rPr>
                <w:del w:id="860" w:author="think" w:date="2017-02-13T22:45:00Z"/>
                <w:moveFrom w:id="861" w:author="think" w:date="2017-02-12T21:41:00Z"/>
                <w:sz w:val="21"/>
                <w:szCs w:val="21"/>
              </w:rPr>
            </w:pPr>
            <w:moveFromRangeStart w:id="862" w:author="think" w:date="2017-02-12T21:41:00Z" w:name="move474699029"/>
            <w:moveFrom w:id="863" w:author="think" w:date="2017-02-12T21:41:00Z">
              <w:del w:id="864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From>
          </w:p>
        </w:tc>
        <w:tc>
          <w:tcPr>
            <w:tcW w:w="1453" w:type="pct"/>
            <w:tcPrChange w:id="865" w:author="think" w:date="2017-02-12T21:45:00Z">
              <w:tcPr>
                <w:tcW w:w="1368" w:type="pct"/>
                <w:gridSpan w:val="2"/>
              </w:tcPr>
            </w:tcPrChange>
          </w:tcPr>
          <w:p w14:paraId="3805FDC1" w14:textId="515A9756" w:rsidR="00432ED9" w:rsidDel="00C5477E" w:rsidRDefault="00432ED9">
            <w:pPr>
              <w:rPr>
                <w:del w:id="866" w:author="think" w:date="2017-02-13T22:45:00Z"/>
                <w:moveFrom w:id="867" w:author="think" w:date="2017-02-12T21:41:00Z"/>
                <w:sz w:val="21"/>
                <w:szCs w:val="21"/>
              </w:rPr>
            </w:pPr>
            <w:moveFrom w:id="868" w:author="think" w:date="2017-02-12T21:41:00Z">
              <w:del w:id="869" w:author="think" w:date="2017-02-13T22:45:00Z">
                <w:r w:rsidDel="00C5477E">
                  <w:rPr>
                    <w:sz w:val="21"/>
                    <w:szCs w:val="21"/>
                  </w:rPr>
                  <w:delText>cashiers_mobile</w:delText>
                </w:r>
              </w:del>
            </w:moveFrom>
          </w:p>
        </w:tc>
        <w:tc>
          <w:tcPr>
            <w:tcW w:w="1281" w:type="pct"/>
            <w:tcPrChange w:id="870" w:author="think" w:date="2017-02-12T21:45:00Z">
              <w:tcPr>
                <w:tcW w:w="1196" w:type="pct"/>
                <w:gridSpan w:val="4"/>
              </w:tcPr>
            </w:tcPrChange>
          </w:tcPr>
          <w:p w14:paraId="58E4A01E" w14:textId="2F0D9B12" w:rsidR="00432ED9" w:rsidDel="00C5477E" w:rsidRDefault="00432ED9">
            <w:pPr>
              <w:rPr>
                <w:del w:id="871" w:author="think" w:date="2017-02-13T22:45:00Z"/>
                <w:moveFrom w:id="872" w:author="think" w:date="2017-02-12T21:41:00Z"/>
                <w:sz w:val="21"/>
                <w:szCs w:val="21"/>
              </w:rPr>
            </w:pPr>
            <w:moveFrom w:id="873" w:author="think" w:date="2017-02-12T21:41:00Z">
              <w:del w:id="874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</w:delText>
                </w:r>
              </w:del>
            </w:moveFrom>
          </w:p>
        </w:tc>
        <w:tc>
          <w:tcPr>
            <w:tcW w:w="854" w:type="pct"/>
            <w:tcPrChange w:id="875" w:author="think" w:date="2017-02-12T21:45:00Z">
              <w:tcPr>
                <w:tcW w:w="1208" w:type="pct"/>
                <w:gridSpan w:val="3"/>
              </w:tcPr>
            </w:tcPrChange>
          </w:tcPr>
          <w:p w14:paraId="55DF71EB" w14:textId="5F205C43" w:rsidR="00432ED9" w:rsidRPr="00226BD4" w:rsidDel="00C5477E" w:rsidRDefault="00432ED9">
            <w:pPr>
              <w:rPr>
                <w:del w:id="876" w:author="think" w:date="2017-02-13T22:45:00Z"/>
                <w:moveFrom w:id="877" w:author="think" w:date="2017-02-12T21:41:00Z"/>
                <w:sz w:val="21"/>
                <w:szCs w:val="21"/>
              </w:rPr>
            </w:pPr>
            <w:moveFrom w:id="878" w:author="think" w:date="2017-02-12T21:41:00Z">
              <w:del w:id="879" w:author="think" w:date="2017-02-13T22:45:00Z">
                <w:r w:rsidRPr="00226BD4" w:rsidDel="00C5477E">
                  <w:rPr>
                    <w:sz w:val="21"/>
                    <w:szCs w:val="21"/>
                  </w:rPr>
                  <w:delText>varchar(</w:delText>
                </w:r>
                <w:r w:rsidDel="00C5477E">
                  <w:rPr>
                    <w:sz w:val="21"/>
                    <w:szCs w:val="21"/>
                  </w:rPr>
                  <w:delText>5</w:delText>
                </w:r>
                <w:r w:rsidRPr="00226BD4" w:rsidDel="00C5477E">
                  <w:rPr>
                    <w:sz w:val="21"/>
                    <w:szCs w:val="21"/>
                  </w:rPr>
                  <w:delText>00)</w:delText>
                </w:r>
              </w:del>
            </w:moveFrom>
          </w:p>
        </w:tc>
        <w:tc>
          <w:tcPr>
            <w:tcW w:w="1073" w:type="pct"/>
            <w:tcPrChange w:id="880" w:author="think" w:date="2017-02-12T21:45:00Z">
              <w:tcPr>
                <w:tcW w:w="890" w:type="pct"/>
              </w:tcPr>
            </w:tcPrChange>
          </w:tcPr>
          <w:p w14:paraId="78222819" w14:textId="1759974D" w:rsidR="00432ED9" w:rsidDel="00C5477E" w:rsidRDefault="00432ED9">
            <w:pPr>
              <w:rPr>
                <w:del w:id="881" w:author="think" w:date="2017-02-13T22:45:00Z"/>
                <w:moveFrom w:id="882" w:author="think" w:date="2017-02-12T21:41:00Z"/>
                <w:sz w:val="21"/>
                <w:szCs w:val="21"/>
              </w:rPr>
            </w:pPr>
            <w:moveFrom w:id="883" w:author="think" w:date="2017-02-12T21:41:00Z">
              <w:del w:id="884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收银员手机号，多个号码用逗号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，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分开</w:delText>
                </w:r>
              </w:del>
            </w:moveFrom>
          </w:p>
        </w:tc>
      </w:tr>
      <w:moveFromRangeEnd w:id="862"/>
      <w:tr w:rsidR="00432ED9" w:rsidRPr="00226BD4" w14:paraId="30376B64" w14:textId="77777777" w:rsidTr="00432ED9">
        <w:trPr>
          <w:trHeight w:val="441"/>
          <w:ins w:id="885" w:author="Administrator" w:date="2017-02-10T18:43:00Z"/>
          <w:trPrChange w:id="88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88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D84BCFD" w14:textId="61587C4A" w:rsidR="00432ED9" w:rsidRDefault="00432ED9">
            <w:pPr>
              <w:rPr>
                <w:ins w:id="888" w:author="Administrator" w:date="2017-02-10T18:43:00Z"/>
                <w:sz w:val="21"/>
                <w:szCs w:val="21"/>
              </w:rPr>
            </w:pPr>
            <w:ins w:id="88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2</w:t>
              </w:r>
            </w:ins>
            <w:ins w:id="890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  <w:tcPrChange w:id="891" w:author="think" w:date="2017-02-12T21:45:00Z">
              <w:tcPr>
                <w:tcW w:w="1452" w:type="pct"/>
                <w:gridSpan w:val="3"/>
              </w:tcPr>
            </w:tcPrChange>
          </w:tcPr>
          <w:p w14:paraId="78531D29" w14:textId="6D5CD530" w:rsidR="00432ED9" w:rsidRDefault="00432ED9">
            <w:pPr>
              <w:rPr>
                <w:ins w:id="892" w:author="Administrator" w:date="2017-02-10T18:43:00Z"/>
                <w:sz w:val="21"/>
                <w:szCs w:val="21"/>
              </w:rPr>
            </w:pPr>
            <w:ins w:id="893" w:author="Administrator" w:date="2017-02-10T18:44:00Z">
              <w:r>
                <w:rPr>
                  <w:sz w:val="21"/>
                  <w:szCs w:val="21"/>
                </w:rPr>
                <w:t>open_id</w:t>
              </w:r>
            </w:ins>
          </w:p>
        </w:tc>
        <w:tc>
          <w:tcPr>
            <w:tcW w:w="1281" w:type="pct"/>
            <w:tcPrChange w:id="894" w:author="think" w:date="2017-02-12T21:45:00Z">
              <w:tcPr>
                <w:tcW w:w="1112" w:type="pct"/>
                <w:gridSpan w:val="3"/>
              </w:tcPr>
            </w:tcPrChange>
          </w:tcPr>
          <w:p w14:paraId="27929346" w14:textId="649AA42D" w:rsidR="00432ED9" w:rsidRDefault="00432ED9">
            <w:pPr>
              <w:rPr>
                <w:ins w:id="895" w:author="Administrator" w:date="2017-02-10T18:43:00Z"/>
                <w:sz w:val="21"/>
                <w:szCs w:val="21"/>
              </w:rPr>
            </w:pPr>
            <w:ins w:id="896" w:author="Administrator" w:date="2017-02-10T18:44:00Z">
              <w:r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sz w:val="21"/>
                  <w:szCs w:val="21"/>
                </w:rPr>
                <w:t>openid</w:t>
              </w:r>
              <w:r>
                <w:rPr>
                  <w:rFonts w:hint="eastAsia"/>
                  <w:sz w:val="21"/>
                  <w:szCs w:val="21"/>
                </w:rPr>
                <w:t>号</w:t>
              </w:r>
            </w:ins>
          </w:p>
        </w:tc>
        <w:tc>
          <w:tcPr>
            <w:tcW w:w="854" w:type="pct"/>
            <w:tcPrChange w:id="897" w:author="think" w:date="2017-02-12T21:45:00Z">
              <w:tcPr>
                <w:tcW w:w="1208" w:type="pct"/>
                <w:gridSpan w:val="3"/>
              </w:tcPr>
            </w:tcPrChange>
          </w:tcPr>
          <w:p w14:paraId="3D28B521" w14:textId="2D80483C" w:rsidR="00432ED9" w:rsidRPr="00226BD4" w:rsidRDefault="00432ED9">
            <w:pPr>
              <w:rPr>
                <w:ins w:id="898" w:author="Administrator" w:date="2017-02-10T18:43:00Z"/>
                <w:sz w:val="21"/>
                <w:szCs w:val="21"/>
              </w:rPr>
            </w:pPr>
            <w:ins w:id="899" w:author="think" w:date="2017-02-12T21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900" w:author="think" w:date="2017-02-12T21:43:00Z">
              <w:r>
                <w:rPr>
                  <w:sz w:val="21"/>
                  <w:szCs w:val="21"/>
                </w:rPr>
                <w:t>30</w:t>
              </w:r>
            </w:ins>
            <w:ins w:id="901" w:author="think" w:date="2017-02-12T21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902" w:author="think" w:date="2017-02-12T21:45:00Z">
              <w:tcPr>
                <w:tcW w:w="889" w:type="pct"/>
              </w:tcPr>
            </w:tcPrChange>
          </w:tcPr>
          <w:p w14:paraId="5DB97E84" w14:textId="77777777" w:rsidR="00432ED9" w:rsidRDefault="00432ED9">
            <w:pPr>
              <w:rPr>
                <w:ins w:id="903" w:author="Administrator" w:date="2017-02-10T18:43:00Z"/>
                <w:sz w:val="21"/>
                <w:szCs w:val="21"/>
              </w:rPr>
            </w:pPr>
          </w:p>
        </w:tc>
      </w:tr>
      <w:tr w:rsidR="00432ED9" w:rsidRPr="00226BD4" w14:paraId="1475812A" w14:textId="77777777" w:rsidTr="00432ED9">
        <w:trPr>
          <w:trHeight w:val="441"/>
          <w:ins w:id="904" w:author="think" w:date="2017-02-12T21:01:00Z"/>
          <w:trPrChange w:id="90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90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192C8745" w14:textId="475D6CEC" w:rsidR="00432ED9" w:rsidRPr="00226BD4" w:rsidRDefault="00432ED9">
            <w:pPr>
              <w:rPr>
                <w:ins w:id="907" w:author="think" w:date="2017-02-12T21:01:00Z"/>
                <w:sz w:val="21"/>
                <w:szCs w:val="21"/>
              </w:rPr>
              <w:pPrChange w:id="908" w:author="think" w:date="2017-02-12T21:23:00Z">
                <w:pPr>
                  <w:spacing w:line="560" w:lineRule="exact"/>
                </w:pPr>
              </w:pPrChange>
            </w:pPr>
            <w:ins w:id="90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910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  <w:tcPrChange w:id="911" w:author="think" w:date="2017-02-12T21:45:00Z">
              <w:tcPr>
                <w:tcW w:w="1452" w:type="pct"/>
                <w:gridSpan w:val="4"/>
              </w:tcPr>
            </w:tcPrChange>
          </w:tcPr>
          <w:p w14:paraId="5C4E1A69" w14:textId="1590A8CC" w:rsidR="00432ED9" w:rsidRPr="00226BD4" w:rsidRDefault="00432ED9">
            <w:pPr>
              <w:rPr>
                <w:ins w:id="912" w:author="think" w:date="2017-02-12T21:01:00Z"/>
                <w:sz w:val="21"/>
                <w:szCs w:val="21"/>
              </w:rPr>
              <w:pPrChange w:id="913" w:author="think" w:date="2017-02-12T21:23:00Z">
                <w:pPr>
                  <w:spacing w:line="560" w:lineRule="exact"/>
                </w:pPr>
              </w:pPrChange>
            </w:pPr>
            <w:ins w:id="914" w:author="think" w:date="2017-02-12T21:03:00Z">
              <w:r>
                <w:rPr>
                  <w:sz w:val="21"/>
                  <w:szCs w:val="21"/>
                </w:rPr>
                <w:t>gmt</w:t>
              </w:r>
            </w:ins>
            <w:ins w:id="915" w:author="think" w:date="2017-02-12T21:06:00Z">
              <w:r>
                <w:rPr>
                  <w:sz w:val="21"/>
                  <w:szCs w:val="21"/>
                </w:rPr>
                <w:t>_create</w:t>
              </w:r>
            </w:ins>
          </w:p>
        </w:tc>
        <w:tc>
          <w:tcPr>
            <w:tcW w:w="1281" w:type="pct"/>
            <w:tcPrChange w:id="916" w:author="think" w:date="2017-02-12T21:45:00Z">
              <w:tcPr>
                <w:tcW w:w="1196" w:type="pct"/>
                <w:gridSpan w:val="3"/>
              </w:tcPr>
            </w:tcPrChange>
          </w:tcPr>
          <w:p w14:paraId="3B581EC3" w14:textId="6E589A7E" w:rsidR="00432ED9" w:rsidRPr="00226BD4" w:rsidRDefault="004B7D6B">
            <w:pPr>
              <w:rPr>
                <w:ins w:id="917" w:author="think" w:date="2017-02-12T21:01:00Z"/>
                <w:sz w:val="21"/>
                <w:szCs w:val="21"/>
              </w:rPr>
              <w:pPrChange w:id="918" w:author="think" w:date="2017-02-12T21:23:00Z">
                <w:pPr>
                  <w:spacing w:line="560" w:lineRule="exact"/>
                </w:pPr>
              </w:pPrChange>
            </w:pPr>
            <w:ins w:id="919" w:author="think" w:date="2017-02-12T21:54:00Z">
              <w:r>
                <w:rPr>
                  <w:rFonts w:hint="eastAsia"/>
                  <w:sz w:val="21"/>
                  <w:szCs w:val="21"/>
                </w:rPr>
                <w:t>创建</w:t>
              </w:r>
            </w:ins>
            <w:ins w:id="920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921" w:author="think" w:date="2017-02-12T21:45:00Z">
              <w:tcPr>
                <w:tcW w:w="1123" w:type="pct"/>
                <w:gridSpan w:val="2"/>
              </w:tcPr>
            </w:tcPrChange>
          </w:tcPr>
          <w:p w14:paraId="3EA0F8E7" w14:textId="6AE7306A" w:rsidR="00432ED9" w:rsidRPr="00226BD4" w:rsidRDefault="00432ED9">
            <w:pPr>
              <w:rPr>
                <w:ins w:id="922" w:author="think" w:date="2017-02-12T21:01:00Z"/>
                <w:sz w:val="21"/>
                <w:szCs w:val="21"/>
              </w:rPr>
              <w:pPrChange w:id="923" w:author="think" w:date="2017-02-12T21:23:00Z">
                <w:pPr>
                  <w:spacing w:line="560" w:lineRule="exact"/>
                </w:pPr>
              </w:pPrChange>
            </w:pPr>
            <w:ins w:id="924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925" w:author="think" w:date="2017-02-12T21:45:00Z">
              <w:tcPr>
                <w:tcW w:w="889" w:type="pct"/>
              </w:tcPr>
            </w:tcPrChange>
          </w:tcPr>
          <w:p w14:paraId="40799C7F" w14:textId="77777777" w:rsidR="00432ED9" w:rsidRPr="00226BD4" w:rsidRDefault="00432ED9">
            <w:pPr>
              <w:rPr>
                <w:ins w:id="926" w:author="think" w:date="2017-02-12T21:01:00Z"/>
                <w:sz w:val="21"/>
                <w:szCs w:val="21"/>
              </w:rPr>
              <w:pPrChange w:id="927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2AA5D47B" w14:textId="77777777" w:rsidTr="00432ED9">
        <w:trPr>
          <w:trHeight w:val="441"/>
          <w:ins w:id="928" w:author="think" w:date="2017-02-12T21:01:00Z"/>
          <w:trPrChange w:id="92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93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63A0BCD" w14:textId="3745D2D4" w:rsidR="00432ED9" w:rsidRPr="00226BD4" w:rsidRDefault="00432ED9">
            <w:pPr>
              <w:rPr>
                <w:ins w:id="931" w:author="think" w:date="2017-02-12T21:01:00Z"/>
                <w:sz w:val="21"/>
                <w:szCs w:val="21"/>
              </w:rPr>
              <w:pPrChange w:id="932" w:author="think" w:date="2017-02-12T21:23:00Z">
                <w:pPr>
                  <w:spacing w:line="560" w:lineRule="exact"/>
                </w:pPr>
              </w:pPrChange>
            </w:pPr>
            <w:ins w:id="93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934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  <w:tcPrChange w:id="935" w:author="think" w:date="2017-02-12T21:45:00Z">
              <w:tcPr>
                <w:tcW w:w="1452" w:type="pct"/>
                <w:gridSpan w:val="4"/>
              </w:tcPr>
            </w:tcPrChange>
          </w:tcPr>
          <w:p w14:paraId="0BE39E34" w14:textId="29D3500E" w:rsidR="00432ED9" w:rsidRPr="00226BD4" w:rsidRDefault="00432ED9">
            <w:pPr>
              <w:rPr>
                <w:ins w:id="936" w:author="think" w:date="2017-02-12T21:01:00Z"/>
                <w:sz w:val="21"/>
                <w:szCs w:val="21"/>
              </w:rPr>
              <w:pPrChange w:id="937" w:author="think" w:date="2017-02-12T21:23:00Z">
                <w:pPr>
                  <w:spacing w:line="560" w:lineRule="exact"/>
                </w:pPr>
              </w:pPrChange>
            </w:pPr>
            <w:ins w:id="938" w:author="think" w:date="2017-02-12T21:06:00Z">
              <w:r>
                <w:rPr>
                  <w:sz w:val="21"/>
                  <w:szCs w:val="21"/>
                </w:rPr>
                <w:t>gmt_</w:t>
              </w:r>
            </w:ins>
            <w:ins w:id="939" w:author="think" w:date="2017-02-12T21:07:00Z">
              <w:r>
                <w:rPr>
                  <w:sz w:val="21"/>
                  <w:szCs w:val="21"/>
                </w:rPr>
                <w:t>modified</w:t>
              </w:r>
            </w:ins>
          </w:p>
        </w:tc>
        <w:tc>
          <w:tcPr>
            <w:tcW w:w="1281" w:type="pct"/>
            <w:tcPrChange w:id="940" w:author="think" w:date="2017-02-12T21:45:00Z">
              <w:tcPr>
                <w:tcW w:w="1196" w:type="pct"/>
                <w:gridSpan w:val="3"/>
              </w:tcPr>
            </w:tcPrChange>
          </w:tcPr>
          <w:p w14:paraId="3638E57E" w14:textId="69F8A8AC" w:rsidR="00432ED9" w:rsidRPr="00226BD4" w:rsidRDefault="004B7D6B">
            <w:pPr>
              <w:rPr>
                <w:ins w:id="941" w:author="think" w:date="2017-02-12T21:01:00Z"/>
                <w:sz w:val="21"/>
                <w:szCs w:val="21"/>
              </w:rPr>
              <w:pPrChange w:id="942" w:author="think" w:date="2017-02-12T21:23:00Z">
                <w:pPr>
                  <w:spacing w:line="560" w:lineRule="exact"/>
                </w:pPr>
              </w:pPrChange>
            </w:pPr>
            <w:ins w:id="943" w:author="think" w:date="2017-02-12T21:54:00Z">
              <w:r>
                <w:rPr>
                  <w:rFonts w:hint="eastAsia"/>
                  <w:sz w:val="21"/>
                  <w:szCs w:val="21"/>
                </w:rPr>
                <w:t>修改</w:t>
              </w:r>
            </w:ins>
            <w:ins w:id="944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945" w:author="think" w:date="2017-02-12T21:45:00Z">
              <w:tcPr>
                <w:tcW w:w="1123" w:type="pct"/>
                <w:gridSpan w:val="2"/>
              </w:tcPr>
            </w:tcPrChange>
          </w:tcPr>
          <w:p w14:paraId="3FC8D9E1" w14:textId="7F11DAA6" w:rsidR="00432ED9" w:rsidRPr="00226BD4" w:rsidRDefault="00432ED9">
            <w:pPr>
              <w:rPr>
                <w:ins w:id="946" w:author="think" w:date="2017-02-12T21:01:00Z"/>
                <w:sz w:val="21"/>
                <w:szCs w:val="21"/>
              </w:rPr>
              <w:pPrChange w:id="947" w:author="think" w:date="2017-02-12T21:23:00Z">
                <w:pPr>
                  <w:spacing w:line="560" w:lineRule="exact"/>
                </w:pPr>
              </w:pPrChange>
            </w:pPr>
            <w:ins w:id="948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949" w:author="think" w:date="2017-02-12T21:45:00Z">
              <w:tcPr>
                <w:tcW w:w="889" w:type="pct"/>
              </w:tcPr>
            </w:tcPrChange>
          </w:tcPr>
          <w:p w14:paraId="175B750B" w14:textId="77777777" w:rsidR="00432ED9" w:rsidRPr="00226BD4" w:rsidRDefault="00432ED9">
            <w:pPr>
              <w:rPr>
                <w:ins w:id="950" w:author="think" w:date="2017-02-12T21:01:00Z"/>
                <w:sz w:val="21"/>
                <w:szCs w:val="21"/>
              </w:rPr>
              <w:pPrChange w:id="951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8524A26" w14:textId="77777777" w:rsidTr="00432ED9">
        <w:trPr>
          <w:trHeight w:val="441"/>
          <w:ins w:id="952" w:author="think" w:date="2017-02-12T21:08:00Z"/>
          <w:trPrChange w:id="95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95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E4ACDC5" w14:textId="3731E812" w:rsidR="00432ED9" w:rsidRPr="00226BD4" w:rsidRDefault="00432ED9">
            <w:pPr>
              <w:rPr>
                <w:ins w:id="955" w:author="think" w:date="2017-02-12T21:08:00Z"/>
                <w:sz w:val="21"/>
                <w:szCs w:val="21"/>
              </w:rPr>
              <w:pPrChange w:id="956" w:author="think" w:date="2017-02-12T21:23:00Z">
                <w:pPr>
                  <w:spacing w:line="560" w:lineRule="exact"/>
                </w:pPr>
              </w:pPrChange>
            </w:pPr>
            <w:ins w:id="95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958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6</w:t>
              </w:r>
            </w:ins>
          </w:p>
        </w:tc>
        <w:tc>
          <w:tcPr>
            <w:tcW w:w="1453" w:type="pct"/>
            <w:tcPrChange w:id="959" w:author="think" w:date="2017-02-12T21:45:00Z">
              <w:tcPr>
                <w:tcW w:w="1452" w:type="pct"/>
                <w:gridSpan w:val="4"/>
              </w:tcPr>
            </w:tcPrChange>
          </w:tcPr>
          <w:p w14:paraId="56C4E30B" w14:textId="06B14544" w:rsidR="00432ED9" w:rsidRPr="00226BD4" w:rsidRDefault="00432ED9">
            <w:pPr>
              <w:rPr>
                <w:ins w:id="960" w:author="think" w:date="2017-02-12T21:08:00Z"/>
                <w:sz w:val="21"/>
                <w:szCs w:val="21"/>
              </w:rPr>
              <w:pPrChange w:id="961" w:author="think" w:date="2017-02-12T21:23:00Z">
                <w:pPr>
                  <w:spacing w:line="560" w:lineRule="exact"/>
                </w:pPr>
              </w:pPrChange>
            </w:pPr>
            <w:ins w:id="962" w:author="think" w:date="2017-02-12T21:08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1281" w:type="pct"/>
            <w:tcPrChange w:id="963" w:author="think" w:date="2017-02-12T21:45:00Z">
              <w:tcPr>
                <w:tcW w:w="1196" w:type="pct"/>
                <w:gridSpan w:val="3"/>
              </w:tcPr>
            </w:tcPrChange>
          </w:tcPr>
          <w:p w14:paraId="5A470D16" w14:textId="2ECDA830" w:rsidR="00432ED9" w:rsidRPr="00226BD4" w:rsidRDefault="004B7D6B">
            <w:pPr>
              <w:rPr>
                <w:ins w:id="964" w:author="think" w:date="2017-02-12T21:08:00Z"/>
                <w:sz w:val="21"/>
                <w:szCs w:val="21"/>
              </w:rPr>
              <w:pPrChange w:id="965" w:author="think" w:date="2017-02-12T21:23:00Z">
                <w:pPr>
                  <w:spacing w:line="560" w:lineRule="exact"/>
                </w:pPr>
              </w:pPrChange>
            </w:pPr>
            <w:ins w:id="966" w:author="think" w:date="2017-02-12T21:54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854" w:type="pct"/>
            <w:tcPrChange w:id="967" w:author="think" w:date="2017-02-12T21:45:00Z">
              <w:tcPr>
                <w:tcW w:w="1123" w:type="pct"/>
                <w:gridSpan w:val="2"/>
              </w:tcPr>
            </w:tcPrChange>
          </w:tcPr>
          <w:p w14:paraId="72CDFB00" w14:textId="008F9578" w:rsidR="00432ED9" w:rsidRPr="00226BD4" w:rsidRDefault="00647652">
            <w:pPr>
              <w:rPr>
                <w:ins w:id="968" w:author="think" w:date="2017-02-12T21:08:00Z"/>
                <w:sz w:val="21"/>
                <w:szCs w:val="21"/>
              </w:rPr>
              <w:pPrChange w:id="969" w:author="think" w:date="2017-02-12T21:23:00Z">
                <w:pPr>
                  <w:spacing w:line="560" w:lineRule="exact"/>
                </w:pPr>
              </w:pPrChange>
            </w:pPr>
            <w:ins w:id="970" w:author="think" w:date="2017-02-13T22:38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073" w:type="pct"/>
            <w:tcPrChange w:id="971" w:author="think" w:date="2017-02-12T21:45:00Z">
              <w:tcPr>
                <w:tcW w:w="889" w:type="pct"/>
              </w:tcPr>
            </w:tcPrChange>
          </w:tcPr>
          <w:p w14:paraId="6323326C" w14:textId="77777777" w:rsidR="00432ED9" w:rsidRPr="00226BD4" w:rsidRDefault="00432ED9">
            <w:pPr>
              <w:rPr>
                <w:ins w:id="972" w:author="think" w:date="2017-02-12T21:08:00Z"/>
                <w:sz w:val="21"/>
                <w:szCs w:val="21"/>
              </w:rPr>
              <w:pPrChange w:id="973" w:author="think" w:date="2017-02-12T21:23:00Z">
                <w:pPr>
                  <w:spacing w:line="560" w:lineRule="exact"/>
                </w:pPr>
              </w:pPrChange>
            </w:pPr>
          </w:p>
        </w:tc>
      </w:tr>
    </w:tbl>
    <w:p w14:paraId="591FA236" w14:textId="0907F64B" w:rsidR="005545A1" w:rsidRDefault="009700DE">
      <w:pPr>
        <w:pStyle w:val="3"/>
        <w:pPrChange w:id="974" w:author="think" w:date="2017-02-12T17:36:00Z">
          <w:pPr>
            <w:pStyle w:val="2"/>
          </w:pPr>
        </w:pPrChange>
      </w:pPr>
      <w:del w:id="975" w:author="think" w:date="2017-02-12T22:34:00Z">
        <w:r w:rsidDel="004D4B20">
          <w:rPr>
            <w:rFonts w:hint="eastAsia"/>
          </w:rPr>
          <w:delText>路由</w:delText>
        </w:r>
      </w:del>
      <w:bookmarkStart w:id="976" w:name="_Toc474703324"/>
      <w:ins w:id="977" w:author="think" w:date="2017-02-12T22:34:00Z">
        <w:r w:rsidR="004D4B20">
          <w:rPr>
            <w:rFonts w:hint="eastAsia"/>
          </w:rPr>
          <w:t>上游渠道</w:t>
        </w:r>
      </w:ins>
      <w:r>
        <w:rPr>
          <w:rFonts w:hint="eastAsia"/>
        </w:rPr>
        <w:t>基本信息</w:t>
      </w:r>
      <w:bookmarkEnd w:id="976"/>
      <w:ins w:id="978" w:author="think" w:date="2017-02-13T22:45:00Z">
        <w:r w:rsidR="000F2A94">
          <w:rPr>
            <w:rFonts w:hint="eastAsia"/>
          </w:rPr>
          <w:t>(</w:t>
        </w:r>
        <w:r w:rsidR="000F2A94">
          <w:t>wozhi_upstream</w:t>
        </w:r>
        <w:r w:rsidR="000F2A94">
          <w:rPr>
            <w:rFonts w:hint="eastAsia"/>
          </w:rPr>
          <w:t>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8"/>
        <w:gridCol w:w="2997"/>
        <w:gridCol w:w="1158"/>
        <w:gridCol w:w="1676"/>
        <w:gridCol w:w="2017"/>
      </w:tblGrid>
      <w:tr w:rsidR="00846948" w:rsidRPr="00226BD4" w14:paraId="62F9821B" w14:textId="77777777" w:rsidTr="00846948">
        <w:tc>
          <w:tcPr>
            <w:tcW w:w="257" w:type="pct"/>
          </w:tcPr>
          <w:p w14:paraId="2D9EC504" w14:textId="3841C6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06" w:type="pct"/>
          </w:tcPr>
          <w:p w14:paraId="3EF8E44C" w14:textId="21EA03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705" w:type="pct"/>
          </w:tcPr>
          <w:p w14:paraId="6D5B1A23" w14:textId="4AEED816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10" w:type="pct"/>
          </w:tcPr>
          <w:p w14:paraId="5B06AB72" w14:textId="26B8FA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222" w:type="pct"/>
          </w:tcPr>
          <w:p w14:paraId="29EC22A3" w14:textId="5883481D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846948" w:rsidRPr="00226BD4" w14:paraId="6CDB22D2" w14:textId="77777777" w:rsidTr="00846948">
        <w:tc>
          <w:tcPr>
            <w:tcW w:w="257" w:type="pct"/>
          </w:tcPr>
          <w:p w14:paraId="19013D2C" w14:textId="23606B43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06" w:type="pct"/>
          </w:tcPr>
          <w:p w14:paraId="5F948205" w14:textId="01C087BD" w:rsidR="00984FAB" w:rsidRPr="00226BD4" w:rsidRDefault="009700DE" w:rsidP="00285F50">
            <w:pPr>
              <w:rPr>
                <w:sz w:val="21"/>
                <w:szCs w:val="21"/>
              </w:rPr>
            </w:pPr>
            <w:del w:id="979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980" w:author="think" w:date="2017-02-12T22:34:00Z">
              <w:r w:rsidR="006F28B2">
                <w:rPr>
                  <w:rFonts w:hint="eastAsia"/>
                  <w:sz w:val="21"/>
                  <w:szCs w:val="21"/>
                </w:rPr>
                <w:t>up</w:t>
              </w:r>
              <w:r w:rsidR="006F28B2">
                <w:rPr>
                  <w:sz w:val="21"/>
                  <w:szCs w:val="21"/>
                </w:rPr>
                <w:t>stream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705" w:type="pct"/>
          </w:tcPr>
          <w:p w14:paraId="5F4CED21" w14:textId="76C7FFEE" w:rsidR="00984FAB" w:rsidRDefault="009700DE" w:rsidP="00285F50">
            <w:pPr>
              <w:rPr>
                <w:sz w:val="21"/>
                <w:szCs w:val="21"/>
              </w:rPr>
            </w:pPr>
            <w:del w:id="981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982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</w:t>
              </w:r>
            </w:ins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10" w:type="pct"/>
          </w:tcPr>
          <w:p w14:paraId="2531F9BC" w14:textId="7FD3C80F" w:rsidR="00984FAB" w:rsidRPr="00226BD4" w:rsidRDefault="009700DE" w:rsidP="00285F50">
            <w:pPr>
              <w:rPr>
                <w:sz w:val="21"/>
                <w:szCs w:val="21"/>
              </w:rPr>
            </w:pPr>
            <w:del w:id="983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varchar(</w:delText>
              </w:r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984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222" w:type="pct"/>
          </w:tcPr>
          <w:p w14:paraId="0946669C" w14:textId="13B7C6A1" w:rsidR="00984FAB" w:rsidRPr="00226BD4" w:rsidRDefault="009700DE" w:rsidP="00285F50">
            <w:pPr>
              <w:rPr>
                <w:sz w:val="21"/>
                <w:szCs w:val="21"/>
              </w:rPr>
            </w:pPr>
            <w:del w:id="985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系统</w:delText>
              </w:r>
              <w:r w:rsidDel="006F28B2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</w:p>
        </w:tc>
      </w:tr>
      <w:tr w:rsidR="00846948" w:rsidRPr="00226BD4" w14:paraId="3911D6B7" w14:textId="77777777" w:rsidTr="00846948">
        <w:tc>
          <w:tcPr>
            <w:tcW w:w="257" w:type="pct"/>
          </w:tcPr>
          <w:p w14:paraId="2DD3BC50" w14:textId="0E05E55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06" w:type="pct"/>
          </w:tcPr>
          <w:p w14:paraId="2EEC23CD" w14:textId="522404EC" w:rsidR="00984FAB" w:rsidRDefault="009700DE" w:rsidP="00285F50">
            <w:pPr>
              <w:rPr>
                <w:sz w:val="21"/>
                <w:szCs w:val="21"/>
              </w:rPr>
            </w:pPr>
            <w:del w:id="986" w:author="think" w:date="2017-02-12T22:34:00Z">
              <w:r w:rsidDel="006F28B2">
                <w:rPr>
                  <w:sz w:val="21"/>
                  <w:szCs w:val="21"/>
                </w:rPr>
                <w:delText>router</w:delText>
              </w:r>
            </w:del>
            <w:ins w:id="987" w:author="think" w:date="2017-02-12T22:34:00Z">
              <w:r w:rsidR="006F28B2">
                <w:rPr>
                  <w:sz w:val="21"/>
                  <w:szCs w:val="21"/>
                </w:rPr>
                <w:t>upstream</w:t>
              </w:r>
            </w:ins>
            <w:r>
              <w:rPr>
                <w:sz w:val="21"/>
                <w:szCs w:val="21"/>
              </w:rPr>
              <w:t>_name</w:t>
            </w:r>
          </w:p>
        </w:tc>
        <w:tc>
          <w:tcPr>
            <w:tcW w:w="705" w:type="pct"/>
          </w:tcPr>
          <w:p w14:paraId="3426480A" w14:textId="0153B6FC" w:rsidR="00984FAB" w:rsidRDefault="009700DE" w:rsidP="00285F50">
            <w:pPr>
              <w:rPr>
                <w:sz w:val="21"/>
                <w:szCs w:val="21"/>
              </w:rPr>
            </w:pPr>
            <w:del w:id="988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路由名称</w:delText>
              </w:r>
            </w:del>
            <w:ins w:id="989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上游渠道名称</w:t>
              </w:r>
            </w:ins>
          </w:p>
        </w:tc>
        <w:tc>
          <w:tcPr>
            <w:tcW w:w="1010" w:type="pct"/>
          </w:tcPr>
          <w:p w14:paraId="3BA675EF" w14:textId="1A252F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990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991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7C07248B" w14:textId="77777777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4033AFC9" w14:textId="77777777" w:rsidTr="00846948">
        <w:tc>
          <w:tcPr>
            <w:tcW w:w="257" w:type="pct"/>
          </w:tcPr>
          <w:p w14:paraId="7C670BCF" w14:textId="7432476C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06" w:type="pct"/>
          </w:tcPr>
          <w:p w14:paraId="183D0288" w14:textId="5A35DC16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992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993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gateway</w:t>
              </w:r>
            </w:ins>
            <w:ins w:id="994" w:author="think" w:date="2017-02-12T22:36:00Z">
              <w:r w:rsidR="006F28B2"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705" w:type="pct"/>
          </w:tcPr>
          <w:p w14:paraId="7796D878" w14:textId="2DDEC3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</w:t>
            </w:r>
            <w:del w:id="995" w:author="think" w:date="2017-02-12T22:36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del w:id="996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信息</w:delText>
              </w:r>
            </w:del>
            <w:ins w:id="997" w:author="think" w:date="2017-02-12T22:36:00Z">
              <w:r w:rsidR="006F28B2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70FB7538" w14:textId="1B3D0CAC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998" w:author="think" w:date="2017-02-12T22:36:00Z">
              <w:r w:rsidDel="00846948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999" w:author="think" w:date="2017-02-12T22:37:00Z">
              <w:r w:rsidR="00E534F8">
                <w:rPr>
                  <w:rFonts w:hint="eastAsia"/>
                  <w:sz w:val="21"/>
                  <w:szCs w:val="21"/>
                </w:rPr>
                <w:t>5</w:t>
              </w:r>
            </w:ins>
            <w:ins w:id="1000" w:author="think" w:date="2017-02-12T22:36:00Z">
              <w:r w:rsidR="00846948">
                <w:rPr>
                  <w:rFonts w:hint="eastAsia"/>
                  <w:sz w:val="21"/>
                  <w:szCs w:val="21"/>
                </w:rPr>
                <w:t>0</w:t>
              </w:r>
            </w:ins>
            <w:r w:rsidRPr="00226BD4">
              <w:rPr>
                <w:sz w:val="21"/>
                <w:szCs w:val="21"/>
              </w:rPr>
              <w:t>0</w:t>
            </w:r>
            <w:del w:id="1001" w:author="think" w:date="2017-02-12T22:36:00Z">
              <w:r w:rsidRPr="00226BD4" w:rsidDel="006F28B2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79CCC878" w14:textId="31E9DEA8" w:rsidR="00984FAB" w:rsidRPr="00226BD4" w:rsidRDefault="00846948" w:rsidP="00285F50">
            <w:pPr>
              <w:rPr>
                <w:sz w:val="21"/>
                <w:szCs w:val="21"/>
              </w:rPr>
            </w:pPr>
            <w:ins w:id="1002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762EFEF4" w14:textId="77777777" w:rsidTr="00846948">
        <w:tc>
          <w:tcPr>
            <w:tcW w:w="257" w:type="pct"/>
          </w:tcPr>
          <w:p w14:paraId="19EB862B" w14:textId="6D99B5D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06" w:type="pct"/>
          </w:tcPr>
          <w:p w14:paraId="7B86D26B" w14:textId="0A996F8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003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rate</w:delText>
              </w:r>
            </w:del>
            <w:ins w:id="1004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7E4358EA" w14:textId="2203DE6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微信成本</w:t>
            </w:r>
          </w:p>
        </w:tc>
        <w:tc>
          <w:tcPr>
            <w:tcW w:w="1010" w:type="pct"/>
          </w:tcPr>
          <w:p w14:paraId="78B7078F" w14:textId="7FE26A57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20A9F136" w14:textId="4281A018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2976CA0" w14:textId="56A6273D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75F1BBAC" w14:textId="77777777" w:rsidTr="00846948">
        <w:tc>
          <w:tcPr>
            <w:tcW w:w="257" w:type="pct"/>
          </w:tcPr>
          <w:p w14:paraId="03F7C5C3" w14:textId="042B5D96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06" w:type="pct"/>
          </w:tcPr>
          <w:p w14:paraId="536A8BB3" w14:textId="7742BA38" w:rsidR="00590549" w:rsidRDefault="009700DE" w:rsidP="00285F50">
            <w:pPr>
              <w:rPr>
                <w:sz w:val="21"/>
                <w:szCs w:val="21"/>
              </w:rPr>
            </w:pPr>
            <w:del w:id="1005" w:author="think" w:date="2017-02-12T22:37:00Z">
              <w:r w:rsidDel="00846948">
                <w:rPr>
                  <w:sz w:val="21"/>
                  <w:szCs w:val="21"/>
                </w:rPr>
                <w:delText>alipay_router</w:delText>
              </w:r>
            </w:del>
            <w:ins w:id="1006" w:author="think" w:date="2017-02-12T22:37:00Z">
              <w:r w:rsidR="00846948">
                <w:rPr>
                  <w:sz w:val="21"/>
                  <w:szCs w:val="21"/>
                </w:rPr>
                <w:t>alipay_gateway_url</w:t>
              </w:r>
            </w:ins>
          </w:p>
        </w:tc>
        <w:tc>
          <w:tcPr>
            <w:tcW w:w="705" w:type="pct"/>
          </w:tcPr>
          <w:p w14:paraId="397E4545" w14:textId="2A99FC0D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</w:t>
            </w:r>
            <w:del w:id="1007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008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3C34297B" w14:textId="55F3488C" w:rsidR="00590549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38281D1D" w14:textId="2265EA7D" w:rsidR="00590549" w:rsidRDefault="00846948" w:rsidP="00285F50">
            <w:pPr>
              <w:rPr>
                <w:sz w:val="21"/>
                <w:szCs w:val="21"/>
              </w:rPr>
            </w:pPr>
            <w:ins w:id="1009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5AE8CFAD" w14:textId="77777777" w:rsidTr="00846948">
        <w:tc>
          <w:tcPr>
            <w:tcW w:w="257" w:type="pct"/>
          </w:tcPr>
          <w:p w14:paraId="55B9A307" w14:textId="4B85772A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06" w:type="pct"/>
          </w:tcPr>
          <w:p w14:paraId="4DB032F6" w14:textId="2CB9851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</w:t>
            </w:r>
            <w:ins w:id="1010" w:author="think" w:date="2017-02-12T22:38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  <w:del w:id="1011" w:author="think" w:date="2017-02-12T22:38:00Z">
              <w:r w:rsidDel="00846948">
                <w:rPr>
                  <w:sz w:val="21"/>
                  <w:szCs w:val="21"/>
                </w:rPr>
                <w:delText>rate</w:delText>
              </w:r>
            </w:del>
          </w:p>
        </w:tc>
        <w:tc>
          <w:tcPr>
            <w:tcW w:w="705" w:type="pct"/>
          </w:tcPr>
          <w:p w14:paraId="7B9FE506" w14:textId="7611104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支付宝成本</w:t>
            </w:r>
          </w:p>
        </w:tc>
        <w:tc>
          <w:tcPr>
            <w:tcW w:w="1010" w:type="pct"/>
          </w:tcPr>
          <w:p w14:paraId="40221955" w14:textId="57FF106F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773298FC" w14:textId="7D3462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3E3D8" w14:textId="0BAF701B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0CB8467D" w14:textId="77777777" w:rsidTr="00846948">
        <w:tc>
          <w:tcPr>
            <w:tcW w:w="257" w:type="pct"/>
          </w:tcPr>
          <w:p w14:paraId="30740394" w14:textId="2E637BCA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06" w:type="pct"/>
          </w:tcPr>
          <w:p w14:paraId="6DBA1589" w14:textId="742A7F0B" w:rsidR="00846948" w:rsidRDefault="00846948" w:rsidP="00846948">
            <w:pPr>
              <w:rPr>
                <w:sz w:val="21"/>
                <w:szCs w:val="21"/>
              </w:rPr>
            </w:pPr>
            <w:del w:id="1012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router_state</w:delText>
              </w:r>
            </w:del>
            <w:ins w:id="1013" w:author="think" w:date="2017-02-12T22:38:00Z">
              <w:r>
                <w:rPr>
                  <w:rFonts w:hint="eastAsia"/>
                  <w:sz w:val="21"/>
                  <w:szCs w:val="21"/>
                </w:rPr>
                <w:t>is</w:t>
              </w:r>
              <w:r>
                <w:rPr>
                  <w:sz w:val="21"/>
                  <w:szCs w:val="21"/>
                </w:rPr>
                <w:t>_enable</w:t>
              </w:r>
            </w:ins>
          </w:p>
        </w:tc>
        <w:tc>
          <w:tcPr>
            <w:tcW w:w="705" w:type="pct"/>
          </w:tcPr>
          <w:p w14:paraId="16D921A2" w14:textId="0498E88D" w:rsidR="00846948" w:rsidRDefault="00846948" w:rsidP="00846948">
            <w:pPr>
              <w:rPr>
                <w:sz w:val="21"/>
                <w:szCs w:val="21"/>
              </w:rPr>
            </w:pPr>
            <w:del w:id="1014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路由状态</w:delText>
              </w:r>
            </w:del>
            <w:ins w:id="1015" w:author="think" w:date="2017-02-12T22:38:00Z">
              <w:r>
                <w:rPr>
                  <w:rFonts w:hint="eastAsia"/>
                  <w:sz w:val="21"/>
                  <w:szCs w:val="21"/>
                </w:rPr>
                <w:t>是否开通</w:t>
              </w:r>
            </w:ins>
          </w:p>
        </w:tc>
        <w:tc>
          <w:tcPr>
            <w:tcW w:w="1010" w:type="pct"/>
          </w:tcPr>
          <w:p w14:paraId="22EBF6E1" w14:textId="371CA1D6" w:rsidR="00846948" w:rsidRPr="00226BD4" w:rsidRDefault="00846948" w:rsidP="00846948">
            <w:pPr>
              <w:rPr>
                <w:sz w:val="21"/>
                <w:szCs w:val="21"/>
              </w:rPr>
            </w:pPr>
            <w:del w:id="1016" w:author="think" w:date="2017-02-12T22:39:00Z">
              <w:r w:rsidRPr="00226BD4" w:rsidDel="00846948">
                <w:rPr>
                  <w:rFonts w:hint="eastAsia"/>
                  <w:sz w:val="21"/>
                  <w:szCs w:val="21"/>
                </w:rPr>
                <w:delText>varchar</w:delText>
              </w:r>
            </w:del>
            <w:ins w:id="1017" w:author="think" w:date="2017-02-12T22:39:00Z">
              <w:r>
                <w:rPr>
                  <w:rFonts w:hint="eastAsia"/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018" w:author="think" w:date="2017-02-12T22:39:00Z">
              <w:r w:rsidDel="00846948">
                <w:rPr>
                  <w:sz w:val="21"/>
                  <w:szCs w:val="21"/>
                </w:rPr>
                <w:delText>5</w:delText>
              </w:r>
              <w:r w:rsidRPr="00226BD4" w:rsidDel="00846948">
                <w:rPr>
                  <w:sz w:val="21"/>
                  <w:szCs w:val="21"/>
                </w:rPr>
                <w:delText>0</w:delText>
              </w:r>
            </w:del>
            <w:ins w:id="1019" w:author="think" w:date="2017-02-12T22:39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516AE3F6" w14:textId="022F2017" w:rsidR="00846948" w:rsidRDefault="00846948" w:rsidP="00846948">
            <w:pPr>
              <w:rPr>
                <w:sz w:val="21"/>
                <w:szCs w:val="21"/>
              </w:rPr>
            </w:pPr>
            <w:ins w:id="1020" w:author="think" w:date="2017-02-12T22:39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  <w:del w:id="1021" w:author="think" w:date="2017-02-12T22:39:00Z">
              <w:r w:rsidDel="001D5255">
                <w:rPr>
                  <w:rFonts w:hint="eastAsia"/>
                  <w:sz w:val="21"/>
                  <w:szCs w:val="21"/>
                </w:rPr>
                <w:delText>开通、关闭</w:delText>
              </w:r>
            </w:del>
          </w:p>
        </w:tc>
      </w:tr>
      <w:tr w:rsidR="00F1568F" w:rsidRPr="00226BD4" w14:paraId="007E31BE" w14:textId="77777777" w:rsidTr="00F1568F">
        <w:trPr>
          <w:trHeight w:val="441"/>
          <w:ins w:id="1022" w:author="think" w:date="2017-02-12T22:45:00Z"/>
        </w:trPr>
        <w:tc>
          <w:tcPr>
            <w:tcW w:w="257" w:type="pct"/>
          </w:tcPr>
          <w:p w14:paraId="477272CC" w14:textId="77777777" w:rsidR="00F1568F" w:rsidRPr="00226BD4" w:rsidRDefault="00F1568F" w:rsidP="000A31F4">
            <w:pPr>
              <w:rPr>
                <w:ins w:id="1023" w:author="think" w:date="2017-02-12T22:45:00Z"/>
                <w:sz w:val="21"/>
                <w:szCs w:val="21"/>
              </w:rPr>
            </w:pPr>
            <w:ins w:id="102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806" w:type="pct"/>
          </w:tcPr>
          <w:p w14:paraId="0CAAE6BC" w14:textId="77777777" w:rsidR="00F1568F" w:rsidRPr="00226BD4" w:rsidRDefault="00F1568F" w:rsidP="000A31F4">
            <w:pPr>
              <w:rPr>
                <w:ins w:id="1025" w:author="think" w:date="2017-02-12T22:45:00Z"/>
                <w:sz w:val="21"/>
                <w:szCs w:val="21"/>
              </w:rPr>
            </w:pPr>
            <w:ins w:id="1026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705" w:type="pct"/>
          </w:tcPr>
          <w:p w14:paraId="13627FFC" w14:textId="77777777" w:rsidR="00F1568F" w:rsidRPr="00226BD4" w:rsidRDefault="00F1568F" w:rsidP="000A31F4">
            <w:pPr>
              <w:rPr>
                <w:ins w:id="1027" w:author="think" w:date="2017-02-12T22:45:00Z"/>
                <w:sz w:val="21"/>
                <w:szCs w:val="21"/>
              </w:rPr>
            </w:pPr>
            <w:ins w:id="1028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44D4972D" w14:textId="77777777" w:rsidR="00F1568F" w:rsidRPr="00226BD4" w:rsidRDefault="00F1568F" w:rsidP="000A31F4">
            <w:pPr>
              <w:rPr>
                <w:ins w:id="1029" w:author="think" w:date="2017-02-12T22:45:00Z"/>
                <w:sz w:val="21"/>
                <w:szCs w:val="21"/>
              </w:rPr>
            </w:pPr>
            <w:ins w:id="1030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2AB86EC4" w14:textId="77777777" w:rsidR="00F1568F" w:rsidRPr="00226BD4" w:rsidRDefault="00F1568F" w:rsidP="000A31F4">
            <w:pPr>
              <w:rPr>
                <w:ins w:id="1031" w:author="think" w:date="2017-02-12T22:45:00Z"/>
                <w:sz w:val="21"/>
                <w:szCs w:val="21"/>
              </w:rPr>
            </w:pPr>
          </w:p>
        </w:tc>
      </w:tr>
      <w:tr w:rsidR="00F1568F" w:rsidRPr="00226BD4" w14:paraId="7F60B422" w14:textId="77777777" w:rsidTr="00F1568F">
        <w:trPr>
          <w:trHeight w:val="441"/>
          <w:ins w:id="1032" w:author="think" w:date="2017-02-12T22:45:00Z"/>
        </w:trPr>
        <w:tc>
          <w:tcPr>
            <w:tcW w:w="257" w:type="pct"/>
          </w:tcPr>
          <w:p w14:paraId="04470604" w14:textId="77777777" w:rsidR="00F1568F" w:rsidRPr="00226BD4" w:rsidRDefault="00F1568F" w:rsidP="000A31F4">
            <w:pPr>
              <w:rPr>
                <w:ins w:id="1033" w:author="think" w:date="2017-02-12T22:45:00Z"/>
                <w:sz w:val="21"/>
                <w:szCs w:val="21"/>
              </w:rPr>
            </w:pPr>
            <w:ins w:id="103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806" w:type="pct"/>
          </w:tcPr>
          <w:p w14:paraId="33BE7F94" w14:textId="77777777" w:rsidR="00F1568F" w:rsidRPr="00226BD4" w:rsidRDefault="00F1568F" w:rsidP="000A31F4">
            <w:pPr>
              <w:rPr>
                <w:ins w:id="1035" w:author="think" w:date="2017-02-12T22:45:00Z"/>
                <w:sz w:val="21"/>
                <w:szCs w:val="21"/>
              </w:rPr>
            </w:pPr>
            <w:ins w:id="1036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705" w:type="pct"/>
          </w:tcPr>
          <w:p w14:paraId="2E31119D" w14:textId="77777777" w:rsidR="00F1568F" w:rsidRPr="00226BD4" w:rsidRDefault="00F1568F" w:rsidP="000A31F4">
            <w:pPr>
              <w:rPr>
                <w:ins w:id="1037" w:author="think" w:date="2017-02-12T22:45:00Z"/>
                <w:sz w:val="21"/>
                <w:szCs w:val="21"/>
              </w:rPr>
            </w:pPr>
            <w:ins w:id="1038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2B7D7B1B" w14:textId="77777777" w:rsidR="00F1568F" w:rsidRPr="00226BD4" w:rsidRDefault="00F1568F" w:rsidP="000A31F4">
            <w:pPr>
              <w:rPr>
                <w:ins w:id="1039" w:author="think" w:date="2017-02-12T22:45:00Z"/>
                <w:sz w:val="21"/>
                <w:szCs w:val="21"/>
              </w:rPr>
            </w:pPr>
            <w:ins w:id="1040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07E88C72" w14:textId="77777777" w:rsidR="00F1568F" w:rsidRPr="00226BD4" w:rsidRDefault="00F1568F" w:rsidP="000A31F4">
            <w:pPr>
              <w:rPr>
                <w:ins w:id="1041" w:author="think" w:date="2017-02-12T22:45:00Z"/>
                <w:sz w:val="21"/>
                <w:szCs w:val="21"/>
              </w:rPr>
            </w:pPr>
          </w:p>
        </w:tc>
      </w:tr>
      <w:tr w:rsidR="00F1568F" w:rsidRPr="00226BD4" w14:paraId="56FF8DC7" w14:textId="77777777" w:rsidTr="00F1568F">
        <w:trPr>
          <w:trHeight w:val="441"/>
          <w:ins w:id="1042" w:author="think" w:date="2017-02-12T22:45:00Z"/>
        </w:trPr>
        <w:tc>
          <w:tcPr>
            <w:tcW w:w="257" w:type="pct"/>
          </w:tcPr>
          <w:p w14:paraId="3BEB862F" w14:textId="77777777" w:rsidR="00F1568F" w:rsidRPr="00226BD4" w:rsidRDefault="00F1568F" w:rsidP="000A31F4">
            <w:pPr>
              <w:rPr>
                <w:ins w:id="1043" w:author="think" w:date="2017-02-12T22:45:00Z"/>
                <w:sz w:val="21"/>
                <w:szCs w:val="21"/>
              </w:rPr>
            </w:pPr>
            <w:ins w:id="104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806" w:type="pct"/>
          </w:tcPr>
          <w:p w14:paraId="558784AD" w14:textId="77777777" w:rsidR="00F1568F" w:rsidRPr="00226BD4" w:rsidRDefault="00F1568F" w:rsidP="000A31F4">
            <w:pPr>
              <w:rPr>
                <w:ins w:id="1045" w:author="think" w:date="2017-02-12T22:45:00Z"/>
                <w:sz w:val="21"/>
                <w:szCs w:val="21"/>
              </w:rPr>
            </w:pPr>
            <w:ins w:id="1046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705" w:type="pct"/>
          </w:tcPr>
          <w:p w14:paraId="4AF9C540" w14:textId="77777777" w:rsidR="00F1568F" w:rsidRPr="00226BD4" w:rsidRDefault="00F1568F" w:rsidP="000A31F4">
            <w:pPr>
              <w:rPr>
                <w:ins w:id="1047" w:author="think" w:date="2017-02-12T22:45:00Z"/>
                <w:sz w:val="21"/>
                <w:szCs w:val="21"/>
              </w:rPr>
            </w:pPr>
            <w:ins w:id="1048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10" w:type="pct"/>
          </w:tcPr>
          <w:p w14:paraId="6B11115F" w14:textId="2C0EDAEC" w:rsidR="00F1568F" w:rsidRPr="00226BD4" w:rsidRDefault="00BF51FD" w:rsidP="000A31F4">
            <w:pPr>
              <w:rPr>
                <w:ins w:id="1049" w:author="think" w:date="2017-02-12T22:45:00Z"/>
                <w:sz w:val="21"/>
                <w:szCs w:val="21"/>
              </w:rPr>
            </w:pPr>
            <w:ins w:id="1050" w:author="think" w:date="2017-02-13T22:51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222" w:type="pct"/>
          </w:tcPr>
          <w:p w14:paraId="08D463A6" w14:textId="77777777" w:rsidR="00F1568F" w:rsidRPr="00226BD4" w:rsidRDefault="00F1568F" w:rsidP="000A31F4">
            <w:pPr>
              <w:rPr>
                <w:ins w:id="1051" w:author="think" w:date="2017-02-12T22:45:00Z"/>
                <w:sz w:val="21"/>
                <w:szCs w:val="21"/>
              </w:rPr>
            </w:pPr>
          </w:p>
        </w:tc>
      </w:tr>
    </w:tbl>
    <w:p w14:paraId="1474CF07" w14:textId="4604458B" w:rsidR="00C24F4A" w:rsidRDefault="009700DE">
      <w:pPr>
        <w:pStyle w:val="3"/>
        <w:pPrChange w:id="1052" w:author="think" w:date="2017-02-12T17:36:00Z">
          <w:pPr>
            <w:pStyle w:val="2"/>
          </w:pPr>
        </w:pPrChange>
      </w:pPr>
      <w:r>
        <w:t xml:space="preserve"> </w:t>
      </w:r>
      <w:del w:id="1053" w:author="think" w:date="2017-02-12T22:39:00Z">
        <w:r w:rsidDel="00660F5D">
          <w:rPr>
            <w:rFonts w:hint="eastAsia"/>
          </w:rPr>
          <w:delText>商户</w:delText>
        </w:r>
      </w:del>
      <w:bookmarkStart w:id="1054" w:name="_Toc474703325"/>
      <w:r>
        <w:rPr>
          <w:rFonts w:hint="eastAsia"/>
        </w:rPr>
        <w:t>路由</w:t>
      </w:r>
      <w:ins w:id="1055" w:author="think" w:date="2017-02-12T22:39:00Z">
        <w:r w:rsidR="00660F5D">
          <w:rPr>
            <w:rFonts w:hint="eastAsia"/>
          </w:rPr>
          <w:t>关系配置</w:t>
        </w:r>
      </w:ins>
      <w:bookmarkEnd w:id="1054"/>
      <w:ins w:id="1056" w:author="think" w:date="2017-02-13T22:54:00Z">
        <w:r w:rsidR="00A16110">
          <w:rPr>
            <w:rFonts w:hint="eastAsia"/>
          </w:rPr>
          <w:t>(wozhi</w:t>
        </w:r>
        <w:r w:rsidR="00A16110">
          <w:t>_route</w:t>
        </w:r>
        <w:r w:rsidR="00A16110">
          <w:rPr>
            <w:rFonts w:hint="eastAsia"/>
          </w:rPr>
          <w:t>)</w:t>
        </w:r>
      </w:ins>
      <w:del w:id="1057" w:author="think" w:date="2017-02-12T22:39:00Z">
        <w:r w:rsidDel="00660F5D">
          <w:rPr>
            <w:rFonts w:hint="eastAsia"/>
          </w:rPr>
          <w:delText>关系</w:delText>
        </w:r>
      </w:del>
    </w:p>
    <w:tbl>
      <w:tblPr>
        <w:tblStyle w:val="aa"/>
        <w:tblW w:w="5000" w:type="pct"/>
        <w:tblLook w:val="04A0" w:firstRow="1" w:lastRow="0" w:firstColumn="1" w:lastColumn="0" w:noHBand="0" w:noVBand="1"/>
        <w:tblPrChange w:id="1058" w:author="think" w:date="2017-02-12T22:44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2"/>
        <w:gridCol w:w="2125"/>
        <w:gridCol w:w="1561"/>
        <w:gridCol w:w="1701"/>
        <w:gridCol w:w="2437"/>
        <w:tblGridChange w:id="1059">
          <w:tblGrid>
            <w:gridCol w:w="470"/>
            <w:gridCol w:w="2"/>
            <w:gridCol w:w="2123"/>
            <w:gridCol w:w="2"/>
            <w:gridCol w:w="1560"/>
            <w:gridCol w:w="1"/>
            <w:gridCol w:w="1700"/>
            <w:gridCol w:w="1"/>
            <w:gridCol w:w="2437"/>
          </w:tblGrid>
        </w:tblGridChange>
      </w:tblGrid>
      <w:tr w:rsidR="00347AFD" w:rsidRPr="00226BD4" w14:paraId="52A52DD7" w14:textId="77777777" w:rsidTr="00F1568F">
        <w:tc>
          <w:tcPr>
            <w:tcW w:w="284" w:type="pct"/>
            <w:tcPrChange w:id="1060" w:author="think" w:date="2017-02-12T22:44:00Z">
              <w:tcPr>
                <w:tcW w:w="340" w:type="pct"/>
              </w:tcPr>
            </w:tcPrChange>
          </w:tcPr>
          <w:p w14:paraId="6036FA0F" w14:textId="52515A5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6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1" w:type="pct"/>
            <w:tcPrChange w:id="1062" w:author="think" w:date="2017-02-12T22:44:00Z">
              <w:tcPr>
                <w:tcW w:w="1054" w:type="pct"/>
                <w:gridSpan w:val="2"/>
              </w:tcPr>
            </w:tcPrChange>
          </w:tcPr>
          <w:p w14:paraId="38240C55" w14:textId="16E70E1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63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  <w:tcPrChange w:id="1064" w:author="think" w:date="2017-02-12T22:44:00Z">
              <w:tcPr>
                <w:tcW w:w="998" w:type="pct"/>
                <w:gridSpan w:val="2"/>
              </w:tcPr>
            </w:tcPrChange>
          </w:tcPr>
          <w:p w14:paraId="59F9EE85" w14:textId="3D21A4C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65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  <w:tcPrChange w:id="1066" w:author="think" w:date="2017-02-12T22:44:00Z">
              <w:tcPr>
                <w:tcW w:w="1082" w:type="pct"/>
                <w:gridSpan w:val="2"/>
              </w:tcPr>
            </w:tcPrChange>
          </w:tcPr>
          <w:p w14:paraId="644055C2" w14:textId="6812447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6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  <w:tcPrChange w:id="1068" w:author="think" w:date="2017-02-12T22:44:00Z">
              <w:tcPr>
                <w:tcW w:w="1526" w:type="pct"/>
                <w:gridSpan w:val="2"/>
              </w:tcPr>
            </w:tcPrChange>
          </w:tcPr>
          <w:p w14:paraId="1326CD78" w14:textId="7AE9D16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69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347AFD" w:rsidRPr="00226BD4" w14:paraId="1D1A5DE6" w14:textId="77777777" w:rsidTr="00F1568F">
        <w:tc>
          <w:tcPr>
            <w:tcW w:w="284" w:type="pct"/>
            <w:tcPrChange w:id="1070" w:author="think" w:date="2017-02-12T22:44:00Z">
              <w:tcPr>
                <w:tcW w:w="340" w:type="pct"/>
              </w:tcPr>
            </w:tcPrChange>
          </w:tcPr>
          <w:p w14:paraId="25DC6241" w14:textId="548080E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7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1" w:type="pct"/>
            <w:tcPrChange w:id="1072" w:author="think" w:date="2017-02-12T22:44:00Z">
              <w:tcPr>
                <w:tcW w:w="1054" w:type="pct"/>
                <w:gridSpan w:val="2"/>
              </w:tcPr>
            </w:tcPrChange>
          </w:tcPr>
          <w:p w14:paraId="12B22697" w14:textId="0766FB0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73" w:author="think" w:date="2017-02-12T16:26:00Z">
                <w:pPr/>
              </w:pPrChange>
            </w:pPr>
            <w:del w:id="1074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mr</w:delText>
              </w:r>
            </w:del>
            <w:ins w:id="1075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route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  <w:tcPrChange w:id="1076" w:author="think" w:date="2017-02-12T22:44:00Z">
              <w:tcPr>
                <w:tcW w:w="998" w:type="pct"/>
                <w:gridSpan w:val="2"/>
              </w:tcPr>
            </w:tcPrChange>
          </w:tcPr>
          <w:p w14:paraId="577F3390" w14:textId="53FA4333" w:rsidR="00347AFD" w:rsidRDefault="009700DE">
            <w:pPr>
              <w:spacing w:line="560" w:lineRule="exact"/>
              <w:rPr>
                <w:sz w:val="21"/>
                <w:szCs w:val="21"/>
              </w:rPr>
              <w:pPrChange w:id="1077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商户路由关系</w:t>
            </w:r>
            <w:r>
              <w:rPr>
                <w:sz w:val="21"/>
                <w:szCs w:val="21"/>
              </w:rPr>
              <w:lastRenderedPageBreak/>
              <w:t>id</w:t>
            </w:r>
          </w:p>
        </w:tc>
        <w:tc>
          <w:tcPr>
            <w:tcW w:w="1025" w:type="pct"/>
            <w:tcPrChange w:id="1078" w:author="think" w:date="2017-02-12T22:44:00Z">
              <w:tcPr>
                <w:tcW w:w="1082" w:type="pct"/>
                <w:gridSpan w:val="2"/>
              </w:tcPr>
            </w:tcPrChange>
          </w:tcPr>
          <w:p w14:paraId="45EA0ACE" w14:textId="2FC788A6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79" w:author="think" w:date="2017-02-12T16:26:00Z">
                <w:pPr/>
              </w:pPrChange>
            </w:pPr>
            <w:r>
              <w:rPr>
                <w:sz w:val="21"/>
                <w:szCs w:val="21"/>
              </w:rPr>
              <w:lastRenderedPageBreak/>
              <w:t>bigint</w:t>
            </w:r>
            <w:del w:id="1080" w:author="think" w:date="2017-02-12T22:41:00Z">
              <w:r w:rsidDel="00660F5D">
                <w:rPr>
                  <w:sz w:val="21"/>
                  <w:szCs w:val="21"/>
                </w:rPr>
                <w:delText>(20)</w:delText>
              </w:r>
            </w:del>
          </w:p>
        </w:tc>
        <w:tc>
          <w:tcPr>
            <w:tcW w:w="1469" w:type="pct"/>
            <w:tcPrChange w:id="1081" w:author="think" w:date="2017-02-12T22:44:00Z">
              <w:tcPr>
                <w:tcW w:w="1526" w:type="pct"/>
                <w:gridSpan w:val="2"/>
              </w:tcPr>
            </w:tcPrChange>
          </w:tcPr>
          <w:p w14:paraId="3EAD6577" w14:textId="758E0351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8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347AFD" w:rsidRPr="00226BD4" w14:paraId="41754599" w14:textId="77777777" w:rsidTr="00F1568F">
        <w:tc>
          <w:tcPr>
            <w:tcW w:w="284" w:type="pct"/>
            <w:tcPrChange w:id="1083" w:author="think" w:date="2017-02-12T22:44:00Z">
              <w:tcPr>
                <w:tcW w:w="340" w:type="pct"/>
              </w:tcPr>
            </w:tcPrChange>
          </w:tcPr>
          <w:p w14:paraId="179107F7" w14:textId="11919468" w:rsidR="00347AFD" w:rsidRDefault="009700DE">
            <w:pPr>
              <w:spacing w:line="560" w:lineRule="exact"/>
              <w:rPr>
                <w:sz w:val="21"/>
                <w:szCs w:val="21"/>
              </w:rPr>
              <w:pPrChange w:id="108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1" w:type="pct"/>
            <w:tcPrChange w:id="1085" w:author="think" w:date="2017-02-12T22:44:00Z">
              <w:tcPr>
                <w:tcW w:w="1054" w:type="pct"/>
                <w:gridSpan w:val="2"/>
              </w:tcPr>
            </w:tcPrChange>
          </w:tcPr>
          <w:p w14:paraId="31EB462E" w14:textId="733B3571" w:rsidR="00347AFD" w:rsidRDefault="009700DE">
            <w:pPr>
              <w:spacing w:line="560" w:lineRule="exact"/>
              <w:rPr>
                <w:sz w:val="21"/>
                <w:szCs w:val="21"/>
              </w:rPr>
              <w:pPrChange w:id="1086" w:author="think" w:date="2017-02-12T16:26:00Z">
                <w:pPr/>
              </w:pPrChange>
            </w:pPr>
            <w:del w:id="1087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route_id</w:delText>
              </w:r>
            </w:del>
            <w:ins w:id="1088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up</w:t>
              </w:r>
              <w:r w:rsidR="00660F5D"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941" w:type="pct"/>
            <w:tcPrChange w:id="1089" w:author="think" w:date="2017-02-12T22:44:00Z">
              <w:tcPr>
                <w:tcW w:w="998" w:type="pct"/>
                <w:gridSpan w:val="2"/>
              </w:tcPr>
            </w:tcPrChange>
          </w:tcPr>
          <w:p w14:paraId="29F01613" w14:textId="33484682" w:rsidR="00347AFD" w:rsidRDefault="009700DE">
            <w:pPr>
              <w:spacing w:line="560" w:lineRule="exact"/>
              <w:rPr>
                <w:sz w:val="21"/>
                <w:szCs w:val="21"/>
              </w:rPr>
              <w:pPrChange w:id="1090" w:author="think" w:date="2017-02-12T16:26:00Z">
                <w:pPr/>
              </w:pPrChange>
            </w:pPr>
            <w:del w:id="1091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路由编号</w:delText>
              </w:r>
            </w:del>
            <w:ins w:id="1092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上游</w:t>
              </w:r>
            </w:ins>
            <w:ins w:id="1093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渠道编号</w:t>
              </w:r>
            </w:ins>
          </w:p>
        </w:tc>
        <w:tc>
          <w:tcPr>
            <w:tcW w:w="1025" w:type="pct"/>
            <w:tcPrChange w:id="1094" w:author="think" w:date="2017-02-12T22:44:00Z">
              <w:tcPr>
                <w:tcW w:w="1082" w:type="pct"/>
                <w:gridSpan w:val="2"/>
              </w:tcPr>
            </w:tcPrChange>
          </w:tcPr>
          <w:p w14:paraId="7A8B95B0" w14:textId="1511E2BF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095" w:author="think" w:date="2017-02-12T16:26:00Z">
                <w:pPr/>
              </w:pPrChange>
            </w:pPr>
            <w:del w:id="1096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097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098" w:author="think" w:date="2017-02-12T22:44:00Z">
              <w:tcPr>
                <w:tcW w:w="1526" w:type="pct"/>
                <w:gridSpan w:val="2"/>
              </w:tcPr>
            </w:tcPrChange>
          </w:tcPr>
          <w:p w14:paraId="57FA8961" w14:textId="79369086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1099" w:author="think" w:date="2017-02-12T16:26:00Z">
                <w:pPr/>
              </w:pPrChange>
            </w:pPr>
            <w:ins w:id="1100" w:author="think" w:date="2017-02-12T22:40:00Z">
              <w:r>
                <w:rPr>
                  <w:rFonts w:hint="eastAsia"/>
                  <w:sz w:val="21"/>
                  <w:szCs w:val="21"/>
                </w:rPr>
                <w:t>外建</w:t>
              </w:r>
            </w:ins>
          </w:p>
        </w:tc>
      </w:tr>
      <w:tr w:rsidR="00347AFD" w:rsidRPr="00226BD4" w14:paraId="7127EF0D" w14:textId="77777777" w:rsidTr="00F1568F">
        <w:tc>
          <w:tcPr>
            <w:tcW w:w="284" w:type="pct"/>
            <w:tcPrChange w:id="1101" w:author="think" w:date="2017-02-12T22:44:00Z">
              <w:tcPr>
                <w:tcW w:w="340" w:type="pct"/>
              </w:tcPr>
            </w:tcPrChange>
          </w:tcPr>
          <w:p w14:paraId="4AFBE5FC" w14:textId="77939A9F" w:rsidR="00347AFD" w:rsidRDefault="009700DE">
            <w:pPr>
              <w:spacing w:line="560" w:lineRule="exact"/>
              <w:rPr>
                <w:sz w:val="21"/>
                <w:szCs w:val="21"/>
              </w:rPr>
              <w:pPrChange w:id="110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1" w:type="pct"/>
            <w:tcPrChange w:id="1103" w:author="think" w:date="2017-02-12T22:44:00Z">
              <w:tcPr>
                <w:tcW w:w="1054" w:type="pct"/>
                <w:gridSpan w:val="2"/>
              </w:tcPr>
            </w:tcPrChange>
          </w:tcPr>
          <w:p w14:paraId="3CB2C180" w14:textId="24CF625E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0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941" w:type="pct"/>
            <w:tcPrChange w:id="1105" w:author="think" w:date="2017-02-12T22:44:00Z">
              <w:tcPr>
                <w:tcW w:w="998" w:type="pct"/>
                <w:gridSpan w:val="2"/>
              </w:tcPr>
            </w:tcPrChange>
          </w:tcPr>
          <w:p w14:paraId="30B613E2" w14:textId="2D75BB27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0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ins w:id="1107" w:author="think" w:date="2017-02-13T23:10:00Z">
              <w:r w:rsidR="006F6971">
                <w:rPr>
                  <w:rFonts w:hint="eastAsia"/>
                  <w:sz w:val="21"/>
                  <w:szCs w:val="21"/>
                </w:rPr>
                <w:t>id</w:t>
              </w:r>
            </w:ins>
            <w:del w:id="1108" w:author="think" w:date="2017-02-13T23:10:00Z">
              <w:r w:rsidDel="006F6971">
                <w:rPr>
                  <w:rFonts w:hint="eastAsia"/>
                  <w:sz w:val="21"/>
                  <w:szCs w:val="21"/>
                </w:rPr>
                <w:delText>编号</w:delText>
              </w:r>
            </w:del>
          </w:p>
        </w:tc>
        <w:tc>
          <w:tcPr>
            <w:tcW w:w="1025" w:type="pct"/>
            <w:tcPrChange w:id="1109" w:author="think" w:date="2017-02-12T22:44:00Z">
              <w:tcPr>
                <w:tcW w:w="1082" w:type="pct"/>
                <w:gridSpan w:val="2"/>
              </w:tcPr>
            </w:tcPrChange>
          </w:tcPr>
          <w:p w14:paraId="54258A69" w14:textId="4BE94E0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10" w:author="think" w:date="2017-02-12T16:26:00Z">
                <w:pPr/>
              </w:pPrChange>
            </w:pPr>
            <w:del w:id="1111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112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113" w:author="think" w:date="2017-02-12T22:44:00Z">
              <w:tcPr>
                <w:tcW w:w="1526" w:type="pct"/>
                <w:gridSpan w:val="2"/>
              </w:tcPr>
            </w:tcPrChange>
          </w:tcPr>
          <w:p w14:paraId="3F3BB8A9" w14:textId="36ADEE1C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1114" w:author="think" w:date="2017-02-12T16:26:00Z">
                <w:pPr/>
              </w:pPrChange>
            </w:pPr>
            <w:ins w:id="1115" w:author="think" w:date="2017-02-12T22:40:00Z">
              <w:r>
                <w:rPr>
                  <w:rFonts w:hint="eastAsia"/>
                  <w:sz w:val="21"/>
                  <w:szCs w:val="21"/>
                </w:rPr>
                <w:t>外键</w:t>
              </w:r>
            </w:ins>
          </w:p>
        </w:tc>
      </w:tr>
      <w:tr w:rsidR="00347AFD" w:rsidRPr="00226BD4" w14:paraId="026BCC21" w14:textId="77777777" w:rsidTr="00F1568F">
        <w:tc>
          <w:tcPr>
            <w:tcW w:w="284" w:type="pct"/>
            <w:tcPrChange w:id="1116" w:author="think" w:date="2017-02-12T22:44:00Z">
              <w:tcPr>
                <w:tcW w:w="340" w:type="pct"/>
              </w:tcPr>
            </w:tcPrChange>
          </w:tcPr>
          <w:p w14:paraId="240AC6C0" w14:textId="56EF7FC6" w:rsidR="00347AFD" w:rsidRDefault="009700DE">
            <w:pPr>
              <w:spacing w:line="560" w:lineRule="exact"/>
              <w:rPr>
                <w:sz w:val="21"/>
                <w:szCs w:val="21"/>
              </w:rPr>
              <w:pPrChange w:id="1117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81" w:type="pct"/>
            <w:tcPrChange w:id="1118" w:author="think" w:date="2017-02-12T22:44:00Z">
              <w:tcPr>
                <w:tcW w:w="1054" w:type="pct"/>
                <w:gridSpan w:val="2"/>
              </w:tcPr>
            </w:tcPrChange>
          </w:tcPr>
          <w:p w14:paraId="4C77857F" w14:textId="1C08EC2C" w:rsidR="00347AFD" w:rsidRDefault="009700DE">
            <w:pPr>
              <w:spacing w:line="560" w:lineRule="exact"/>
              <w:rPr>
                <w:sz w:val="21"/>
                <w:szCs w:val="21"/>
              </w:rPr>
              <w:pPrChange w:id="111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priority</w:t>
            </w:r>
          </w:p>
        </w:tc>
        <w:tc>
          <w:tcPr>
            <w:tcW w:w="941" w:type="pct"/>
            <w:tcPrChange w:id="1120" w:author="think" w:date="2017-02-12T22:44:00Z">
              <w:tcPr>
                <w:tcW w:w="998" w:type="pct"/>
                <w:gridSpan w:val="2"/>
              </w:tcPr>
            </w:tcPrChange>
          </w:tcPr>
          <w:p w14:paraId="2049397F" w14:textId="7FB31B2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21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优先级</w:t>
            </w:r>
          </w:p>
        </w:tc>
        <w:tc>
          <w:tcPr>
            <w:tcW w:w="1025" w:type="pct"/>
            <w:tcPrChange w:id="1122" w:author="think" w:date="2017-02-12T22:44:00Z">
              <w:tcPr>
                <w:tcW w:w="1082" w:type="pct"/>
                <w:gridSpan w:val="2"/>
              </w:tcPr>
            </w:tcPrChange>
          </w:tcPr>
          <w:p w14:paraId="342F873E" w14:textId="2622AE4C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2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int(11)</w:t>
            </w:r>
          </w:p>
        </w:tc>
        <w:tc>
          <w:tcPr>
            <w:tcW w:w="1469" w:type="pct"/>
            <w:tcPrChange w:id="1124" w:author="think" w:date="2017-02-12T22:44:00Z">
              <w:tcPr>
                <w:tcW w:w="1526" w:type="pct"/>
                <w:gridSpan w:val="2"/>
              </w:tcPr>
            </w:tcPrChange>
          </w:tcPr>
          <w:p w14:paraId="1E6421A7" w14:textId="36B3FC5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25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默认</w:t>
            </w: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，值越大优先级越高</w:t>
            </w:r>
          </w:p>
        </w:tc>
      </w:tr>
      <w:tr w:rsidR="00660F5D" w:rsidRPr="00226BD4" w14:paraId="167E47B0" w14:textId="77777777" w:rsidTr="00F1568F">
        <w:trPr>
          <w:ins w:id="1126" w:author="think" w:date="2017-02-12T22:42:00Z"/>
        </w:trPr>
        <w:tc>
          <w:tcPr>
            <w:tcW w:w="284" w:type="pct"/>
            <w:tcPrChange w:id="1127" w:author="think" w:date="2017-02-12T22:44:00Z">
              <w:tcPr>
                <w:tcW w:w="340" w:type="pct"/>
              </w:tcPr>
            </w:tcPrChange>
          </w:tcPr>
          <w:p w14:paraId="42BFBB50" w14:textId="420A2231" w:rsidR="00660F5D" w:rsidRDefault="00660F5D">
            <w:pPr>
              <w:spacing w:line="560" w:lineRule="exact"/>
              <w:rPr>
                <w:ins w:id="1128" w:author="think" w:date="2017-02-12T22:42:00Z"/>
                <w:sz w:val="21"/>
                <w:szCs w:val="21"/>
              </w:rPr>
            </w:pPr>
            <w:ins w:id="1129" w:author="think" w:date="2017-02-12T22:44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</w:p>
        </w:tc>
        <w:tc>
          <w:tcPr>
            <w:tcW w:w="1281" w:type="pct"/>
            <w:tcPrChange w:id="1130" w:author="think" w:date="2017-02-12T22:44:00Z">
              <w:tcPr>
                <w:tcW w:w="1054" w:type="pct"/>
                <w:gridSpan w:val="2"/>
              </w:tcPr>
            </w:tcPrChange>
          </w:tcPr>
          <w:p w14:paraId="5081D08A" w14:textId="1E485771" w:rsidR="00660F5D" w:rsidRDefault="00660F5D">
            <w:pPr>
              <w:spacing w:line="560" w:lineRule="exact"/>
              <w:rPr>
                <w:ins w:id="1131" w:author="think" w:date="2017-02-12T22:42:00Z"/>
                <w:sz w:val="21"/>
                <w:szCs w:val="21"/>
              </w:rPr>
            </w:pPr>
            <w:ins w:id="1132" w:author="think" w:date="2017-02-12T22:42:00Z"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_type</w:t>
              </w:r>
            </w:ins>
          </w:p>
        </w:tc>
        <w:tc>
          <w:tcPr>
            <w:tcW w:w="941" w:type="pct"/>
            <w:tcPrChange w:id="1133" w:author="think" w:date="2017-02-12T22:44:00Z">
              <w:tcPr>
                <w:tcW w:w="998" w:type="pct"/>
                <w:gridSpan w:val="2"/>
              </w:tcPr>
            </w:tcPrChange>
          </w:tcPr>
          <w:p w14:paraId="1F2A2E3A" w14:textId="710F7168" w:rsidR="00660F5D" w:rsidRDefault="00660F5D">
            <w:pPr>
              <w:spacing w:line="560" w:lineRule="exact"/>
              <w:rPr>
                <w:ins w:id="1134" w:author="think" w:date="2017-02-12T22:42:00Z"/>
                <w:sz w:val="21"/>
                <w:szCs w:val="21"/>
              </w:rPr>
            </w:pPr>
            <w:ins w:id="1135" w:author="think" w:date="2017-02-12T22:42:00Z">
              <w:r>
                <w:rPr>
                  <w:rFonts w:hint="eastAsia"/>
                  <w:sz w:val="21"/>
                  <w:szCs w:val="21"/>
                </w:rPr>
                <w:t>网关类型</w:t>
              </w:r>
            </w:ins>
          </w:p>
        </w:tc>
        <w:tc>
          <w:tcPr>
            <w:tcW w:w="1025" w:type="pct"/>
            <w:tcPrChange w:id="1136" w:author="think" w:date="2017-02-12T22:44:00Z">
              <w:tcPr>
                <w:tcW w:w="1082" w:type="pct"/>
                <w:gridSpan w:val="2"/>
              </w:tcPr>
            </w:tcPrChange>
          </w:tcPr>
          <w:p w14:paraId="303C36B8" w14:textId="0BC0CE83" w:rsidR="00660F5D" w:rsidRDefault="00660F5D">
            <w:pPr>
              <w:spacing w:line="560" w:lineRule="exact"/>
              <w:rPr>
                <w:ins w:id="1137" w:author="think" w:date="2017-02-12T22:42:00Z"/>
                <w:sz w:val="21"/>
                <w:szCs w:val="21"/>
              </w:rPr>
            </w:pPr>
            <w:ins w:id="1138" w:author="think" w:date="2017-02-12T22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1139" w:author="think" w:date="2017-02-12T22:43:00Z">
              <w:r>
                <w:rPr>
                  <w:rFonts w:hint="eastAsia"/>
                  <w:sz w:val="21"/>
                  <w:szCs w:val="21"/>
                </w:rPr>
                <w:t>2</w:t>
              </w:r>
            </w:ins>
            <w:ins w:id="1140" w:author="think" w:date="2017-02-12T22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141" w:author="think" w:date="2017-02-12T22:44:00Z">
              <w:tcPr>
                <w:tcW w:w="1526" w:type="pct"/>
                <w:gridSpan w:val="2"/>
              </w:tcPr>
            </w:tcPrChange>
          </w:tcPr>
          <w:p w14:paraId="70FF8E92" w14:textId="7EBF27FD" w:rsidR="00660F5D" w:rsidRDefault="00660F5D">
            <w:pPr>
              <w:spacing w:line="560" w:lineRule="exact"/>
              <w:rPr>
                <w:ins w:id="1142" w:author="think" w:date="2017-02-12T22:43:00Z"/>
                <w:sz w:val="21"/>
                <w:szCs w:val="21"/>
              </w:rPr>
            </w:pPr>
            <w:ins w:id="1143" w:author="think" w:date="2017-02-12T22:43:00Z">
              <w:r>
                <w:rPr>
                  <w:rFonts w:hint="eastAsia"/>
                  <w:sz w:val="21"/>
                  <w:szCs w:val="21"/>
                </w:rPr>
                <w:t>微信：</w:t>
              </w:r>
              <w:r>
                <w:rPr>
                  <w:rFonts w:hint="eastAsia"/>
                  <w:sz w:val="21"/>
                  <w:szCs w:val="21"/>
                </w:rPr>
                <w:t>W1</w:t>
              </w:r>
            </w:ins>
          </w:p>
          <w:p w14:paraId="110C0DE8" w14:textId="6D5B627D" w:rsidR="00660F5D" w:rsidRDefault="00660F5D">
            <w:pPr>
              <w:spacing w:line="560" w:lineRule="exact"/>
              <w:rPr>
                <w:ins w:id="1144" w:author="think" w:date="2017-02-12T22:42:00Z"/>
                <w:sz w:val="21"/>
                <w:szCs w:val="21"/>
              </w:rPr>
            </w:pPr>
            <w:ins w:id="1145" w:author="think" w:date="2017-02-12T22:43:00Z">
              <w:r>
                <w:rPr>
                  <w:rFonts w:hint="eastAsia"/>
                  <w:sz w:val="21"/>
                  <w:szCs w:val="21"/>
                </w:rPr>
                <w:t>支付宝：</w:t>
              </w:r>
              <w:r>
                <w:rPr>
                  <w:sz w:val="21"/>
                  <w:szCs w:val="21"/>
                </w:rPr>
                <w:t>W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</w:ins>
          </w:p>
        </w:tc>
      </w:tr>
      <w:tr w:rsidR="00660F5D" w:rsidRPr="00226BD4" w14:paraId="77A17A5A" w14:textId="77777777" w:rsidTr="00F1568F">
        <w:trPr>
          <w:ins w:id="1146" w:author="think" w:date="2017-02-12T22:43:00Z"/>
        </w:trPr>
        <w:tc>
          <w:tcPr>
            <w:tcW w:w="284" w:type="pct"/>
            <w:tcPrChange w:id="1147" w:author="think" w:date="2017-02-12T22:44:00Z">
              <w:tcPr>
                <w:tcW w:w="340" w:type="pct"/>
              </w:tcPr>
            </w:tcPrChange>
          </w:tcPr>
          <w:p w14:paraId="3C303E52" w14:textId="19CE8460" w:rsidR="00660F5D" w:rsidRDefault="00660F5D">
            <w:pPr>
              <w:spacing w:line="560" w:lineRule="exact"/>
              <w:rPr>
                <w:ins w:id="1148" w:author="think" w:date="2017-02-12T22:43:00Z"/>
                <w:sz w:val="21"/>
                <w:szCs w:val="21"/>
              </w:rPr>
            </w:pPr>
            <w:ins w:id="1149" w:author="think" w:date="2017-02-12T22:44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281" w:type="pct"/>
            <w:tcPrChange w:id="1150" w:author="think" w:date="2017-02-12T22:44:00Z">
              <w:tcPr>
                <w:tcW w:w="1054" w:type="pct"/>
                <w:gridSpan w:val="2"/>
              </w:tcPr>
            </w:tcPrChange>
          </w:tcPr>
          <w:p w14:paraId="21D3B22C" w14:textId="0FE55AFF" w:rsidR="00660F5D" w:rsidRDefault="00660F5D">
            <w:pPr>
              <w:spacing w:line="560" w:lineRule="exact"/>
              <w:rPr>
                <w:ins w:id="1151" w:author="think" w:date="2017-02-12T22:43:00Z"/>
                <w:sz w:val="21"/>
                <w:szCs w:val="21"/>
              </w:rPr>
            </w:pPr>
            <w:ins w:id="1152" w:author="think" w:date="2017-02-12T22:43:00Z">
              <w:r>
                <w:rPr>
                  <w:rFonts w:hint="eastAsia"/>
                  <w:sz w:val="21"/>
                  <w:szCs w:val="21"/>
                </w:rPr>
                <w:t>query</w:t>
              </w:r>
              <w:r>
                <w:rPr>
                  <w:sz w:val="21"/>
                  <w:szCs w:val="21"/>
                </w:rPr>
                <w:t>_string</w:t>
              </w:r>
            </w:ins>
          </w:p>
        </w:tc>
        <w:tc>
          <w:tcPr>
            <w:tcW w:w="941" w:type="pct"/>
            <w:tcPrChange w:id="1153" w:author="think" w:date="2017-02-12T22:44:00Z">
              <w:tcPr>
                <w:tcW w:w="998" w:type="pct"/>
                <w:gridSpan w:val="2"/>
              </w:tcPr>
            </w:tcPrChange>
          </w:tcPr>
          <w:p w14:paraId="5167086B" w14:textId="79B7EA8D" w:rsidR="00660F5D" w:rsidRDefault="00660F5D">
            <w:pPr>
              <w:spacing w:line="560" w:lineRule="exact"/>
              <w:rPr>
                <w:ins w:id="1154" w:author="think" w:date="2017-02-12T22:43:00Z"/>
                <w:sz w:val="21"/>
                <w:szCs w:val="21"/>
              </w:rPr>
            </w:pPr>
            <w:ins w:id="1155" w:author="think" w:date="2017-02-12T22:44:00Z">
              <w:r>
                <w:rPr>
                  <w:rFonts w:hint="eastAsia"/>
                  <w:sz w:val="21"/>
                  <w:szCs w:val="21"/>
                </w:rPr>
                <w:t>各商户自定义字段</w:t>
              </w:r>
            </w:ins>
          </w:p>
        </w:tc>
        <w:tc>
          <w:tcPr>
            <w:tcW w:w="1025" w:type="pct"/>
            <w:tcPrChange w:id="1156" w:author="think" w:date="2017-02-12T22:44:00Z">
              <w:tcPr>
                <w:tcW w:w="1082" w:type="pct"/>
                <w:gridSpan w:val="2"/>
              </w:tcPr>
            </w:tcPrChange>
          </w:tcPr>
          <w:p w14:paraId="78BAC0D1" w14:textId="62ED3B55" w:rsidR="00660F5D" w:rsidRDefault="00660F5D">
            <w:pPr>
              <w:spacing w:line="560" w:lineRule="exact"/>
              <w:rPr>
                <w:ins w:id="1157" w:author="think" w:date="2017-02-12T22:43:00Z"/>
                <w:sz w:val="21"/>
                <w:szCs w:val="21"/>
              </w:rPr>
            </w:pPr>
            <w:ins w:id="1158" w:author="think" w:date="2017-02-12T22:44:00Z">
              <w:r>
                <w:rPr>
                  <w:rFonts w:hint="eastAsia"/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100)</w:t>
              </w:r>
            </w:ins>
          </w:p>
        </w:tc>
        <w:tc>
          <w:tcPr>
            <w:tcW w:w="1469" w:type="pct"/>
            <w:tcPrChange w:id="1159" w:author="think" w:date="2017-02-12T22:44:00Z">
              <w:tcPr>
                <w:tcW w:w="1526" w:type="pct"/>
                <w:gridSpan w:val="2"/>
              </w:tcPr>
            </w:tcPrChange>
          </w:tcPr>
          <w:p w14:paraId="2F840ADD" w14:textId="32209CE3" w:rsidR="00660F5D" w:rsidRDefault="00660F5D">
            <w:pPr>
              <w:spacing w:line="560" w:lineRule="exact"/>
              <w:rPr>
                <w:ins w:id="1160" w:author="think" w:date="2017-02-12T22:43:00Z"/>
                <w:sz w:val="21"/>
                <w:szCs w:val="21"/>
              </w:rPr>
            </w:pPr>
            <w:ins w:id="1161" w:author="think" w:date="2017-02-12T22:44:00Z">
              <w:r>
                <w:rPr>
                  <w:rFonts w:hint="eastAsia"/>
                  <w:sz w:val="21"/>
                  <w:szCs w:val="21"/>
                </w:rPr>
                <w:t>由上游提供</w:t>
              </w:r>
            </w:ins>
          </w:p>
        </w:tc>
      </w:tr>
      <w:tr w:rsidR="00F1568F" w:rsidRPr="00226BD4" w14:paraId="00B2FBE8" w14:textId="77777777" w:rsidTr="00F1568F">
        <w:trPr>
          <w:trHeight w:val="441"/>
          <w:ins w:id="1162" w:author="think" w:date="2017-02-12T22:45:00Z"/>
        </w:trPr>
        <w:tc>
          <w:tcPr>
            <w:tcW w:w="284" w:type="pct"/>
          </w:tcPr>
          <w:p w14:paraId="24EEE728" w14:textId="77777777" w:rsidR="00F1568F" w:rsidRPr="00226BD4" w:rsidRDefault="00F1568F" w:rsidP="000A31F4">
            <w:pPr>
              <w:rPr>
                <w:ins w:id="1163" w:author="think" w:date="2017-02-12T22:45:00Z"/>
                <w:sz w:val="21"/>
                <w:szCs w:val="21"/>
              </w:rPr>
            </w:pPr>
            <w:ins w:id="116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281" w:type="pct"/>
          </w:tcPr>
          <w:p w14:paraId="7C26B787" w14:textId="77777777" w:rsidR="00F1568F" w:rsidRPr="00226BD4" w:rsidRDefault="00F1568F" w:rsidP="000A31F4">
            <w:pPr>
              <w:rPr>
                <w:ins w:id="1165" w:author="think" w:date="2017-02-12T22:45:00Z"/>
                <w:sz w:val="21"/>
                <w:szCs w:val="21"/>
              </w:rPr>
            </w:pPr>
            <w:ins w:id="1166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745BB99D" w14:textId="77777777" w:rsidR="00F1568F" w:rsidRPr="00226BD4" w:rsidRDefault="00F1568F" w:rsidP="000A31F4">
            <w:pPr>
              <w:rPr>
                <w:ins w:id="1167" w:author="think" w:date="2017-02-12T22:45:00Z"/>
                <w:sz w:val="21"/>
                <w:szCs w:val="21"/>
              </w:rPr>
            </w:pPr>
            <w:ins w:id="1168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DECBABC" w14:textId="77777777" w:rsidR="00F1568F" w:rsidRPr="00226BD4" w:rsidRDefault="00F1568F" w:rsidP="000A31F4">
            <w:pPr>
              <w:rPr>
                <w:ins w:id="1169" w:author="think" w:date="2017-02-12T22:45:00Z"/>
                <w:sz w:val="21"/>
                <w:szCs w:val="21"/>
              </w:rPr>
            </w:pPr>
            <w:ins w:id="1170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DC4C47D" w14:textId="77777777" w:rsidR="00F1568F" w:rsidRPr="00226BD4" w:rsidRDefault="00F1568F" w:rsidP="000A31F4">
            <w:pPr>
              <w:rPr>
                <w:ins w:id="1171" w:author="think" w:date="2017-02-12T22:45:00Z"/>
                <w:sz w:val="21"/>
                <w:szCs w:val="21"/>
              </w:rPr>
            </w:pPr>
          </w:p>
        </w:tc>
      </w:tr>
      <w:tr w:rsidR="00F1568F" w:rsidRPr="00226BD4" w14:paraId="446D0415" w14:textId="77777777" w:rsidTr="00F1568F">
        <w:trPr>
          <w:trHeight w:val="441"/>
          <w:ins w:id="1172" w:author="think" w:date="2017-02-12T22:45:00Z"/>
        </w:trPr>
        <w:tc>
          <w:tcPr>
            <w:tcW w:w="284" w:type="pct"/>
          </w:tcPr>
          <w:p w14:paraId="6D769692" w14:textId="77777777" w:rsidR="00F1568F" w:rsidRPr="00226BD4" w:rsidRDefault="00F1568F" w:rsidP="000A31F4">
            <w:pPr>
              <w:rPr>
                <w:ins w:id="1173" w:author="think" w:date="2017-02-12T22:45:00Z"/>
                <w:sz w:val="21"/>
                <w:szCs w:val="21"/>
              </w:rPr>
            </w:pPr>
            <w:ins w:id="117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281" w:type="pct"/>
          </w:tcPr>
          <w:p w14:paraId="797B4E15" w14:textId="77777777" w:rsidR="00F1568F" w:rsidRPr="00226BD4" w:rsidRDefault="00F1568F" w:rsidP="000A31F4">
            <w:pPr>
              <w:rPr>
                <w:ins w:id="1175" w:author="think" w:date="2017-02-12T22:45:00Z"/>
                <w:sz w:val="21"/>
                <w:szCs w:val="21"/>
              </w:rPr>
            </w:pPr>
            <w:ins w:id="1176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0A6F685A" w14:textId="77777777" w:rsidR="00F1568F" w:rsidRPr="00226BD4" w:rsidRDefault="00F1568F" w:rsidP="000A31F4">
            <w:pPr>
              <w:rPr>
                <w:ins w:id="1177" w:author="think" w:date="2017-02-12T22:45:00Z"/>
                <w:sz w:val="21"/>
                <w:szCs w:val="21"/>
              </w:rPr>
            </w:pPr>
            <w:ins w:id="1178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6F030DBF" w14:textId="77777777" w:rsidR="00F1568F" w:rsidRPr="00226BD4" w:rsidRDefault="00F1568F" w:rsidP="000A31F4">
            <w:pPr>
              <w:rPr>
                <w:ins w:id="1179" w:author="think" w:date="2017-02-12T22:45:00Z"/>
                <w:sz w:val="21"/>
                <w:szCs w:val="21"/>
              </w:rPr>
            </w:pPr>
            <w:ins w:id="1180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63335C69" w14:textId="77777777" w:rsidR="00F1568F" w:rsidRPr="00226BD4" w:rsidRDefault="00F1568F" w:rsidP="000A31F4">
            <w:pPr>
              <w:rPr>
                <w:ins w:id="1181" w:author="think" w:date="2017-02-12T22:45:00Z"/>
                <w:sz w:val="21"/>
                <w:szCs w:val="21"/>
              </w:rPr>
            </w:pPr>
          </w:p>
        </w:tc>
      </w:tr>
      <w:tr w:rsidR="00F1568F" w:rsidRPr="00226BD4" w14:paraId="3BFF3A5E" w14:textId="77777777" w:rsidTr="00F1568F">
        <w:trPr>
          <w:trHeight w:val="441"/>
          <w:ins w:id="1182" w:author="think" w:date="2017-02-12T22:45:00Z"/>
        </w:trPr>
        <w:tc>
          <w:tcPr>
            <w:tcW w:w="284" w:type="pct"/>
          </w:tcPr>
          <w:p w14:paraId="25426E99" w14:textId="77777777" w:rsidR="00F1568F" w:rsidRPr="00226BD4" w:rsidRDefault="00F1568F" w:rsidP="000A31F4">
            <w:pPr>
              <w:rPr>
                <w:ins w:id="1183" w:author="think" w:date="2017-02-12T22:45:00Z"/>
                <w:sz w:val="21"/>
                <w:szCs w:val="21"/>
              </w:rPr>
            </w:pPr>
            <w:ins w:id="1184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281" w:type="pct"/>
          </w:tcPr>
          <w:p w14:paraId="0099BCAD" w14:textId="77777777" w:rsidR="00F1568F" w:rsidRPr="00226BD4" w:rsidRDefault="00F1568F" w:rsidP="000A31F4">
            <w:pPr>
              <w:rPr>
                <w:ins w:id="1185" w:author="think" w:date="2017-02-12T22:45:00Z"/>
                <w:sz w:val="21"/>
                <w:szCs w:val="21"/>
              </w:rPr>
            </w:pPr>
            <w:ins w:id="1186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24E7EB34" w14:textId="77777777" w:rsidR="00F1568F" w:rsidRPr="00226BD4" w:rsidRDefault="00F1568F" w:rsidP="000A31F4">
            <w:pPr>
              <w:rPr>
                <w:ins w:id="1187" w:author="think" w:date="2017-02-12T22:45:00Z"/>
                <w:sz w:val="21"/>
                <w:szCs w:val="21"/>
              </w:rPr>
            </w:pPr>
            <w:ins w:id="1188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7036DFC3" w14:textId="384424D1" w:rsidR="00F1568F" w:rsidRPr="00226BD4" w:rsidRDefault="006245CA" w:rsidP="000A31F4">
            <w:pPr>
              <w:rPr>
                <w:ins w:id="1189" w:author="think" w:date="2017-02-12T22:45:00Z"/>
                <w:sz w:val="21"/>
                <w:szCs w:val="21"/>
              </w:rPr>
            </w:pPr>
            <w:ins w:id="1190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04333830" w14:textId="77777777" w:rsidR="00F1568F" w:rsidRPr="00226BD4" w:rsidRDefault="00F1568F" w:rsidP="000A31F4">
            <w:pPr>
              <w:rPr>
                <w:ins w:id="1191" w:author="think" w:date="2017-02-12T22:45:00Z"/>
                <w:sz w:val="21"/>
                <w:szCs w:val="21"/>
              </w:rPr>
            </w:pPr>
          </w:p>
        </w:tc>
      </w:tr>
    </w:tbl>
    <w:p w14:paraId="7C82B3E6" w14:textId="77777777" w:rsidR="00C24F4A" w:rsidRPr="00C24F4A" w:rsidRDefault="00C24F4A">
      <w:pPr>
        <w:spacing w:line="560" w:lineRule="exact"/>
        <w:pPrChange w:id="1192" w:author="think" w:date="2017-02-12T16:26:00Z">
          <w:pPr/>
        </w:pPrChange>
      </w:pPr>
    </w:p>
    <w:p w14:paraId="3D3C7B50" w14:textId="702B9B5A" w:rsidR="005545A1" w:rsidRDefault="009700DE">
      <w:pPr>
        <w:pStyle w:val="3"/>
        <w:pPrChange w:id="1193" w:author="think" w:date="2017-02-12T17:36:00Z">
          <w:pPr>
            <w:pStyle w:val="2"/>
          </w:pPr>
        </w:pPrChange>
      </w:pPr>
      <w:bookmarkStart w:id="1194" w:name="_Toc474703326"/>
      <w:r>
        <w:rPr>
          <w:rFonts w:hint="eastAsia"/>
        </w:rPr>
        <w:t>客户经理信息</w:t>
      </w:r>
      <w:bookmarkEnd w:id="1194"/>
      <w:ins w:id="1195" w:author="think" w:date="2017-02-13T23:14:00Z">
        <w:r w:rsidR="006F6971">
          <w:t>(wozhi_saler)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64"/>
        <w:gridCol w:w="1749"/>
        <w:gridCol w:w="1656"/>
        <w:gridCol w:w="1795"/>
        <w:gridCol w:w="2532"/>
      </w:tblGrid>
      <w:tr w:rsidR="00984FAB" w:rsidRPr="00226BD4" w14:paraId="756ABE5C" w14:textId="77777777" w:rsidTr="0008435D">
        <w:tc>
          <w:tcPr>
            <w:tcW w:w="340" w:type="pct"/>
          </w:tcPr>
          <w:p w14:paraId="54538719" w14:textId="5BC091C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9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054" w:type="pct"/>
          </w:tcPr>
          <w:p w14:paraId="2372BE86" w14:textId="2F7F4B6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9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98" w:type="pct"/>
          </w:tcPr>
          <w:p w14:paraId="0403D880" w14:textId="43D113B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98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82" w:type="pct"/>
          </w:tcPr>
          <w:p w14:paraId="2295545C" w14:textId="3AFCCC93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199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526" w:type="pct"/>
          </w:tcPr>
          <w:p w14:paraId="55D20731" w14:textId="48014A9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00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984FAB" w:rsidRPr="00226BD4" w14:paraId="2339AF0E" w14:textId="77777777" w:rsidTr="0008435D">
        <w:tc>
          <w:tcPr>
            <w:tcW w:w="340" w:type="pct"/>
          </w:tcPr>
          <w:p w14:paraId="1B15CE47" w14:textId="513E133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0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E974133" w14:textId="7C052EEA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0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saler_id</w:t>
            </w:r>
          </w:p>
        </w:tc>
        <w:tc>
          <w:tcPr>
            <w:tcW w:w="998" w:type="pct"/>
          </w:tcPr>
          <w:p w14:paraId="7BAD1F56" w14:textId="2D27350C" w:rsidR="00984FAB" w:rsidRDefault="009700DE">
            <w:pPr>
              <w:spacing w:line="560" w:lineRule="exact"/>
              <w:rPr>
                <w:sz w:val="21"/>
                <w:szCs w:val="21"/>
              </w:rPr>
              <w:pPrChange w:id="1203" w:author="think" w:date="2017-02-12T16:26:00Z">
                <w:pPr/>
              </w:pPrChange>
            </w:pPr>
            <w:del w:id="1204" w:author="think" w:date="2017-02-12T22:10:00Z">
              <w:r w:rsidDel="00BF45FF">
                <w:rPr>
                  <w:rFonts w:hint="eastAsia"/>
                  <w:sz w:val="21"/>
                  <w:szCs w:val="21"/>
                </w:rPr>
                <w:delText>客户经理编号</w:delText>
              </w:r>
            </w:del>
            <w:ins w:id="1205" w:author="think" w:date="2017-02-12T22:10:00Z">
              <w:r w:rsidR="00BF45FF"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82" w:type="pct"/>
          </w:tcPr>
          <w:p w14:paraId="3B980FF7" w14:textId="7AC6F94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06" w:author="think" w:date="2017-02-12T16:26:00Z">
                <w:pPr/>
              </w:pPrChange>
            </w:pPr>
            <w:del w:id="1207" w:author="think" w:date="2017-02-12T21:46:00Z">
              <w:r w:rsidRPr="00226BD4" w:rsidDel="007B6730">
                <w:rPr>
                  <w:sz w:val="21"/>
                  <w:szCs w:val="21"/>
                </w:rPr>
                <w:delText>varchar</w:delText>
              </w:r>
            </w:del>
            <w:ins w:id="1208" w:author="think" w:date="2017-02-12T21:46:00Z">
              <w:r w:rsidR="007B6730">
                <w:rPr>
                  <w:sz w:val="21"/>
                  <w:szCs w:val="21"/>
                </w:rPr>
                <w:t>bigint</w:t>
              </w:r>
            </w:ins>
            <w:del w:id="1209" w:author="think" w:date="2017-02-12T21:46:00Z">
              <w:r w:rsidRPr="00226BD4" w:rsidDel="007B6730">
                <w:rPr>
                  <w:sz w:val="21"/>
                  <w:szCs w:val="21"/>
                </w:rPr>
                <w:delText>(</w:delText>
              </w:r>
              <w:r w:rsidDel="007B6730">
                <w:rPr>
                  <w:sz w:val="21"/>
                  <w:szCs w:val="21"/>
                </w:rPr>
                <w:delText>5</w:delText>
              </w:r>
              <w:r w:rsidRPr="00226BD4" w:rsidDel="007B6730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526" w:type="pct"/>
          </w:tcPr>
          <w:p w14:paraId="53A95BF5" w14:textId="50A3280B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10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AC9A9DD" w14:textId="77777777" w:rsidTr="000A31F4">
        <w:trPr>
          <w:ins w:id="1211" w:author="think" w:date="2017-02-12T22:09:00Z"/>
        </w:trPr>
        <w:tc>
          <w:tcPr>
            <w:tcW w:w="340" w:type="pct"/>
          </w:tcPr>
          <w:p w14:paraId="120019CC" w14:textId="77777777" w:rsidR="00BF45FF" w:rsidRPr="00226BD4" w:rsidRDefault="00BF45FF" w:rsidP="000A31F4">
            <w:pPr>
              <w:spacing w:line="560" w:lineRule="exact"/>
              <w:rPr>
                <w:ins w:id="1212" w:author="think" w:date="2017-02-12T22:09:00Z"/>
                <w:sz w:val="21"/>
                <w:szCs w:val="21"/>
              </w:rPr>
            </w:pPr>
            <w:ins w:id="1213" w:author="think" w:date="2017-02-12T22:09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28EA647A" w14:textId="77865113" w:rsidR="00BF45FF" w:rsidRPr="00226BD4" w:rsidRDefault="00BF45FF" w:rsidP="000A31F4">
            <w:pPr>
              <w:spacing w:line="560" w:lineRule="exact"/>
              <w:rPr>
                <w:ins w:id="1214" w:author="think" w:date="2017-02-12T22:09:00Z"/>
                <w:sz w:val="21"/>
                <w:szCs w:val="21"/>
              </w:rPr>
            </w:pPr>
            <w:ins w:id="1215" w:author="think" w:date="2017-02-12T22:09:00Z">
              <w:r>
                <w:rPr>
                  <w:sz w:val="21"/>
                  <w:szCs w:val="21"/>
                </w:rPr>
                <w:t>saler_</w:t>
              </w:r>
            </w:ins>
            <w:ins w:id="1216" w:author="think" w:date="2017-02-12T22:10:00Z">
              <w:r>
                <w:rPr>
                  <w:rFonts w:hint="eastAsia"/>
                  <w:sz w:val="21"/>
                  <w:szCs w:val="21"/>
                </w:rPr>
                <w:t>code</w:t>
              </w:r>
            </w:ins>
          </w:p>
        </w:tc>
        <w:tc>
          <w:tcPr>
            <w:tcW w:w="998" w:type="pct"/>
          </w:tcPr>
          <w:p w14:paraId="431D6D18" w14:textId="77777777" w:rsidR="00BF45FF" w:rsidRDefault="00BF45FF" w:rsidP="000A31F4">
            <w:pPr>
              <w:spacing w:line="560" w:lineRule="exact"/>
              <w:rPr>
                <w:ins w:id="1217" w:author="think" w:date="2017-02-12T22:09:00Z"/>
                <w:sz w:val="21"/>
                <w:szCs w:val="21"/>
              </w:rPr>
            </w:pPr>
            <w:ins w:id="1218" w:author="think" w:date="2017-02-12T22:09:00Z">
              <w:r>
                <w:rPr>
                  <w:rFonts w:hint="eastAsia"/>
                  <w:sz w:val="21"/>
                  <w:szCs w:val="21"/>
                </w:rPr>
                <w:t>客户经理编号</w:t>
              </w:r>
            </w:ins>
          </w:p>
        </w:tc>
        <w:tc>
          <w:tcPr>
            <w:tcW w:w="1082" w:type="pct"/>
          </w:tcPr>
          <w:p w14:paraId="5AEF0437" w14:textId="160D31FB" w:rsidR="00BF45FF" w:rsidRPr="00226BD4" w:rsidRDefault="00BF45FF" w:rsidP="000A31F4">
            <w:pPr>
              <w:spacing w:line="560" w:lineRule="exact"/>
              <w:rPr>
                <w:ins w:id="1219" w:author="think" w:date="2017-02-12T22:09:00Z"/>
                <w:sz w:val="21"/>
                <w:szCs w:val="21"/>
              </w:rPr>
            </w:pPr>
            <w:ins w:id="1220" w:author="think" w:date="2017-02-12T22:10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526" w:type="pct"/>
          </w:tcPr>
          <w:p w14:paraId="1E818B4C" w14:textId="6AE1F45D" w:rsidR="00BF45FF" w:rsidRPr="00226BD4" w:rsidRDefault="00BF45FF" w:rsidP="000A31F4">
            <w:pPr>
              <w:spacing w:line="560" w:lineRule="exact"/>
              <w:rPr>
                <w:ins w:id="1221" w:author="think" w:date="2017-02-12T22:09:00Z"/>
                <w:sz w:val="21"/>
                <w:szCs w:val="21"/>
              </w:rPr>
            </w:pPr>
            <w:ins w:id="1222" w:author="think" w:date="2017-02-12T22:10:00Z">
              <w:r>
                <w:rPr>
                  <w:rFonts w:hint="eastAsia"/>
                  <w:sz w:val="21"/>
                  <w:szCs w:val="21"/>
                </w:rPr>
                <w:t>请确定规则</w:t>
              </w:r>
            </w:ins>
          </w:p>
        </w:tc>
      </w:tr>
      <w:tr w:rsidR="00984FAB" w:rsidRPr="00226BD4" w14:paraId="2145EDBD" w14:textId="77777777" w:rsidTr="0008435D">
        <w:tc>
          <w:tcPr>
            <w:tcW w:w="340" w:type="pct"/>
          </w:tcPr>
          <w:p w14:paraId="76FD78E2" w14:textId="3171FF7C" w:rsidR="00984FAB" w:rsidRDefault="009700DE">
            <w:pPr>
              <w:spacing w:line="560" w:lineRule="exact"/>
              <w:rPr>
                <w:sz w:val="21"/>
                <w:szCs w:val="21"/>
              </w:rPr>
              <w:pPrChange w:id="122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054" w:type="pct"/>
          </w:tcPr>
          <w:p w14:paraId="75137D45" w14:textId="3959C96A" w:rsidR="00984FAB" w:rsidRDefault="009700DE">
            <w:pPr>
              <w:spacing w:line="560" w:lineRule="exact"/>
              <w:rPr>
                <w:sz w:val="21"/>
                <w:szCs w:val="21"/>
              </w:rPr>
              <w:pPrChange w:id="122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saler_name</w:t>
            </w:r>
          </w:p>
        </w:tc>
        <w:tc>
          <w:tcPr>
            <w:tcW w:w="998" w:type="pct"/>
          </w:tcPr>
          <w:p w14:paraId="07B9B3FC" w14:textId="7FFA4924" w:rsidR="00984FAB" w:rsidRDefault="009700DE">
            <w:pPr>
              <w:spacing w:line="560" w:lineRule="exact"/>
              <w:rPr>
                <w:sz w:val="21"/>
                <w:szCs w:val="21"/>
              </w:rPr>
              <w:pPrChange w:id="1225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客户经理姓名</w:t>
            </w:r>
          </w:p>
        </w:tc>
        <w:tc>
          <w:tcPr>
            <w:tcW w:w="1082" w:type="pct"/>
          </w:tcPr>
          <w:p w14:paraId="7A3A7E05" w14:textId="5CCDB3D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26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ins w:id="1227" w:author="think" w:date="2017-02-12T21:46:00Z">
              <w:r w:rsidR="007B6730">
                <w:rPr>
                  <w:sz w:val="21"/>
                  <w:szCs w:val="21"/>
                </w:rPr>
                <w:t>30</w:t>
              </w:r>
            </w:ins>
            <w:del w:id="1228" w:author="think" w:date="2017-02-12T21:46:00Z">
              <w:r w:rsidRPr="00226BD4" w:rsidDel="007B6730">
                <w:rPr>
                  <w:sz w:val="21"/>
                  <w:szCs w:val="21"/>
                </w:rPr>
                <w:delText>200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31017DDA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1229" w:author="think" w:date="2017-02-12T16:26:00Z">
                <w:pPr/>
              </w:pPrChange>
            </w:pPr>
          </w:p>
        </w:tc>
      </w:tr>
      <w:tr w:rsidR="00984FAB" w:rsidRPr="00226BD4" w14:paraId="276896A9" w14:textId="77777777" w:rsidTr="0008435D">
        <w:tc>
          <w:tcPr>
            <w:tcW w:w="340" w:type="pct"/>
          </w:tcPr>
          <w:p w14:paraId="12BE2176" w14:textId="0A585D4A" w:rsidR="00984FAB" w:rsidRDefault="009700DE">
            <w:pPr>
              <w:spacing w:line="560" w:lineRule="exact"/>
              <w:rPr>
                <w:sz w:val="21"/>
                <w:szCs w:val="21"/>
              </w:rPr>
              <w:pPrChange w:id="123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054" w:type="pct"/>
          </w:tcPr>
          <w:p w14:paraId="23166F61" w14:textId="17344066" w:rsidR="00984FAB" w:rsidRDefault="009700DE">
            <w:pPr>
              <w:spacing w:line="560" w:lineRule="exact"/>
              <w:rPr>
                <w:sz w:val="21"/>
                <w:szCs w:val="21"/>
              </w:rPr>
              <w:pPrChange w:id="123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saler_mobile</w:t>
            </w:r>
          </w:p>
        </w:tc>
        <w:tc>
          <w:tcPr>
            <w:tcW w:w="998" w:type="pct"/>
          </w:tcPr>
          <w:p w14:paraId="2EBBA8F7" w14:textId="25DD6BE2" w:rsidR="00984FAB" w:rsidRDefault="009700DE">
            <w:pPr>
              <w:spacing w:line="560" w:lineRule="exact"/>
              <w:rPr>
                <w:sz w:val="21"/>
                <w:szCs w:val="21"/>
              </w:rPr>
              <w:pPrChange w:id="1232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客户经理手机号</w:t>
            </w:r>
          </w:p>
        </w:tc>
        <w:tc>
          <w:tcPr>
            <w:tcW w:w="1082" w:type="pct"/>
          </w:tcPr>
          <w:p w14:paraId="704DE591" w14:textId="28F63D2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33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11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776CE3B5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1234" w:author="think" w:date="2017-02-12T16:26:00Z">
                <w:pPr/>
              </w:pPrChange>
            </w:pPr>
          </w:p>
        </w:tc>
      </w:tr>
      <w:tr w:rsidR="00984FAB" w:rsidRPr="00226BD4" w14:paraId="0BA5B8DE" w14:textId="77777777" w:rsidTr="0008435D">
        <w:tc>
          <w:tcPr>
            <w:tcW w:w="340" w:type="pct"/>
          </w:tcPr>
          <w:p w14:paraId="72688744" w14:textId="4FBF9004" w:rsidR="00984FAB" w:rsidRDefault="009700DE">
            <w:pPr>
              <w:spacing w:line="560" w:lineRule="exact"/>
              <w:rPr>
                <w:sz w:val="21"/>
                <w:szCs w:val="21"/>
              </w:rPr>
              <w:pPrChange w:id="1235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054" w:type="pct"/>
          </w:tcPr>
          <w:p w14:paraId="2F1A2C8C" w14:textId="4E8F9ACF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36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998" w:type="pct"/>
          </w:tcPr>
          <w:p w14:paraId="1A2BBF9E" w14:textId="18D1C40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3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1082" w:type="pct"/>
          </w:tcPr>
          <w:p w14:paraId="1B62D230" w14:textId="393F99D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38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526" w:type="pct"/>
          </w:tcPr>
          <w:p w14:paraId="39264159" w14:textId="2771CB8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39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984FAB" w:rsidRPr="00226BD4" w14:paraId="69350817" w14:textId="77777777" w:rsidTr="0008435D">
        <w:tc>
          <w:tcPr>
            <w:tcW w:w="340" w:type="pct"/>
          </w:tcPr>
          <w:p w14:paraId="6FB1E5B3" w14:textId="485527FD" w:rsidR="00984FAB" w:rsidRDefault="009700DE">
            <w:pPr>
              <w:spacing w:line="560" w:lineRule="exact"/>
              <w:rPr>
                <w:sz w:val="21"/>
                <w:szCs w:val="21"/>
              </w:rPr>
              <w:pPrChange w:id="124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54" w:type="pct"/>
          </w:tcPr>
          <w:p w14:paraId="16C6080E" w14:textId="71CD9DC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4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reward_time</w:t>
            </w:r>
          </w:p>
        </w:tc>
        <w:tc>
          <w:tcPr>
            <w:tcW w:w="998" w:type="pct"/>
          </w:tcPr>
          <w:p w14:paraId="462FB6A9" w14:textId="0EF1242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42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奖励周期</w:t>
            </w:r>
          </w:p>
        </w:tc>
        <w:tc>
          <w:tcPr>
            <w:tcW w:w="1082" w:type="pct"/>
          </w:tcPr>
          <w:p w14:paraId="2F7F465D" w14:textId="6CA580A8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243" w:author="think" w:date="2017-02-12T16:26:00Z">
                <w:pPr/>
              </w:pPrChange>
            </w:pPr>
            <w:del w:id="1244" w:author="think" w:date="2017-02-13T23:30:00Z">
              <w:r w:rsidRPr="00226BD4" w:rsidDel="00615D83">
                <w:rPr>
                  <w:sz w:val="21"/>
                  <w:szCs w:val="21"/>
                </w:rPr>
                <w:delText>varchar</w:delText>
              </w:r>
            </w:del>
            <w:ins w:id="1245" w:author="think" w:date="2017-02-13T23:30:00Z">
              <w:r w:rsidR="00615D83">
                <w:rPr>
                  <w:sz w:val="21"/>
                  <w:szCs w:val="21"/>
                </w:rPr>
                <w:t>char</w:t>
              </w:r>
            </w:ins>
            <w:r w:rsidRPr="00226BD4">
              <w:rPr>
                <w:sz w:val="21"/>
                <w:szCs w:val="21"/>
              </w:rPr>
              <w:t>(2</w:t>
            </w:r>
            <w:del w:id="1246" w:author="think" w:date="2017-02-13T23:30:00Z">
              <w:r w:rsidRPr="00226BD4" w:rsidDel="00615D83">
                <w:rPr>
                  <w:sz w:val="21"/>
                  <w:szCs w:val="21"/>
                </w:rPr>
                <w:delText>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2B364295" w14:textId="31DA7520" w:rsidR="00A203D0" w:rsidRDefault="00A203D0">
            <w:pPr>
              <w:spacing w:line="560" w:lineRule="exact"/>
              <w:rPr>
                <w:ins w:id="1247" w:author="think" w:date="2017-02-13T23:31:00Z"/>
                <w:sz w:val="21"/>
                <w:szCs w:val="21"/>
              </w:rPr>
              <w:pPrChange w:id="1248" w:author="think" w:date="2017-02-12T16:26:00Z">
                <w:pPr/>
              </w:pPrChange>
            </w:pPr>
            <w:ins w:id="1249" w:author="think" w:date="2017-02-13T23:31:00Z">
              <w:r>
                <w:rPr>
                  <w:rFonts w:hint="eastAsia"/>
                  <w:sz w:val="21"/>
                  <w:szCs w:val="21"/>
                </w:rPr>
                <w:t>不奖励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、年</w:t>
              </w:r>
            </w:ins>
            <w:ins w:id="1250" w:author="think" w:date="2017-02-13T23:32:00Z">
              <w:r>
                <w:rPr>
                  <w:rFonts w:hint="eastAsia"/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、</w:t>
              </w:r>
            </w:ins>
            <w:ins w:id="1251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</w:p>
          <w:p w14:paraId="40BB36E0" w14:textId="26D9C0A5" w:rsidR="00984FAB" w:rsidRDefault="00A203D0">
            <w:pPr>
              <w:spacing w:line="560" w:lineRule="exact"/>
              <w:rPr>
                <w:sz w:val="21"/>
                <w:szCs w:val="21"/>
              </w:rPr>
              <w:pPrChange w:id="1252" w:author="think" w:date="2017-02-12T16:26:00Z">
                <w:pPr/>
              </w:pPrChange>
            </w:pPr>
            <w:ins w:id="1253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  <w:r w:rsidR="009700DE">
              <w:rPr>
                <w:rFonts w:hint="eastAsia"/>
                <w:sz w:val="21"/>
                <w:szCs w:val="21"/>
              </w:rPr>
              <w:t>季度、半年等</w:t>
            </w:r>
          </w:p>
        </w:tc>
      </w:tr>
      <w:tr w:rsidR="004B7D6B" w:rsidRPr="00226BD4" w14:paraId="48049878" w14:textId="77777777" w:rsidTr="004B7D6B">
        <w:trPr>
          <w:trHeight w:val="441"/>
          <w:ins w:id="1254" w:author="think" w:date="2017-02-12T21:55:00Z"/>
        </w:trPr>
        <w:tc>
          <w:tcPr>
            <w:tcW w:w="340" w:type="pct"/>
          </w:tcPr>
          <w:p w14:paraId="48C10C06" w14:textId="30782654" w:rsidR="004B7D6B" w:rsidRPr="00226BD4" w:rsidRDefault="004B7D6B" w:rsidP="000A31F4">
            <w:pPr>
              <w:rPr>
                <w:ins w:id="1255" w:author="think" w:date="2017-02-12T21:55:00Z"/>
                <w:sz w:val="21"/>
                <w:szCs w:val="21"/>
              </w:rPr>
            </w:pPr>
            <w:ins w:id="1256" w:author="think" w:date="2017-02-12T21:55:00Z">
              <w:r>
                <w:rPr>
                  <w:rFonts w:hint="eastAsia"/>
                  <w:sz w:val="21"/>
                  <w:szCs w:val="21"/>
                </w:rPr>
                <w:lastRenderedPageBreak/>
                <w:t>6</w:t>
              </w:r>
            </w:ins>
          </w:p>
        </w:tc>
        <w:tc>
          <w:tcPr>
            <w:tcW w:w="1054" w:type="pct"/>
          </w:tcPr>
          <w:p w14:paraId="30F73113" w14:textId="77777777" w:rsidR="004B7D6B" w:rsidRPr="00226BD4" w:rsidRDefault="004B7D6B" w:rsidP="000A31F4">
            <w:pPr>
              <w:rPr>
                <w:ins w:id="1257" w:author="think" w:date="2017-02-12T21:55:00Z"/>
                <w:sz w:val="21"/>
                <w:szCs w:val="21"/>
              </w:rPr>
            </w:pPr>
            <w:ins w:id="1258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98" w:type="pct"/>
          </w:tcPr>
          <w:p w14:paraId="16227927" w14:textId="77777777" w:rsidR="004B7D6B" w:rsidRPr="00226BD4" w:rsidRDefault="004B7D6B" w:rsidP="000A31F4">
            <w:pPr>
              <w:rPr>
                <w:ins w:id="1259" w:author="think" w:date="2017-02-12T21:55:00Z"/>
                <w:sz w:val="21"/>
                <w:szCs w:val="21"/>
              </w:rPr>
            </w:pPr>
            <w:ins w:id="1260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38E7913" w14:textId="77777777" w:rsidR="004B7D6B" w:rsidRPr="00226BD4" w:rsidRDefault="004B7D6B" w:rsidP="000A31F4">
            <w:pPr>
              <w:rPr>
                <w:ins w:id="1261" w:author="think" w:date="2017-02-12T21:55:00Z"/>
                <w:sz w:val="21"/>
                <w:szCs w:val="21"/>
              </w:rPr>
            </w:pPr>
            <w:ins w:id="1262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4BC7B8AD" w14:textId="77777777" w:rsidR="004B7D6B" w:rsidRPr="00226BD4" w:rsidRDefault="004B7D6B" w:rsidP="000A31F4">
            <w:pPr>
              <w:rPr>
                <w:ins w:id="1263" w:author="think" w:date="2017-02-12T21:55:00Z"/>
                <w:sz w:val="21"/>
                <w:szCs w:val="21"/>
              </w:rPr>
            </w:pPr>
          </w:p>
        </w:tc>
      </w:tr>
      <w:tr w:rsidR="004B7D6B" w:rsidRPr="00226BD4" w14:paraId="4583DB05" w14:textId="77777777" w:rsidTr="004B7D6B">
        <w:trPr>
          <w:trHeight w:val="441"/>
          <w:ins w:id="1264" w:author="think" w:date="2017-02-12T21:55:00Z"/>
        </w:trPr>
        <w:tc>
          <w:tcPr>
            <w:tcW w:w="340" w:type="pct"/>
          </w:tcPr>
          <w:p w14:paraId="735A0257" w14:textId="527F2738" w:rsidR="004B7D6B" w:rsidRPr="00226BD4" w:rsidRDefault="004B7D6B" w:rsidP="000A31F4">
            <w:pPr>
              <w:rPr>
                <w:ins w:id="1265" w:author="think" w:date="2017-02-12T21:55:00Z"/>
                <w:sz w:val="21"/>
                <w:szCs w:val="21"/>
              </w:rPr>
            </w:pPr>
            <w:ins w:id="1266" w:author="think" w:date="2017-02-12T21:55:00Z">
              <w:r>
                <w:rPr>
                  <w:rFonts w:hint="eastAsia"/>
                  <w:sz w:val="21"/>
                  <w:szCs w:val="21"/>
                </w:rPr>
                <w:t>7</w:t>
              </w:r>
            </w:ins>
          </w:p>
        </w:tc>
        <w:tc>
          <w:tcPr>
            <w:tcW w:w="1054" w:type="pct"/>
          </w:tcPr>
          <w:p w14:paraId="5F18C022" w14:textId="77777777" w:rsidR="004B7D6B" w:rsidRPr="00226BD4" w:rsidRDefault="004B7D6B" w:rsidP="000A31F4">
            <w:pPr>
              <w:rPr>
                <w:ins w:id="1267" w:author="think" w:date="2017-02-12T21:55:00Z"/>
                <w:sz w:val="21"/>
                <w:szCs w:val="21"/>
              </w:rPr>
            </w:pPr>
            <w:ins w:id="1268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98" w:type="pct"/>
          </w:tcPr>
          <w:p w14:paraId="538FD45B" w14:textId="77777777" w:rsidR="004B7D6B" w:rsidRPr="00226BD4" w:rsidRDefault="004B7D6B" w:rsidP="000A31F4">
            <w:pPr>
              <w:rPr>
                <w:ins w:id="1269" w:author="think" w:date="2017-02-12T21:55:00Z"/>
                <w:sz w:val="21"/>
                <w:szCs w:val="21"/>
              </w:rPr>
            </w:pPr>
            <w:ins w:id="1270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FD29880" w14:textId="77777777" w:rsidR="004B7D6B" w:rsidRPr="00226BD4" w:rsidRDefault="004B7D6B" w:rsidP="000A31F4">
            <w:pPr>
              <w:rPr>
                <w:ins w:id="1271" w:author="think" w:date="2017-02-12T21:55:00Z"/>
                <w:sz w:val="21"/>
                <w:szCs w:val="21"/>
              </w:rPr>
            </w:pPr>
            <w:ins w:id="1272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5D31407D" w14:textId="77777777" w:rsidR="004B7D6B" w:rsidRPr="00226BD4" w:rsidRDefault="004B7D6B" w:rsidP="000A31F4">
            <w:pPr>
              <w:rPr>
                <w:ins w:id="1273" w:author="think" w:date="2017-02-12T21:55:00Z"/>
                <w:sz w:val="21"/>
                <w:szCs w:val="21"/>
              </w:rPr>
            </w:pPr>
          </w:p>
        </w:tc>
      </w:tr>
      <w:tr w:rsidR="004B7D6B" w:rsidRPr="00226BD4" w14:paraId="69130789" w14:textId="77777777" w:rsidTr="004B7D6B">
        <w:trPr>
          <w:trHeight w:val="441"/>
          <w:ins w:id="1274" w:author="think" w:date="2017-02-12T21:55:00Z"/>
        </w:trPr>
        <w:tc>
          <w:tcPr>
            <w:tcW w:w="340" w:type="pct"/>
          </w:tcPr>
          <w:p w14:paraId="6E761FF6" w14:textId="442F6D0E" w:rsidR="004B7D6B" w:rsidRPr="00226BD4" w:rsidRDefault="004B7D6B" w:rsidP="000A31F4">
            <w:pPr>
              <w:rPr>
                <w:ins w:id="1275" w:author="think" w:date="2017-02-12T21:55:00Z"/>
                <w:sz w:val="21"/>
                <w:szCs w:val="21"/>
              </w:rPr>
            </w:pPr>
            <w:ins w:id="1276" w:author="think" w:date="2017-02-12T21:5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054" w:type="pct"/>
          </w:tcPr>
          <w:p w14:paraId="44B515B4" w14:textId="77777777" w:rsidR="004B7D6B" w:rsidRPr="00226BD4" w:rsidRDefault="004B7D6B" w:rsidP="000A31F4">
            <w:pPr>
              <w:rPr>
                <w:ins w:id="1277" w:author="think" w:date="2017-02-12T21:55:00Z"/>
                <w:sz w:val="21"/>
                <w:szCs w:val="21"/>
              </w:rPr>
            </w:pPr>
            <w:ins w:id="1278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98" w:type="pct"/>
          </w:tcPr>
          <w:p w14:paraId="720E859C" w14:textId="77777777" w:rsidR="004B7D6B" w:rsidRPr="00226BD4" w:rsidRDefault="004B7D6B" w:rsidP="000A31F4">
            <w:pPr>
              <w:rPr>
                <w:ins w:id="1279" w:author="think" w:date="2017-02-12T21:55:00Z"/>
                <w:sz w:val="21"/>
                <w:szCs w:val="21"/>
              </w:rPr>
            </w:pPr>
            <w:ins w:id="1280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82" w:type="pct"/>
          </w:tcPr>
          <w:p w14:paraId="3228AF1A" w14:textId="6B660AC5" w:rsidR="004B7D6B" w:rsidRPr="00226BD4" w:rsidRDefault="006245CA" w:rsidP="000A31F4">
            <w:pPr>
              <w:rPr>
                <w:ins w:id="1281" w:author="think" w:date="2017-02-12T21:55:00Z"/>
                <w:sz w:val="21"/>
                <w:szCs w:val="21"/>
              </w:rPr>
            </w:pPr>
            <w:ins w:id="1282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526" w:type="pct"/>
          </w:tcPr>
          <w:p w14:paraId="5DD254FB" w14:textId="77777777" w:rsidR="004B7D6B" w:rsidRPr="00226BD4" w:rsidRDefault="004B7D6B" w:rsidP="000A31F4">
            <w:pPr>
              <w:rPr>
                <w:ins w:id="1283" w:author="think" w:date="2017-02-12T21:55:00Z"/>
                <w:sz w:val="21"/>
                <w:szCs w:val="21"/>
              </w:rPr>
            </w:pPr>
          </w:p>
        </w:tc>
      </w:tr>
    </w:tbl>
    <w:p w14:paraId="32843698" w14:textId="2035676E" w:rsidR="00984FAB" w:rsidRPr="00984FAB" w:rsidRDefault="007B6730">
      <w:pPr>
        <w:spacing w:line="560" w:lineRule="exact"/>
        <w:pPrChange w:id="1284" w:author="think" w:date="2017-02-12T16:26:00Z">
          <w:pPr/>
        </w:pPrChange>
      </w:pPr>
      <w:ins w:id="1285" w:author="think" w:date="2017-02-12T21:48:00Z">
        <w:r w:rsidRPr="007B6730">
          <w:rPr>
            <w:rFonts w:hint="eastAsia"/>
            <w:highlight w:val="yellow"/>
            <w:rPrChange w:id="1286" w:author="think" w:date="2017-02-12T21:50:00Z">
              <w:rPr>
                <w:rFonts w:hint="eastAsia"/>
              </w:rPr>
            </w:rPrChange>
          </w:rPr>
          <w:t>这奖励标准和商户表里面的奖励标准有什么关系</w:t>
        </w:r>
        <w:r w:rsidRPr="007B6730">
          <w:rPr>
            <w:highlight w:val="yellow"/>
            <w:rPrChange w:id="1287" w:author="think" w:date="2017-02-12T21:50:00Z">
              <w:rPr/>
            </w:rPrChange>
          </w:rPr>
          <w:t>?</w:t>
        </w:r>
      </w:ins>
      <w:ins w:id="1288" w:author="think" w:date="2017-02-12T21:49:00Z">
        <w:r w:rsidRPr="007B6730">
          <w:rPr>
            <w:rFonts w:hint="eastAsia"/>
            <w:highlight w:val="yellow"/>
            <w:rPrChange w:id="1289" w:author="think" w:date="2017-02-12T21:50:00Z">
              <w:rPr>
                <w:rFonts w:hint="eastAsia"/>
              </w:rPr>
            </w:rPrChange>
          </w:rPr>
          <w:t>如果标准未定或者标准经常改的话，不应该做到业务系统中，应该</w:t>
        </w:r>
      </w:ins>
      <w:ins w:id="1290" w:author="think" w:date="2017-02-12T21:50:00Z">
        <w:r w:rsidRPr="007B6730">
          <w:rPr>
            <w:rFonts w:hint="eastAsia"/>
            <w:highlight w:val="yellow"/>
            <w:rPrChange w:id="1291" w:author="think" w:date="2017-02-12T21:50:00Z">
              <w:rPr>
                <w:rFonts w:hint="eastAsia"/>
              </w:rPr>
            </w:rPrChange>
          </w:rPr>
          <w:t>通过导出明细交易明细或者汇总信息进行计算。</w:t>
        </w:r>
      </w:ins>
    </w:p>
    <w:p w14:paraId="3E929AAD" w14:textId="1B362F94" w:rsidR="00D90D94" w:rsidRDefault="00D90D94" w:rsidP="00D90D94">
      <w:pPr>
        <w:pStyle w:val="3"/>
        <w:rPr>
          <w:ins w:id="1292" w:author="think" w:date="2017-02-12T21:51:00Z"/>
        </w:rPr>
      </w:pPr>
      <w:bookmarkStart w:id="1293" w:name="_Toc474703327"/>
      <w:ins w:id="1294" w:author="think" w:date="2017-02-12T21:52:00Z">
        <w:r>
          <w:rPr>
            <w:rFonts w:hint="eastAsia"/>
          </w:rPr>
          <w:t>订单信息</w:t>
        </w:r>
      </w:ins>
      <w:bookmarkEnd w:id="1293"/>
    </w:p>
    <w:tbl>
      <w:tblPr>
        <w:tblStyle w:val="aa"/>
        <w:tblW w:w="5000" w:type="pct"/>
        <w:tblLook w:val="04A0" w:firstRow="1" w:lastRow="0" w:firstColumn="1" w:lastColumn="0" w:noHBand="0" w:noVBand="1"/>
        <w:tblPrChange w:id="1295" w:author="think" w:date="2017-02-12T22:07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0"/>
        <w:gridCol w:w="2127"/>
        <w:gridCol w:w="1561"/>
        <w:gridCol w:w="1701"/>
        <w:gridCol w:w="2437"/>
        <w:tblGridChange w:id="1296">
          <w:tblGrid>
            <w:gridCol w:w="469"/>
            <w:gridCol w:w="1"/>
            <w:gridCol w:w="2126"/>
            <w:gridCol w:w="1"/>
            <w:gridCol w:w="1560"/>
            <w:gridCol w:w="1"/>
            <w:gridCol w:w="1700"/>
            <w:gridCol w:w="1"/>
            <w:gridCol w:w="2437"/>
          </w:tblGrid>
        </w:tblGridChange>
      </w:tblGrid>
      <w:tr w:rsidR="00D90D94" w:rsidRPr="00226BD4" w14:paraId="1046E809" w14:textId="77777777" w:rsidTr="00826B0B">
        <w:trPr>
          <w:ins w:id="1297" w:author="think" w:date="2017-02-12T21:51:00Z"/>
        </w:trPr>
        <w:tc>
          <w:tcPr>
            <w:tcW w:w="283" w:type="pct"/>
            <w:tcPrChange w:id="1298" w:author="think" w:date="2017-02-12T22:07:00Z">
              <w:tcPr>
                <w:tcW w:w="340" w:type="pct"/>
              </w:tcPr>
            </w:tcPrChange>
          </w:tcPr>
          <w:p w14:paraId="1944BED5" w14:textId="77777777" w:rsidR="00D90D94" w:rsidRPr="00226BD4" w:rsidRDefault="00D90D94" w:rsidP="00D90D94">
            <w:pPr>
              <w:spacing w:line="560" w:lineRule="exact"/>
              <w:rPr>
                <w:ins w:id="1299" w:author="think" w:date="2017-02-12T21:51:00Z"/>
                <w:sz w:val="21"/>
                <w:szCs w:val="21"/>
              </w:rPr>
            </w:pPr>
            <w:ins w:id="1300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282" w:type="pct"/>
            <w:tcPrChange w:id="1301" w:author="think" w:date="2017-02-12T22:07:00Z">
              <w:tcPr>
                <w:tcW w:w="1054" w:type="pct"/>
                <w:gridSpan w:val="2"/>
              </w:tcPr>
            </w:tcPrChange>
          </w:tcPr>
          <w:p w14:paraId="7D59BF00" w14:textId="77777777" w:rsidR="00D90D94" w:rsidRPr="00226BD4" w:rsidRDefault="00D90D94" w:rsidP="00D90D94">
            <w:pPr>
              <w:spacing w:line="560" w:lineRule="exact"/>
              <w:rPr>
                <w:ins w:id="1302" w:author="think" w:date="2017-02-12T21:51:00Z"/>
                <w:sz w:val="21"/>
                <w:szCs w:val="21"/>
              </w:rPr>
            </w:pPr>
            <w:ins w:id="1303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41" w:type="pct"/>
            <w:tcPrChange w:id="1304" w:author="think" w:date="2017-02-12T22:07:00Z">
              <w:tcPr>
                <w:tcW w:w="998" w:type="pct"/>
                <w:gridSpan w:val="2"/>
              </w:tcPr>
            </w:tcPrChange>
          </w:tcPr>
          <w:p w14:paraId="77016A18" w14:textId="77777777" w:rsidR="00D90D94" w:rsidRPr="00226BD4" w:rsidRDefault="00D90D94" w:rsidP="00D90D94">
            <w:pPr>
              <w:spacing w:line="560" w:lineRule="exact"/>
              <w:rPr>
                <w:ins w:id="1305" w:author="think" w:date="2017-02-12T21:51:00Z"/>
                <w:sz w:val="21"/>
                <w:szCs w:val="21"/>
              </w:rPr>
            </w:pPr>
            <w:ins w:id="1306" w:author="think" w:date="2017-02-12T21:51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  <w:tcPrChange w:id="1307" w:author="think" w:date="2017-02-12T22:07:00Z">
              <w:tcPr>
                <w:tcW w:w="1082" w:type="pct"/>
                <w:gridSpan w:val="2"/>
              </w:tcPr>
            </w:tcPrChange>
          </w:tcPr>
          <w:p w14:paraId="0C5007BE" w14:textId="77777777" w:rsidR="00D90D94" w:rsidRPr="00226BD4" w:rsidRDefault="00D90D94" w:rsidP="00D90D94">
            <w:pPr>
              <w:spacing w:line="560" w:lineRule="exact"/>
              <w:rPr>
                <w:ins w:id="1308" w:author="think" w:date="2017-02-12T21:51:00Z"/>
                <w:sz w:val="21"/>
                <w:szCs w:val="21"/>
              </w:rPr>
            </w:pPr>
            <w:ins w:id="1309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  <w:tcPrChange w:id="1310" w:author="think" w:date="2017-02-12T22:07:00Z">
              <w:tcPr>
                <w:tcW w:w="1526" w:type="pct"/>
                <w:gridSpan w:val="2"/>
              </w:tcPr>
            </w:tcPrChange>
          </w:tcPr>
          <w:p w14:paraId="7545C296" w14:textId="77777777" w:rsidR="00D90D94" w:rsidRPr="00226BD4" w:rsidRDefault="00D90D94" w:rsidP="00D90D94">
            <w:pPr>
              <w:spacing w:line="560" w:lineRule="exact"/>
              <w:rPr>
                <w:ins w:id="1311" w:author="think" w:date="2017-02-12T21:51:00Z"/>
                <w:sz w:val="21"/>
                <w:szCs w:val="21"/>
              </w:rPr>
            </w:pPr>
            <w:ins w:id="1312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DB5960" w:rsidRPr="00226BD4" w14:paraId="32253957" w14:textId="77777777" w:rsidTr="000A31F4">
        <w:trPr>
          <w:ins w:id="1313" w:author="think" w:date="2017-02-12T21:51:00Z"/>
        </w:trPr>
        <w:tc>
          <w:tcPr>
            <w:tcW w:w="283" w:type="pct"/>
            <w:vAlign w:val="center"/>
            <w:tcPrChange w:id="1314" w:author="think" w:date="2017-02-12T22:07:00Z">
              <w:tcPr>
                <w:tcW w:w="340" w:type="pct"/>
              </w:tcPr>
            </w:tcPrChange>
          </w:tcPr>
          <w:p w14:paraId="0B405858" w14:textId="6D36A6E5" w:rsidR="00DB5960" w:rsidRPr="00226BD4" w:rsidRDefault="00DB5960" w:rsidP="00DB5960">
            <w:pPr>
              <w:spacing w:line="560" w:lineRule="exact"/>
              <w:rPr>
                <w:ins w:id="1315" w:author="think" w:date="2017-02-12T21:51:00Z"/>
                <w:sz w:val="21"/>
                <w:szCs w:val="21"/>
              </w:rPr>
            </w:pPr>
            <w:ins w:id="131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282" w:type="pct"/>
            <w:tcPrChange w:id="1317" w:author="think" w:date="2017-02-12T22:07:00Z">
              <w:tcPr>
                <w:tcW w:w="1054" w:type="pct"/>
                <w:gridSpan w:val="2"/>
              </w:tcPr>
            </w:tcPrChange>
          </w:tcPr>
          <w:p w14:paraId="3E89EEDA" w14:textId="16AE7626" w:rsidR="00DB5960" w:rsidRPr="00226BD4" w:rsidRDefault="00DB5960" w:rsidP="00DB5960">
            <w:pPr>
              <w:spacing w:line="560" w:lineRule="exact"/>
              <w:rPr>
                <w:ins w:id="1318" w:author="think" w:date="2017-02-12T21:51:00Z"/>
                <w:sz w:val="21"/>
                <w:szCs w:val="21"/>
              </w:rPr>
            </w:pPr>
            <w:ins w:id="1319" w:author="think" w:date="2017-02-12T21:52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1320" w:author="think" w:date="2017-02-12T21:51:00Z"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  <w:tcPrChange w:id="1321" w:author="think" w:date="2017-02-12T22:07:00Z">
              <w:tcPr>
                <w:tcW w:w="998" w:type="pct"/>
                <w:gridSpan w:val="2"/>
              </w:tcPr>
            </w:tcPrChange>
          </w:tcPr>
          <w:p w14:paraId="4C9CF497" w14:textId="30176DB9" w:rsidR="00DB5960" w:rsidRDefault="00BF45FF" w:rsidP="00DB5960">
            <w:pPr>
              <w:spacing w:line="560" w:lineRule="exact"/>
              <w:rPr>
                <w:ins w:id="1322" w:author="think" w:date="2017-02-12T21:51:00Z"/>
                <w:sz w:val="21"/>
                <w:szCs w:val="21"/>
              </w:rPr>
            </w:pPr>
            <w:ins w:id="1323" w:author="think" w:date="2017-02-12T22:10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  <w:tcPrChange w:id="1324" w:author="think" w:date="2017-02-12T22:07:00Z">
              <w:tcPr>
                <w:tcW w:w="1082" w:type="pct"/>
                <w:gridSpan w:val="2"/>
              </w:tcPr>
            </w:tcPrChange>
          </w:tcPr>
          <w:p w14:paraId="3C602510" w14:textId="77777777" w:rsidR="00DB5960" w:rsidRPr="00226BD4" w:rsidRDefault="00DB5960" w:rsidP="00DB5960">
            <w:pPr>
              <w:spacing w:line="560" w:lineRule="exact"/>
              <w:rPr>
                <w:ins w:id="1325" w:author="think" w:date="2017-02-12T21:51:00Z"/>
                <w:sz w:val="21"/>
                <w:szCs w:val="21"/>
              </w:rPr>
            </w:pPr>
            <w:ins w:id="1326" w:author="think" w:date="2017-02-12T21:51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327" w:author="think" w:date="2017-02-12T22:07:00Z">
              <w:tcPr>
                <w:tcW w:w="1526" w:type="pct"/>
                <w:gridSpan w:val="2"/>
              </w:tcPr>
            </w:tcPrChange>
          </w:tcPr>
          <w:p w14:paraId="4F7AB958" w14:textId="77777777" w:rsidR="00DB5960" w:rsidRPr="00226BD4" w:rsidRDefault="00DB5960" w:rsidP="00DB5960">
            <w:pPr>
              <w:spacing w:line="560" w:lineRule="exact"/>
              <w:rPr>
                <w:ins w:id="1328" w:author="think" w:date="2017-02-12T21:51:00Z"/>
                <w:sz w:val="21"/>
                <w:szCs w:val="21"/>
              </w:rPr>
            </w:pPr>
            <w:ins w:id="1329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BF45FF" w:rsidRPr="00226BD4" w14:paraId="6147B6FE" w14:textId="77777777" w:rsidTr="000A31F4">
        <w:trPr>
          <w:ins w:id="1330" w:author="think" w:date="2017-02-12T22:10:00Z"/>
        </w:trPr>
        <w:tc>
          <w:tcPr>
            <w:tcW w:w="283" w:type="pct"/>
            <w:vAlign w:val="center"/>
          </w:tcPr>
          <w:p w14:paraId="44B416A7" w14:textId="77777777" w:rsidR="00BF45FF" w:rsidRPr="00226BD4" w:rsidRDefault="00BF45FF" w:rsidP="000A31F4">
            <w:pPr>
              <w:rPr>
                <w:ins w:id="1331" w:author="think" w:date="2017-02-12T22:10:00Z"/>
                <w:sz w:val="21"/>
                <w:szCs w:val="21"/>
              </w:rPr>
            </w:pPr>
            <w:ins w:id="1332" w:author="think" w:date="2017-02-12T22:10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4BD5E5D9" w14:textId="77CF970C" w:rsidR="00BF45FF" w:rsidRPr="00226BD4" w:rsidRDefault="00BF45FF" w:rsidP="000A31F4">
            <w:pPr>
              <w:rPr>
                <w:ins w:id="1333" w:author="think" w:date="2017-02-12T22:10:00Z"/>
                <w:sz w:val="21"/>
                <w:szCs w:val="21"/>
              </w:rPr>
            </w:pPr>
            <w:ins w:id="1334" w:author="think" w:date="2017-02-12T22:11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1335" w:author="think" w:date="2017-02-12T22:10:00Z">
              <w:r>
                <w:rPr>
                  <w:sz w:val="21"/>
                  <w:szCs w:val="21"/>
                </w:rPr>
                <w:t>_</w:t>
              </w:r>
            </w:ins>
            <w:ins w:id="1336" w:author="think" w:date="2017-02-12T22:11:00Z">
              <w:r>
                <w:rPr>
                  <w:rFonts w:hint="eastAsia"/>
                  <w:sz w:val="21"/>
                  <w:szCs w:val="21"/>
                </w:rPr>
                <w:t>number</w:t>
              </w:r>
            </w:ins>
          </w:p>
        </w:tc>
        <w:tc>
          <w:tcPr>
            <w:tcW w:w="941" w:type="pct"/>
          </w:tcPr>
          <w:p w14:paraId="67DFA639" w14:textId="2CAC0D8A" w:rsidR="00BF45FF" w:rsidRPr="00226BD4" w:rsidRDefault="00BF45FF" w:rsidP="000A31F4">
            <w:pPr>
              <w:rPr>
                <w:ins w:id="1337" w:author="think" w:date="2017-02-12T22:10:00Z"/>
                <w:sz w:val="21"/>
                <w:szCs w:val="21"/>
              </w:rPr>
            </w:pPr>
            <w:ins w:id="1338" w:author="think" w:date="2017-02-12T22:11:00Z">
              <w:r>
                <w:rPr>
                  <w:rFonts w:hint="eastAsia"/>
                  <w:sz w:val="21"/>
                  <w:szCs w:val="21"/>
                </w:rPr>
                <w:t>订单编号</w:t>
              </w:r>
            </w:ins>
          </w:p>
        </w:tc>
        <w:tc>
          <w:tcPr>
            <w:tcW w:w="1025" w:type="pct"/>
          </w:tcPr>
          <w:p w14:paraId="09F8C43C" w14:textId="77777777" w:rsidR="00BF45FF" w:rsidRPr="00226BD4" w:rsidRDefault="00BF45FF" w:rsidP="000A31F4">
            <w:pPr>
              <w:rPr>
                <w:ins w:id="1339" w:author="think" w:date="2017-02-12T22:10:00Z"/>
                <w:sz w:val="21"/>
                <w:szCs w:val="21"/>
              </w:rPr>
            </w:pPr>
            <w:ins w:id="1340" w:author="think" w:date="2017-02-12T22:10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278CD803" w14:textId="148A19B0" w:rsidR="00BF45FF" w:rsidRPr="00226BD4" w:rsidRDefault="00BF45FF" w:rsidP="000A31F4">
            <w:pPr>
              <w:rPr>
                <w:ins w:id="1341" w:author="think" w:date="2017-02-12T22:10:00Z"/>
                <w:sz w:val="21"/>
                <w:szCs w:val="21"/>
              </w:rPr>
            </w:pPr>
            <w:ins w:id="1342" w:author="think" w:date="2017-02-12T22:11:00Z">
              <w:r>
                <w:rPr>
                  <w:rFonts w:hint="eastAsia"/>
                  <w:sz w:val="21"/>
                  <w:szCs w:val="21"/>
                </w:rPr>
                <w:t>上游提供</w:t>
              </w:r>
            </w:ins>
          </w:p>
        </w:tc>
      </w:tr>
      <w:tr w:rsidR="00DB5960" w:rsidRPr="00226BD4" w14:paraId="5FFC1AF7" w14:textId="77777777" w:rsidTr="000A31F4">
        <w:trPr>
          <w:ins w:id="1343" w:author="think" w:date="2017-02-12T21:59:00Z"/>
        </w:trPr>
        <w:tc>
          <w:tcPr>
            <w:tcW w:w="283" w:type="pct"/>
            <w:vAlign w:val="center"/>
            <w:tcPrChange w:id="1344" w:author="think" w:date="2017-02-12T22:07:00Z">
              <w:tcPr>
                <w:tcW w:w="340" w:type="pct"/>
              </w:tcPr>
            </w:tcPrChange>
          </w:tcPr>
          <w:p w14:paraId="0349D6A7" w14:textId="71CECE32" w:rsidR="00DB5960" w:rsidRPr="00226BD4" w:rsidRDefault="00DB5960" w:rsidP="00DB5960">
            <w:pPr>
              <w:rPr>
                <w:ins w:id="1345" w:author="think" w:date="2017-02-12T21:59:00Z"/>
                <w:sz w:val="21"/>
                <w:szCs w:val="21"/>
              </w:rPr>
            </w:pPr>
            <w:ins w:id="134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  <w:tcPrChange w:id="1347" w:author="think" w:date="2017-02-12T22:07:00Z">
              <w:tcPr>
                <w:tcW w:w="1054" w:type="pct"/>
                <w:gridSpan w:val="2"/>
              </w:tcPr>
            </w:tcPrChange>
          </w:tcPr>
          <w:p w14:paraId="42BC6A0F" w14:textId="77777777" w:rsidR="00DB5960" w:rsidRPr="00226BD4" w:rsidRDefault="00DB5960" w:rsidP="00DB5960">
            <w:pPr>
              <w:rPr>
                <w:ins w:id="1348" w:author="think" w:date="2017-02-12T21:59:00Z"/>
                <w:sz w:val="21"/>
                <w:szCs w:val="21"/>
              </w:rPr>
            </w:pPr>
            <w:ins w:id="1349" w:author="think" w:date="2017-02-12T21:59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941" w:type="pct"/>
            <w:tcPrChange w:id="1350" w:author="think" w:date="2017-02-12T22:07:00Z">
              <w:tcPr>
                <w:tcW w:w="998" w:type="pct"/>
                <w:gridSpan w:val="2"/>
              </w:tcPr>
            </w:tcPrChange>
          </w:tcPr>
          <w:p w14:paraId="513D8D6E" w14:textId="77777777" w:rsidR="00DB5960" w:rsidRPr="00226BD4" w:rsidRDefault="00DB5960" w:rsidP="00DB5960">
            <w:pPr>
              <w:rPr>
                <w:ins w:id="1351" w:author="think" w:date="2017-02-12T21:59:00Z"/>
                <w:sz w:val="21"/>
                <w:szCs w:val="21"/>
              </w:rPr>
            </w:pPr>
            <w:ins w:id="1352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1025" w:type="pct"/>
            <w:tcPrChange w:id="1353" w:author="think" w:date="2017-02-12T22:07:00Z">
              <w:tcPr>
                <w:tcW w:w="1082" w:type="pct"/>
                <w:gridSpan w:val="2"/>
              </w:tcPr>
            </w:tcPrChange>
          </w:tcPr>
          <w:p w14:paraId="4167867C" w14:textId="77777777" w:rsidR="00DB5960" w:rsidRPr="00226BD4" w:rsidRDefault="00DB5960" w:rsidP="00DB5960">
            <w:pPr>
              <w:rPr>
                <w:ins w:id="1354" w:author="think" w:date="2017-02-12T21:59:00Z"/>
                <w:sz w:val="21"/>
                <w:szCs w:val="21"/>
              </w:rPr>
            </w:pPr>
            <w:ins w:id="1355" w:author="think" w:date="2017-02-12T21:59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  <w:tcPrChange w:id="1356" w:author="think" w:date="2017-02-12T22:07:00Z">
              <w:tcPr>
                <w:tcW w:w="1526" w:type="pct"/>
                <w:gridSpan w:val="2"/>
              </w:tcPr>
            </w:tcPrChange>
          </w:tcPr>
          <w:p w14:paraId="3B9F0E80" w14:textId="000B5C60" w:rsidR="00DB5960" w:rsidRPr="00226BD4" w:rsidRDefault="00DB5960" w:rsidP="00DB5960">
            <w:pPr>
              <w:rPr>
                <w:ins w:id="1357" w:author="think" w:date="2017-02-12T21:59:00Z"/>
                <w:sz w:val="21"/>
                <w:szCs w:val="21"/>
              </w:rPr>
            </w:pPr>
          </w:p>
        </w:tc>
      </w:tr>
      <w:tr w:rsidR="00DB5960" w:rsidRPr="00226BD4" w14:paraId="58A5E7CA" w14:textId="77777777" w:rsidTr="000A31F4">
        <w:trPr>
          <w:ins w:id="1358" w:author="think" w:date="2017-02-12T21:59:00Z"/>
        </w:trPr>
        <w:tc>
          <w:tcPr>
            <w:tcW w:w="283" w:type="pct"/>
            <w:vAlign w:val="center"/>
            <w:tcPrChange w:id="1359" w:author="think" w:date="2017-02-12T22:07:00Z">
              <w:tcPr>
                <w:tcW w:w="340" w:type="pct"/>
              </w:tcPr>
            </w:tcPrChange>
          </w:tcPr>
          <w:p w14:paraId="65A36718" w14:textId="382686ED" w:rsidR="00DB5960" w:rsidRPr="00226BD4" w:rsidRDefault="00DB5960" w:rsidP="00DB5960">
            <w:pPr>
              <w:rPr>
                <w:ins w:id="1360" w:author="think" w:date="2017-02-12T21:59:00Z"/>
                <w:sz w:val="21"/>
                <w:szCs w:val="21"/>
              </w:rPr>
            </w:pPr>
            <w:ins w:id="136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</w:p>
        </w:tc>
        <w:tc>
          <w:tcPr>
            <w:tcW w:w="1282" w:type="pct"/>
            <w:tcPrChange w:id="1362" w:author="think" w:date="2017-02-12T22:07:00Z">
              <w:tcPr>
                <w:tcW w:w="1054" w:type="pct"/>
                <w:gridSpan w:val="2"/>
              </w:tcPr>
            </w:tcPrChange>
          </w:tcPr>
          <w:p w14:paraId="48B6FD1A" w14:textId="77777777" w:rsidR="00DB5960" w:rsidRPr="00226BD4" w:rsidRDefault="00DB5960" w:rsidP="00DB5960">
            <w:pPr>
              <w:rPr>
                <w:ins w:id="1363" w:author="think" w:date="2017-02-12T21:59:00Z"/>
                <w:sz w:val="21"/>
                <w:szCs w:val="21"/>
              </w:rPr>
            </w:pPr>
            <w:ins w:id="1364" w:author="think" w:date="2017-02-12T21:59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941" w:type="pct"/>
            <w:tcPrChange w:id="1365" w:author="think" w:date="2017-02-12T22:07:00Z">
              <w:tcPr>
                <w:tcW w:w="998" w:type="pct"/>
                <w:gridSpan w:val="2"/>
              </w:tcPr>
            </w:tcPrChange>
          </w:tcPr>
          <w:p w14:paraId="2F18B22D" w14:textId="77777777" w:rsidR="00DB5960" w:rsidRPr="00226BD4" w:rsidRDefault="00DB5960" w:rsidP="00DB5960">
            <w:pPr>
              <w:rPr>
                <w:ins w:id="1366" w:author="think" w:date="2017-02-12T21:59:00Z"/>
                <w:sz w:val="21"/>
                <w:szCs w:val="21"/>
              </w:rPr>
            </w:pPr>
            <w:ins w:id="1367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1025" w:type="pct"/>
            <w:tcPrChange w:id="1368" w:author="think" w:date="2017-02-12T22:07:00Z">
              <w:tcPr>
                <w:tcW w:w="1082" w:type="pct"/>
                <w:gridSpan w:val="2"/>
              </w:tcPr>
            </w:tcPrChange>
          </w:tcPr>
          <w:p w14:paraId="6178391E" w14:textId="77777777" w:rsidR="00DB5960" w:rsidRPr="00226BD4" w:rsidRDefault="00DB5960" w:rsidP="00DB5960">
            <w:pPr>
              <w:rPr>
                <w:ins w:id="1369" w:author="think" w:date="2017-02-12T21:59:00Z"/>
                <w:sz w:val="21"/>
                <w:szCs w:val="21"/>
              </w:rPr>
            </w:pPr>
            <w:ins w:id="1370" w:author="think" w:date="2017-02-12T21:59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469" w:type="pct"/>
            <w:tcPrChange w:id="1371" w:author="think" w:date="2017-02-12T22:07:00Z">
              <w:tcPr>
                <w:tcW w:w="1526" w:type="pct"/>
                <w:gridSpan w:val="2"/>
              </w:tcPr>
            </w:tcPrChange>
          </w:tcPr>
          <w:p w14:paraId="5C342CC2" w14:textId="60BAD6C6" w:rsidR="00DB5960" w:rsidRPr="00226BD4" w:rsidRDefault="00DB5960" w:rsidP="00DB5960">
            <w:pPr>
              <w:rPr>
                <w:ins w:id="1372" w:author="think" w:date="2017-02-12T21:59:00Z"/>
                <w:sz w:val="21"/>
                <w:szCs w:val="21"/>
              </w:rPr>
            </w:pPr>
            <w:ins w:id="1373" w:author="think" w:date="2017-02-12T21:59:00Z">
              <w:r>
                <w:rPr>
                  <w:rFonts w:hint="eastAsia"/>
                  <w:sz w:val="21"/>
                  <w:szCs w:val="21"/>
                </w:rPr>
                <w:t>由上游主动通知获取</w:t>
              </w:r>
            </w:ins>
          </w:p>
        </w:tc>
      </w:tr>
      <w:tr w:rsidR="00DB5960" w:rsidRPr="00226BD4" w14:paraId="2BFEA978" w14:textId="77777777" w:rsidTr="000A31F4">
        <w:trPr>
          <w:ins w:id="1374" w:author="think" w:date="2017-02-12T21:51:00Z"/>
        </w:trPr>
        <w:tc>
          <w:tcPr>
            <w:tcW w:w="283" w:type="pct"/>
            <w:vAlign w:val="center"/>
            <w:tcPrChange w:id="1375" w:author="think" w:date="2017-02-12T22:07:00Z">
              <w:tcPr>
                <w:tcW w:w="340" w:type="pct"/>
              </w:tcPr>
            </w:tcPrChange>
          </w:tcPr>
          <w:p w14:paraId="0C18EDC6" w14:textId="2BAC5D20" w:rsidR="00DB5960" w:rsidRDefault="00DB5960" w:rsidP="00DB5960">
            <w:pPr>
              <w:spacing w:line="560" w:lineRule="exact"/>
              <w:rPr>
                <w:ins w:id="1376" w:author="think" w:date="2017-02-12T21:51:00Z"/>
                <w:sz w:val="21"/>
                <w:szCs w:val="21"/>
              </w:rPr>
            </w:pPr>
            <w:ins w:id="1377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282" w:type="pct"/>
            <w:tcPrChange w:id="1378" w:author="think" w:date="2017-02-12T22:07:00Z">
              <w:tcPr>
                <w:tcW w:w="1054" w:type="pct"/>
                <w:gridSpan w:val="2"/>
              </w:tcPr>
            </w:tcPrChange>
          </w:tcPr>
          <w:p w14:paraId="336684FF" w14:textId="51AC1F49" w:rsidR="00DB5960" w:rsidRPr="00226BD4" w:rsidRDefault="00DB5960" w:rsidP="00DB5960">
            <w:pPr>
              <w:spacing w:line="560" w:lineRule="exact"/>
              <w:rPr>
                <w:ins w:id="1379" w:author="think" w:date="2017-02-12T21:51:00Z"/>
                <w:sz w:val="21"/>
                <w:szCs w:val="21"/>
              </w:rPr>
            </w:pPr>
            <w:ins w:id="1380" w:author="think" w:date="2017-02-12T21:53:00Z">
              <w:r>
                <w:rPr>
                  <w:sz w:val="21"/>
                  <w:szCs w:val="21"/>
                </w:rPr>
                <w:t>txn_amt</w:t>
              </w:r>
            </w:ins>
          </w:p>
        </w:tc>
        <w:tc>
          <w:tcPr>
            <w:tcW w:w="941" w:type="pct"/>
            <w:tcPrChange w:id="1381" w:author="think" w:date="2017-02-12T22:07:00Z">
              <w:tcPr>
                <w:tcW w:w="998" w:type="pct"/>
                <w:gridSpan w:val="2"/>
              </w:tcPr>
            </w:tcPrChange>
          </w:tcPr>
          <w:p w14:paraId="7F08E9B9" w14:textId="05F164A7" w:rsidR="00DB5960" w:rsidRPr="00226BD4" w:rsidRDefault="00DB5960" w:rsidP="00DB5960">
            <w:pPr>
              <w:spacing w:line="560" w:lineRule="exact"/>
              <w:rPr>
                <w:ins w:id="1382" w:author="think" w:date="2017-02-12T21:51:00Z"/>
                <w:sz w:val="21"/>
                <w:szCs w:val="21"/>
              </w:rPr>
            </w:pPr>
            <w:ins w:id="1383" w:author="think" w:date="2017-02-12T21:59:00Z">
              <w:r>
                <w:rPr>
                  <w:rFonts w:hint="eastAsia"/>
                  <w:sz w:val="21"/>
                  <w:szCs w:val="21"/>
                </w:rPr>
                <w:t>交易金额</w:t>
              </w:r>
            </w:ins>
          </w:p>
        </w:tc>
        <w:tc>
          <w:tcPr>
            <w:tcW w:w="1025" w:type="pct"/>
            <w:tcPrChange w:id="1384" w:author="think" w:date="2017-02-12T22:07:00Z">
              <w:tcPr>
                <w:tcW w:w="1082" w:type="pct"/>
                <w:gridSpan w:val="2"/>
              </w:tcPr>
            </w:tcPrChange>
          </w:tcPr>
          <w:p w14:paraId="13FB5C2A" w14:textId="77777777" w:rsidR="00DB5960" w:rsidRPr="00226BD4" w:rsidRDefault="00DB5960" w:rsidP="00DB5960">
            <w:pPr>
              <w:spacing w:line="560" w:lineRule="exact"/>
              <w:rPr>
                <w:ins w:id="1385" w:author="think" w:date="2017-02-12T21:51:00Z"/>
                <w:sz w:val="21"/>
                <w:szCs w:val="21"/>
              </w:rPr>
            </w:pPr>
            <w:ins w:id="1386" w:author="think" w:date="2017-02-12T21:51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469" w:type="pct"/>
            <w:tcPrChange w:id="1387" w:author="think" w:date="2017-02-12T22:07:00Z">
              <w:tcPr>
                <w:tcW w:w="1526" w:type="pct"/>
                <w:gridSpan w:val="2"/>
              </w:tcPr>
            </w:tcPrChange>
          </w:tcPr>
          <w:p w14:paraId="2D0B77C6" w14:textId="0C9C4BB0" w:rsidR="00DB5960" w:rsidRPr="00226BD4" w:rsidRDefault="00DB5960" w:rsidP="00DB5960">
            <w:pPr>
              <w:spacing w:line="560" w:lineRule="exact"/>
              <w:rPr>
                <w:ins w:id="1388" w:author="think" w:date="2017-02-12T21:51:00Z"/>
                <w:sz w:val="21"/>
                <w:szCs w:val="21"/>
              </w:rPr>
            </w:pPr>
          </w:p>
        </w:tc>
      </w:tr>
      <w:tr w:rsidR="00DB5960" w:rsidRPr="00226BD4" w14:paraId="10777B87" w14:textId="77777777" w:rsidTr="000A31F4">
        <w:trPr>
          <w:ins w:id="1389" w:author="think" w:date="2017-02-12T21:51:00Z"/>
        </w:trPr>
        <w:tc>
          <w:tcPr>
            <w:tcW w:w="283" w:type="pct"/>
            <w:vAlign w:val="center"/>
            <w:tcPrChange w:id="1390" w:author="think" w:date="2017-02-12T22:07:00Z">
              <w:tcPr>
                <w:tcW w:w="340" w:type="pct"/>
              </w:tcPr>
            </w:tcPrChange>
          </w:tcPr>
          <w:p w14:paraId="63B81F75" w14:textId="7D6DF81D" w:rsidR="00DB5960" w:rsidRDefault="00DB5960" w:rsidP="00DB5960">
            <w:pPr>
              <w:spacing w:line="560" w:lineRule="exact"/>
              <w:rPr>
                <w:ins w:id="1391" w:author="think" w:date="2017-02-12T21:51:00Z"/>
                <w:sz w:val="21"/>
                <w:szCs w:val="21"/>
              </w:rPr>
            </w:pPr>
            <w:ins w:id="1392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282" w:type="pct"/>
            <w:tcPrChange w:id="1393" w:author="think" w:date="2017-02-12T22:07:00Z">
              <w:tcPr>
                <w:tcW w:w="1054" w:type="pct"/>
                <w:gridSpan w:val="2"/>
              </w:tcPr>
            </w:tcPrChange>
          </w:tcPr>
          <w:p w14:paraId="299BB48E" w14:textId="5A17B4CF" w:rsidR="00DB5960" w:rsidRPr="00226BD4" w:rsidRDefault="00DB5960" w:rsidP="00DB5960">
            <w:pPr>
              <w:spacing w:line="560" w:lineRule="exact"/>
              <w:rPr>
                <w:ins w:id="1394" w:author="think" w:date="2017-02-12T21:51:00Z"/>
                <w:sz w:val="21"/>
                <w:szCs w:val="21"/>
              </w:rPr>
            </w:pPr>
            <w:ins w:id="1395" w:author="think" w:date="2017-02-12T21:53:00Z">
              <w:r>
                <w:rPr>
                  <w:sz w:val="21"/>
                  <w:szCs w:val="21"/>
                </w:rPr>
                <w:t>currency_code</w:t>
              </w:r>
            </w:ins>
          </w:p>
        </w:tc>
        <w:tc>
          <w:tcPr>
            <w:tcW w:w="941" w:type="pct"/>
            <w:tcPrChange w:id="1396" w:author="think" w:date="2017-02-12T22:07:00Z">
              <w:tcPr>
                <w:tcW w:w="998" w:type="pct"/>
                <w:gridSpan w:val="2"/>
              </w:tcPr>
            </w:tcPrChange>
          </w:tcPr>
          <w:p w14:paraId="556A7863" w14:textId="33D2040A" w:rsidR="00DB5960" w:rsidRPr="00226BD4" w:rsidRDefault="00DB5960" w:rsidP="00DB5960">
            <w:pPr>
              <w:spacing w:line="560" w:lineRule="exact"/>
              <w:rPr>
                <w:ins w:id="1397" w:author="think" w:date="2017-02-12T21:51:00Z"/>
                <w:sz w:val="21"/>
                <w:szCs w:val="21"/>
              </w:rPr>
            </w:pPr>
            <w:ins w:id="1398" w:author="think" w:date="2017-02-12T22:00:00Z">
              <w:r>
                <w:rPr>
                  <w:rFonts w:hint="eastAsia"/>
                  <w:sz w:val="21"/>
                  <w:szCs w:val="21"/>
                </w:rPr>
                <w:t>交易货币</w:t>
              </w:r>
            </w:ins>
          </w:p>
        </w:tc>
        <w:tc>
          <w:tcPr>
            <w:tcW w:w="1025" w:type="pct"/>
            <w:tcPrChange w:id="1399" w:author="think" w:date="2017-02-12T22:07:00Z">
              <w:tcPr>
                <w:tcW w:w="1082" w:type="pct"/>
                <w:gridSpan w:val="2"/>
              </w:tcPr>
            </w:tcPrChange>
          </w:tcPr>
          <w:p w14:paraId="70994EC5" w14:textId="42CB25A6" w:rsidR="00DB5960" w:rsidRPr="00226BD4" w:rsidRDefault="00DB5960" w:rsidP="00DB5960">
            <w:pPr>
              <w:spacing w:line="560" w:lineRule="exact"/>
              <w:rPr>
                <w:ins w:id="1400" w:author="think" w:date="2017-02-12T21:51:00Z"/>
                <w:sz w:val="21"/>
                <w:szCs w:val="21"/>
              </w:rPr>
            </w:pPr>
            <w:ins w:id="1401" w:author="think" w:date="2017-02-12T21:51:00Z">
              <w:r w:rsidRPr="00226BD4">
                <w:rPr>
                  <w:sz w:val="21"/>
                  <w:szCs w:val="21"/>
                </w:rPr>
                <w:t>char(</w:t>
              </w:r>
            </w:ins>
            <w:ins w:id="1402" w:author="think" w:date="2017-02-12T22:0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1403" w:author="think" w:date="2017-02-12T21:5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404" w:author="think" w:date="2017-02-12T22:07:00Z">
              <w:tcPr>
                <w:tcW w:w="1526" w:type="pct"/>
                <w:gridSpan w:val="2"/>
              </w:tcPr>
            </w:tcPrChange>
          </w:tcPr>
          <w:p w14:paraId="446FCF7B" w14:textId="5604F757" w:rsidR="00DB5960" w:rsidRDefault="00DB5960" w:rsidP="00DB5960">
            <w:pPr>
              <w:spacing w:line="560" w:lineRule="exact"/>
              <w:rPr>
                <w:ins w:id="1405" w:author="think" w:date="2017-02-12T21:51:00Z"/>
                <w:sz w:val="21"/>
                <w:szCs w:val="21"/>
              </w:rPr>
            </w:pPr>
            <w:ins w:id="1406" w:author="think" w:date="2017-02-12T22:00:00Z">
              <w:r>
                <w:rPr>
                  <w:rFonts w:hint="eastAsia"/>
                  <w:sz w:val="21"/>
                  <w:szCs w:val="21"/>
                </w:rPr>
                <w:t>人民币，</w:t>
              </w:r>
              <w:r>
                <w:rPr>
                  <w:rFonts w:hint="eastAsia"/>
                  <w:sz w:val="21"/>
                  <w:szCs w:val="21"/>
                </w:rPr>
                <w:t>CNY</w:t>
              </w:r>
            </w:ins>
          </w:p>
        </w:tc>
      </w:tr>
      <w:tr w:rsidR="00DB5960" w:rsidRPr="00226BD4" w14:paraId="5A40706E" w14:textId="77777777" w:rsidTr="000A31F4">
        <w:trPr>
          <w:ins w:id="1407" w:author="think" w:date="2017-02-12T21:53:00Z"/>
        </w:trPr>
        <w:tc>
          <w:tcPr>
            <w:tcW w:w="283" w:type="pct"/>
            <w:vAlign w:val="center"/>
            <w:tcPrChange w:id="1408" w:author="think" w:date="2017-02-12T22:07:00Z">
              <w:tcPr>
                <w:tcW w:w="340" w:type="pct"/>
              </w:tcPr>
            </w:tcPrChange>
          </w:tcPr>
          <w:p w14:paraId="444F7947" w14:textId="7ED47142" w:rsidR="00DB5960" w:rsidRDefault="00DB5960" w:rsidP="00DB5960">
            <w:pPr>
              <w:spacing w:line="560" w:lineRule="exact"/>
              <w:rPr>
                <w:ins w:id="1409" w:author="think" w:date="2017-02-12T21:53:00Z"/>
                <w:sz w:val="21"/>
                <w:szCs w:val="21"/>
              </w:rPr>
            </w:pPr>
            <w:ins w:id="1410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282" w:type="pct"/>
            <w:tcPrChange w:id="1411" w:author="think" w:date="2017-02-12T22:07:00Z">
              <w:tcPr>
                <w:tcW w:w="1054" w:type="pct"/>
                <w:gridSpan w:val="2"/>
              </w:tcPr>
            </w:tcPrChange>
          </w:tcPr>
          <w:p w14:paraId="37EC72EF" w14:textId="24B0EEC5" w:rsidR="00DB5960" w:rsidRDefault="00DB5960" w:rsidP="00DB5960">
            <w:pPr>
              <w:spacing w:line="560" w:lineRule="exact"/>
              <w:rPr>
                <w:ins w:id="1412" w:author="think" w:date="2017-02-12T21:53:00Z"/>
                <w:sz w:val="21"/>
                <w:szCs w:val="21"/>
              </w:rPr>
            </w:pPr>
            <w:ins w:id="1413" w:author="think" w:date="2017-02-12T22:02:00Z">
              <w:r>
                <w:rPr>
                  <w:rFonts w:hint="eastAsia"/>
                  <w:sz w:val="21"/>
                  <w:szCs w:val="21"/>
                </w:rPr>
                <w:t>upstream</w:t>
              </w:r>
            </w:ins>
            <w:ins w:id="1414" w:author="think" w:date="2017-02-12T22:03:00Z">
              <w:r>
                <w:rPr>
                  <w:sz w:val="21"/>
                  <w:szCs w:val="21"/>
                </w:rPr>
                <w:t>_</w:t>
              </w:r>
            </w:ins>
            <w:ins w:id="1415" w:author="think" w:date="2017-02-12T21:53:00Z">
              <w:r>
                <w:rPr>
                  <w:rFonts w:hint="eastAsia"/>
                  <w:sz w:val="21"/>
                  <w:szCs w:val="21"/>
                </w:rPr>
                <w:t>order_state</w:t>
              </w:r>
            </w:ins>
          </w:p>
        </w:tc>
        <w:tc>
          <w:tcPr>
            <w:tcW w:w="941" w:type="pct"/>
            <w:tcPrChange w:id="1416" w:author="think" w:date="2017-02-12T22:07:00Z">
              <w:tcPr>
                <w:tcW w:w="998" w:type="pct"/>
                <w:gridSpan w:val="2"/>
              </w:tcPr>
            </w:tcPrChange>
          </w:tcPr>
          <w:p w14:paraId="05020203" w14:textId="12B2CCC1" w:rsidR="00DB5960" w:rsidRDefault="00DB5960" w:rsidP="00DB5960">
            <w:pPr>
              <w:spacing w:line="560" w:lineRule="exact"/>
              <w:rPr>
                <w:ins w:id="1417" w:author="think" w:date="2017-02-12T21:53:00Z"/>
                <w:sz w:val="21"/>
                <w:szCs w:val="21"/>
              </w:rPr>
            </w:pPr>
            <w:ins w:id="1418" w:author="think" w:date="2017-02-12T22:03:00Z">
              <w:r>
                <w:rPr>
                  <w:rFonts w:hint="eastAsia"/>
                  <w:sz w:val="21"/>
                  <w:szCs w:val="21"/>
                </w:rPr>
                <w:t>上游通知</w:t>
              </w:r>
            </w:ins>
            <w:ins w:id="1419" w:author="think" w:date="2017-02-12T22:00:00Z">
              <w:r>
                <w:rPr>
                  <w:rFonts w:hint="eastAsia"/>
                  <w:sz w:val="21"/>
                  <w:szCs w:val="21"/>
                </w:rPr>
                <w:t>订单状态</w:t>
              </w:r>
            </w:ins>
          </w:p>
        </w:tc>
        <w:tc>
          <w:tcPr>
            <w:tcW w:w="1025" w:type="pct"/>
            <w:tcPrChange w:id="1420" w:author="think" w:date="2017-02-12T22:07:00Z">
              <w:tcPr>
                <w:tcW w:w="1082" w:type="pct"/>
                <w:gridSpan w:val="2"/>
              </w:tcPr>
            </w:tcPrChange>
          </w:tcPr>
          <w:p w14:paraId="3913CFA2" w14:textId="12054ED8" w:rsidR="00DB5960" w:rsidRPr="00226BD4" w:rsidRDefault="00DB5960" w:rsidP="00DB5960">
            <w:pPr>
              <w:spacing w:line="560" w:lineRule="exact"/>
              <w:rPr>
                <w:ins w:id="1421" w:author="think" w:date="2017-02-12T21:53:00Z"/>
                <w:sz w:val="21"/>
                <w:szCs w:val="21"/>
              </w:rPr>
            </w:pPr>
            <w:ins w:id="1422" w:author="think" w:date="2017-02-12T22:03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469" w:type="pct"/>
            <w:tcPrChange w:id="1423" w:author="think" w:date="2017-02-12T22:07:00Z">
              <w:tcPr>
                <w:tcW w:w="1526" w:type="pct"/>
                <w:gridSpan w:val="2"/>
              </w:tcPr>
            </w:tcPrChange>
          </w:tcPr>
          <w:p w14:paraId="48114993" w14:textId="112FF249" w:rsidR="00DB5960" w:rsidRDefault="00DB5960" w:rsidP="00DB5960">
            <w:pPr>
              <w:spacing w:line="560" w:lineRule="exact"/>
              <w:rPr>
                <w:ins w:id="1424" w:author="think" w:date="2017-02-12T21:53:00Z"/>
                <w:sz w:val="21"/>
                <w:szCs w:val="21"/>
              </w:rPr>
            </w:pPr>
            <w:ins w:id="1425" w:author="think" w:date="2017-02-12T22:0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</w:tr>
      <w:tr w:rsidR="00DB5960" w:rsidRPr="00226BD4" w14:paraId="49301A45" w14:textId="77777777" w:rsidTr="000A31F4">
        <w:trPr>
          <w:ins w:id="1426" w:author="think" w:date="2017-02-12T22:03:00Z"/>
        </w:trPr>
        <w:tc>
          <w:tcPr>
            <w:tcW w:w="283" w:type="pct"/>
            <w:vAlign w:val="center"/>
            <w:tcPrChange w:id="1427" w:author="think" w:date="2017-02-12T22:07:00Z">
              <w:tcPr>
                <w:tcW w:w="340" w:type="pct"/>
              </w:tcPr>
            </w:tcPrChange>
          </w:tcPr>
          <w:p w14:paraId="71F8ED91" w14:textId="3709F394" w:rsidR="00DB5960" w:rsidRDefault="00DB5960" w:rsidP="00DB5960">
            <w:pPr>
              <w:spacing w:line="560" w:lineRule="exact"/>
              <w:rPr>
                <w:ins w:id="1428" w:author="think" w:date="2017-02-12T22:03:00Z"/>
                <w:sz w:val="21"/>
                <w:szCs w:val="21"/>
              </w:rPr>
            </w:pPr>
            <w:ins w:id="142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282" w:type="pct"/>
            <w:tcPrChange w:id="1430" w:author="think" w:date="2017-02-12T22:07:00Z">
              <w:tcPr>
                <w:tcW w:w="1054" w:type="pct"/>
                <w:gridSpan w:val="2"/>
              </w:tcPr>
            </w:tcPrChange>
          </w:tcPr>
          <w:p w14:paraId="75BEDA8B" w14:textId="6F76DE65" w:rsidR="00DB5960" w:rsidRDefault="00DB5960" w:rsidP="00DB5960">
            <w:pPr>
              <w:spacing w:line="560" w:lineRule="exact"/>
              <w:rPr>
                <w:ins w:id="1431" w:author="think" w:date="2017-02-12T22:03:00Z"/>
                <w:sz w:val="21"/>
                <w:szCs w:val="21"/>
              </w:rPr>
            </w:pPr>
            <w:ins w:id="1432" w:author="think" w:date="2017-02-12T22:03:00Z">
              <w:r>
                <w:rPr>
                  <w:rFonts w:hint="eastAsia"/>
                  <w:sz w:val="21"/>
                  <w:szCs w:val="21"/>
                </w:rPr>
                <w:t>settle</w:t>
              </w:r>
            </w:ins>
            <w:ins w:id="1433" w:author="think" w:date="2017-02-12T22:04:00Z">
              <w:r>
                <w:rPr>
                  <w:sz w:val="21"/>
                  <w:szCs w:val="21"/>
                </w:rPr>
                <w:t>_order_state</w:t>
              </w:r>
            </w:ins>
          </w:p>
        </w:tc>
        <w:tc>
          <w:tcPr>
            <w:tcW w:w="941" w:type="pct"/>
            <w:tcPrChange w:id="1434" w:author="think" w:date="2017-02-12T22:07:00Z">
              <w:tcPr>
                <w:tcW w:w="998" w:type="pct"/>
                <w:gridSpan w:val="2"/>
              </w:tcPr>
            </w:tcPrChange>
          </w:tcPr>
          <w:p w14:paraId="35D304E7" w14:textId="3E2DC496" w:rsidR="00DB5960" w:rsidRDefault="00DB5960" w:rsidP="00DB5960">
            <w:pPr>
              <w:spacing w:line="560" w:lineRule="exact"/>
              <w:rPr>
                <w:ins w:id="1435" w:author="think" w:date="2017-02-12T22:03:00Z"/>
                <w:sz w:val="21"/>
                <w:szCs w:val="21"/>
              </w:rPr>
            </w:pPr>
            <w:ins w:id="1436" w:author="think" w:date="2017-02-12T22:05:00Z">
              <w:r>
                <w:rPr>
                  <w:rFonts w:hint="eastAsia"/>
                  <w:sz w:val="21"/>
                  <w:szCs w:val="21"/>
                </w:rPr>
                <w:t>对账确认订单状态</w:t>
              </w:r>
            </w:ins>
          </w:p>
        </w:tc>
        <w:tc>
          <w:tcPr>
            <w:tcW w:w="1025" w:type="pct"/>
            <w:tcPrChange w:id="1437" w:author="think" w:date="2017-02-12T22:07:00Z">
              <w:tcPr>
                <w:tcW w:w="1082" w:type="pct"/>
                <w:gridSpan w:val="2"/>
              </w:tcPr>
            </w:tcPrChange>
          </w:tcPr>
          <w:p w14:paraId="7B6FD5E0" w14:textId="751255E8" w:rsidR="00DB5960" w:rsidRDefault="00DB5960" w:rsidP="00DB5960">
            <w:pPr>
              <w:spacing w:line="560" w:lineRule="exact"/>
              <w:rPr>
                <w:ins w:id="1438" w:author="think" w:date="2017-02-12T22:03:00Z"/>
                <w:sz w:val="21"/>
                <w:szCs w:val="21"/>
              </w:rPr>
            </w:pPr>
            <w:ins w:id="1439" w:author="think" w:date="2017-02-12T22:05:00Z">
              <w:r>
                <w:rPr>
                  <w:sz w:val="21"/>
                  <w:szCs w:val="21"/>
                </w:rPr>
                <w:t>char(2)</w:t>
              </w:r>
            </w:ins>
          </w:p>
        </w:tc>
        <w:tc>
          <w:tcPr>
            <w:tcW w:w="1469" w:type="pct"/>
            <w:tcPrChange w:id="1440" w:author="think" w:date="2017-02-12T22:07:00Z">
              <w:tcPr>
                <w:tcW w:w="1526" w:type="pct"/>
                <w:gridSpan w:val="2"/>
              </w:tcPr>
            </w:tcPrChange>
          </w:tcPr>
          <w:p w14:paraId="0C6CE8EA" w14:textId="13F91957" w:rsidR="00DB5960" w:rsidRDefault="00DB5960" w:rsidP="00DB5960">
            <w:pPr>
              <w:spacing w:line="560" w:lineRule="exact"/>
              <w:rPr>
                <w:ins w:id="1441" w:author="think" w:date="2017-02-12T22:03:00Z"/>
                <w:sz w:val="21"/>
                <w:szCs w:val="21"/>
              </w:rPr>
            </w:pPr>
            <w:ins w:id="1442" w:author="think" w:date="2017-02-12T22:05:00Z">
              <w:r>
                <w:rPr>
                  <w:rFonts w:hint="eastAsia"/>
                  <w:sz w:val="21"/>
                  <w:szCs w:val="21"/>
                </w:rPr>
                <w:t>对账交易后将</w:t>
              </w:r>
            </w:ins>
            <w:ins w:id="1443" w:author="think" w:date="2017-02-12T22:06:00Z">
              <w:r>
                <w:rPr>
                  <w:rFonts w:hint="eastAsia"/>
                  <w:sz w:val="21"/>
                  <w:szCs w:val="21"/>
                </w:rPr>
                <w:t>提交结果</w:t>
              </w:r>
            </w:ins>
            <w:ins w:id="1444" w:author="think" w:date="2017-02-12T22:05:00Z">
              <w:r>
                <w:rPr>
                  <w:rFonts w:hint="eastAsia"/>
                  <w:sz w:val="21"/>
                  <w:szCs w:val="21"/>
                </w:rPr>
                <w:t>更新对账确认订单状态</w:t>
              </w:r>
            </w:ins>
          </w:p>
        </w:tc>
      </w:tr>
      <w:tr w:rsidR="00DB5960" w:rsidRPr="00226BD4" w14:paraId="74C1B25A" w14:textId="77777777" w:rsidTr="000A31F4">
        <w:trPr>
          <w:ins w:id="1445" w:author="think" w:date="2017-02-12T21:53:00Z"/>
        </w:trPr>
        <w:tc>
          <w:tcPr>
            <w:tcW w:w="283" w:type="pct"/>
            <w:vAlign w:val="center"/>
            <w:tcPrChange w:id="1446" w:author="think" w:date="2017-02-12T22:07:00Z">
              <w:tcPr>
                <w:tcW w:w="340" w:type="pct"/>
              </w:tcPr>
            </w:tcPrChange>
          </w:tcPr>
          <w:p w14:paraId="0039D339" w14:textId="13D23F53" w:rsidR="00DB5960" w:rsidRDefault="00DB5960" w:rsidP="00DB5960">
            <w:pPr>
              <w:spacing w:line="560" w:lineRule="exact"/>
              <w:rPr>
                <w:ins w:id="1447" w:author="think" w:date="2017-02-12T21:53:00Z"/>
                <w:sz w:val="21"/>
                <w:szCs w:val="21"/>
              </w:rPr>
            </w:pPr>
            <w:ins w:id="1448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282" w:type="pct"/>
            <w:tcPrChange w:id="1449" w:author="think" w:date="2017-02-12T22:07:00Z">
              <w:tcPr>
                <w:tcW w:w="1054" w:type="pct"/>
                <w:gridSpan w:val="2"/>
              </w:tcPr>
            </w:tcPrChange>
          </w:tcPr>
          <w:p w14:paraId="4568EE2D" w14:textId="03106F72" w:rsidR="00DB5960" w:rsidRDefault="00DB5960" w:rsidP="00DB5960">
            <w:pPr>
              <w:spacing w:line="560" w:lineRule="exact"/>
              <w:rPr>
                <w:ins w:id="1450" w:author="think" w:date="2017-02-12T21:53:00Z"/>
                <w:sz w:val="21"/>
                <w:szCs w:val="21"/>
              </w:rPr>
            </w:pPr>
            <w:ins w:id="1451" w:author="think" w:date="2017-02-12T21:53:00Z">
              <w:r>
                <w:rPr>
                  <w:rFonts w:hint="eastAsia"/>
                  <w:sz w:val="21"/>
                  <w:szCs w:val="21"/>
                </w:rPr>
                <w:t>settle_state</w:t>
              </w:r>
            </w:ins>
          </w:p>
        </w:tc>
        <w:tc>
          <w:tcPr>
            <w:tcW w:w="941" w:type="pct"/>
            <w:tcPrChange w:id="1452" w:author="think" w:date="2017-02-12T22:07:00Z">
              <w:tcPr>
                <w:tcW w:w="998" w:type="pct"/>
                <w:gridSpan w:val="2"/>
              </w:tcPr>
            </w:tcPrChange>
          </w:tcPr>
          <w:p w14:paraId="6585FE3A" w14:textId="4B151326" w:rsidR="00DB5960" w:rsidRDefault="00DB5960" w:rsidP="00DB5960">
            <w:pPr>
              <w:spacing w:line="560" w:lineRule="exact"/>
              <w:rPr>
                <w:ins w:id="1453" w:author="think" w:date="2017-02-12T21:53:00Z"/>
                <w:sz w:val="21"/>
                <w:szCs w:val="21"/>
              </w:rPr>
            </w:pPr>
            <w:ins w:id="1454" w:author="think" w:date="2017-02-12T22:06:00Z">
              <w:r>
                <w:rPr>
                  <w:rFonts w:hint="eastAsia"/>
                  <w:sz w:val="21"/>
                  <w:szCs w:val="21"/>
                </w:rPr>
                <w:t>清算状态</w:t>
              </w:r>
            </w:ins>
          </w:p>
        </w:tc>
        <w:tc>
          <w:tcPr>
            <w:tcW w:w="1025" w:type="pct"/>
            <w:tcPrChange w:id="1455" w:author="think" w:date="2017-02-12T22:07:00Z">
              <w:tcPr>
                <w:tcW w:w="1082" w:type="pct"/>
                <w:gridSpan w:val="2"/>
              </w:tcPr>
            </w:tcPrChange>
          </w:tcPr>
          <w:p w14:paraId="6076E30A" w14:textId="765D6D94" w:rsidR="00DB5960" w:rsidRPr="00226BD4" w:rsidRDefault="00DB5960" w:rsidP="00DB5960">
            <w:pPr>
              <w:spacing w:line="560" w:lineRule="exact"/>
              <w:rPr>
                <w:ins w:id="1456" w:author="think" w:date="2017-02-12T21:53:00Z"/>
                <w:sz w:val="21"/>
                <w:szCs w:val="21"/>
              </w:rPr>
            </w:pPr>
            <w:ins w:id="1457" w:author="think" w:date="2017-02-12T22:06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469" w:type="pct"/>
            <w:tcPrChange w:id="1458" w:author="think" w:date="2017-02-12T22:07:00Z">
              <w:tcPr>
                <w:tcW w:w="1526" w:type="pct"/>
                <w:gridSpan w:val="2"/>
              </w:tcPr>
            </w:tcPrChange>
          </w:tcPr>
          <w:p w14:paraId="4BF0ED05" w14:textId="77777777" w:rsidR="00DB5960" w:rsidRDefault="00DB5960" w:rsidP="00DB5960">
            <w:pPr>
              <w:spacing w:line="560" w:lineRule="exact"/>
              <w:rPr>
                <w:ins w:id="1459" w:author="think" w:date="2017-02-12T21:53:00Z"/>
                <w:sz w:val="21"/>
                <w:szCs w:val="21"/>
              </w:rPr>
            </w:pPr>
          </w:p>
        </w:tc>
      </w:tr>
      <w:tr w:rsidR="00DB5960" w:rsidRPr="00226BD4" w14:paraId="3753F788" w14:textId="77777777" w:rsidTr="000A31F4">
        <w:trPr>
          <w:ins w:id="1460" w:author="think" w:date="2017-02-12T21:53:00Z"/>
        </w:trPr>
        <w:tc>
          <w:tcPr>
            <w:tcW w:w="283" w:type="pct"/>
            <w:vAlign w:val="center"/>
            <w:tcPrChange w:id="1461" w:author="think" w:date="2017-02-12T22:07:00Z">
              <w:tcPr>
                <w:tcW w:w="340" w:type="pct"/>
              </w:tcPr>
            </w:tcPrChange>
          </w:tcPr>
          <w:p w14:paraId="439B3FD7" w14:textId="03D3FC5E" w:rsidR="00DB5960" w:rsidRDefault="00DB5960" w:rsidP="00DB5960">
            <w:pPr>
              <w:spacing w:line="560" w:lineRule="exact"/>
              <w:rPr>
                <w:ins w:id="1462" w:author="think" w:date="2017-02-12T21:53:00Z"/>
                <w:sz w:val="21"/>
                <w:szCs w:val="21"/>
              </w:rPr>
            </w:pPr>
            <w:ins w:id="146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282" w:type="pct"/>
            <w:tcPrChange w:id="1464" w:author="think" w:date="2017-02-12T22:07:00Z">
              <w:tcPr>
                <w:tcW w:w="1054" w:type="pct"/>
                <w:gridSpan w:val="2"/>
              </w:tcPr>
            </w:tcPrChange>
          </w:tcPr>
          <w:p w14:paraId="35ECF4CC" w14:textId="20298F8E" w:rsidR="00DB5960" w:rsidRDefault="00DB5960" w:rsidP="00DB5960">
            <w:pPr>
              <w:spacing w:line="560" w:lineRule="exact"/>
              <w:rPr>
                <w:ins w:id="1465" w:author="think" w:date="2017-02-12T21:53:00Z"/>
                <w:sz w:val="21"/>
                <w:szCs w:val="21"/>
              </w:rPr>
            </w:pPr>
            <w:ins w:id="1466" w:author="think" w:date="2017-02-12T21:53:00Z">
              <w:r>
                <w:rPr>
                  <w:rFonts w:hint="eastAsia"/>
                  <w:sz w:val="21"/>
                  <w:szCs w:val="21"/>
                </w:rPr>
                <w:t>settle_amt</w:t>
              </w:r>
            </w:ins>
          </w:p>
        </w:tc>
        <w:tc>
          <w:tcPr>
            <w:tcW w:w="941" w:type="pct"/>
            <w:tcPrChange w:id="1467" w:author="think" w:date="2017-02-12T22:07:00Z">
              <w:tcPr>
                <w:tcW w:w="998" w:type="pct"/>
                <w:gridSpan w:val="2"/>
              </w:tcPr>
            </w:tcPrChange>
          </w:tcPr>
          <w:p w14:paraId="5E77F9D8" w14:textId="242AA44D" w:rsidR="00DB5960" w:rsidRDefault="00DB5960" w:rsidP="00DB5960">
            <w:pPr>
              <w:spacing w:line="560" w:lineRule="exact"/>
              <w:rPr>
                <w:ins w:id="1468" w:author="think" w:date="2017-02-12T21:53:00Z"/>
                <w:sz w:val="21"/>
                <w:szCs w:val="21"/>
              </w:rPr>
            </w:pPr>
            <w:ins w:id="1469" w:author="think" w:date="2017-02-12T22:06:00Z">
              <w:r>
                <w:rPr>
                  <w:rFonts w:hint="eastAsia"/>
                  <w:sz w:val="21"/>
                  <w:szCs w:val="21"/>
                </w:rPr>
                <w:t>清算金额</w:t>
              </w:r>
            </w:ins>
          </w:p>
        </w:tc>
        <w:tc>
          <w:tcPr>
            <w:tcW w:w="1025" w:type="pct"/>
            <w:tcPrChange w:id="1470" w:author="think" w:date="2017-02-12T22:07:00Z">
              <w:tcPr>
                <w:tcW w:w="1082" w:type="pct"/>
                <w:gridSpan w:val="2"/>
              </w:tcPr>
            </w:tcPrChange>
          </w:tcPr>
          <w:p w14:paraId="3BB8B51A" w14:textId="56CEB149" w:rsidR="00DB5960" w:rsidRPr="00226BD4" w:rsidRDefault="00DB5960" w:rsidP="00DB5960">
            <w:pPr>
              <w:spacing w:line="560" w:lineRule="exact"/>
              <w:rPr>
                <w:ins w:id="1471" w:author="think" w:date="2017-02-12T21:53:00Z"/>
                <w:sz w:val="21"/>
                <w:szCs w:val="21"/>
              </w:rPr>
            </w:pPr>
            <w:ins w:id="1472" w:author="think" w:date="2017-02-12T22:07:00Z">
              <w:r>
                <w:rPr>
                  <w:rFonts w:hint="eastAsia"/>
                  <w:sz w:val="21"/>
                  <w:szCs w:val="21"/>
                </w:rPr>
                <w:t>decimal(</w:t>
              </w:r>
              <w:r>
                <w:rPr>
                  <w:sz w:val="21"/>
                  <w:szCs w:val="21"/>
                </w:rPr>
                <w:t>10,4</w:t>
              </w:r>
              <w:r>
                <w:rPr>
                  <w:rFonts w:hint="eastAsia"/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473" w:author="think" w:date="2017-02-12T22:07:00Z">
              <w:tcPr>
                <w:tcW w:w="1526" w:type="pct"/>
                <w:gridSpan w:val="2"/>
              </w:tcPr>
            </w:tcPrChange>
          </w:tcPr>
          <w:p w14:paraId="380873EC" w14:textId="77777777" w:rsidR="00DB5960" w:rsidRDefault="00DB5960" w:rsidP="00DB5960">
            <w:pPr>
              <w:spacing w:line="560" w:lineRule="exact"/>
              <w:rPr>
                <w:ins w:id="1474" w:author="think" w:date="2017-02-12T21:53:00Z"/>
                <w:sz w:val="21"/>
                <w:szCs w:val="21"/>
              </w:rPr>
            </w:pPr>
          </w:p>
        </w:tc>
      </w:tr>
      <w:tr w:rsidR="00DB5960" w:rsidRPr="00226BD4" w14:paraId="4D82FE1F" w14:textId="77777777" w:rsidTr="000A31F4">
        <w:trPr>
          <w:ins w:id="1475" w:author="think" w:date="2017-02-12T21:53:00Z"/>
        </w:trPr>
        <w:tc>
          <w:tcPr>
            <w:tcW w:w="283" w:type="pct"/>
            <w:vAlign w:val="center"/>
            <w:tcPrChange w:id="1476" w:author="think" w:date="2017-02-12T22:07:00Z">
              <w:tcPr>
                <w:tcW w:w="340" w:type="pct"/>
              </w:tcPr>
            </w:tcPrChange>
          </w:tcPr>
          <w:p w14:paraId="1557C4C0" w14:textId="768551E0" w:rsidR="00DB5960" w:rsidRDefault="00DB5960" w:rsidP="00DB5960">
            <w:pPr>
              <w:spacing w:line="560" w:lineRule="exact"/>
              <w:rPr>
                <w:ins w:id="1477" w:author="think" w:date="2017-02-12T21:53:00Z"/>
                <w:sz w:val="21"/>
                <w:szCs w:val="21"/>
              </w:rPr>
            </w:pPr>
            <w:ins w:id="1478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282" w:type="pct"/>
            <w:tcPrChange w:id="1479" w:author="think" w:date="2017-02-12T22:07:00Z">
              <w:tcPr>
                <w:tcW w:w="1054" w:type="pct"/>
                <w:gridSpan w:val="2"/>
              </w:tcPr>
            </w:tcPrChange>
          </w:tcPr>
          <w:p w14:paraId="6323C08E" w14:textId="1D7C84E0" w:rsidR="00DB5960" w:rsidRDefault="00DB5960" w:rsidP="00DB5960">
            <w:pPr>
              <w:spacing w:line="560" w:lineRule="exact"/>
              <w:rPr>
                <w:ins w:id="1480" w:author="think" w:date="2017-02-12T21:53:00Z"/>
                <w:sz w:val="21"/>
                <w:szCs w:val="21"/>
              </w:rPr>
            </w:pPr>
            <w:ins w:id="1481" w:author="think" w:date="2017-02-12T21:54:00Z">
              <w:r>
                <w:rPr>
                  <w:rFonts w:hint="eastAsia"/>
                  <w:sz w:val="21"/>
                  <w:szCs w:val="21"/>
                </w:rPr>
                <w:t>s</w:t>
              </w:r>
              <w:r>
                <w:rPr>
                  <w:sz w:val="21"/>
                  <w:szCs w:val="21"/>
                </w:rPr>
                <w:t>ettle_time</w:t>
              </w:r>
            </w:ins>
          </w:p>
        </w:tc>
        <w:tc>
          <w:tcPr>
            <w:tcW w:w="941" w:type="pct"/>
            <w:tcPrChange w:id="1482" w:author="think" w:date="2017-02-12T22:07:00Z">
              <w:tcPr>
                <w:tcW w:w="998" w:type="pct"/>
                <w:gridSpan w:val="2"/>
              </w:tcPr>
            </w:tcPrChange>
          </w:tcPr>
          <w:p w14:paraId="6D9EFA60" w14:textId="38ABEC56" w:rsidR="00DB5960" w:rsidRDefault="00DB5960" w:rsidP="00DB5960">
            <w:pPr>
              <w:spacing w:line="560" w:lineRule="exact"/>
              <w:rPr>
                <w:ins w:id="1483" w:author="think" w:date="2017-02-12T21:53:00Z"/>
                <w:sz w:val="21"/>
                <w:szCs w:val="21"/>
              </w:rPr>
            </w:pPr>
            <w:ins w:id="1484" w:author="think" w:date="2017-02-12T22:06:00Z">
              <w:r>
                <w:rPr>
                  <w:rFonts w:hint="eastAsia"/>
                  <w:sz w:val="21"/>
                  <w:szCs w:val="21"/>
                </w:rPr>
                <w:t>清算时间</w:t>
              </w:r>
            </w:ins>
          </w:p>
        </w:tc>
        <w:tc>
          <w:tcPr>
            <w:tcW w:w="1025" w:type="pct"/>
            <w:tcPrChange w:id="1485" w:author="think" w:date="2017-02-12T22:07:00Z">
              <w:tcPr>
                <w:tcW w:w="1082" w:type="pct"/>
                <w:gridSpan w:val="2"/>
              </w:tcPr>
            </w:tcPrChange>
          </w:tcPr>
          <w:p w14:paraId="06F81935" w14:textId="62562AB6" w:rsidR="00DB5960" w:rsidRPr="00226BD4" w:rsidRDefault="00DB5960" w:rsidP="00DB5960">
            <w:pPr>
              <w:spacing w:line="560" w:lineRule="exact"/>
              <w:rPr>
                <w:ins w:id="1486" w:author="think" w:date="2017-02-12T21:53:00Z"/>
                <w:sz w:val="21"/>
                <w:szCs w:val="21"/>
              </w:rPr>
            </w:pPr>
            <w:ins w:id="1487" w:author="think" w:date="2017-02-12T22:07:00Z">
              <w:r>
                <w:rPr>
                  <w:rFonts w:hint="eastAsia"/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488" w:author="think" w:date="2017-02-12T22:07:00Z">
              <w:tcPr>
                <w:tcW w:w="1526" w:type="pct"/>
                <w:gridSpan w:val="2"/>
              </w:tcPr>
            </w:tcPrChange>
          </w:tcPr>
          <w:p w14:paraId="76EBC21E" w14:textId="77777777" w:rsidR="00DB5960" w:rsidRDefault="00DB5960" w:rsidP="00DB5960">
            <w:pPr>
              <w:spacing w:line="560" w:lineRule="exact"/>
              <w:rPr>
                <w:ins w:id="1489" w:author="think" w:date="2017-02-12T21:53:00Z"/>
                <w:sz w:val="21"/>
                <w:szCs w:val="21"/>
              </w:rPr>
            </w:pPr>
          </w:p>
        </w:tc>
      </w:tr>
      <w:tr w:rsidR="00DB5960" w:rsidRPr="00226BD4" w14:paraId="0CB28725" w14:textId="77777777" w:rsidTr="000A31F4">
        <w:trPr>
          <w:trHeight w:val="441"/>
          <w:ins w:id="1490" w:author="think" w:date="2017-02-12T21:55:00Z"/>
          <w:trPrChange w:id="1491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492" w:author="think" w:date="2017-02-12T22:07:00Z">
              <w:tcPr>
                <w:tcW w:w="340" w:type="pct"/>
              </w:tcPr>
            </w:tcPrChange>
          </w:tcPr>
          <w:p w14:paraId="691226AA" w14:textId="4D5B38F7" w:rsidR="00DB5960" w:rsidRPr="00226BD4" w:rsidRDefault="00DB5960" w:rsidP="00DB5960">
            <w:pPr>
              <w:rPr>
                <w:ins w:id="1493" w:author="think" w:date="2017-02-12T21:55:00Z"/>
                <w:sz w:val="21"/>
                <w:szCs w:val="21"/>
              </w:rPr>
            </w:pPr>
            <w:ins w:id="1494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282" w:type="pct"/>
            <w:tcPrChange w:id="1495" w:author="think" w:date="2017-02-12T22:07:00Z">
              <w:tcPr>
                <w:tcW w:w="1054" w:type="pct"/>
                <w:gridSpan w:val="2"/>
              </w:tcPr>
            </w:tcPrChange>
          </w:tcPr>
          <w:p w14:paraId="78624855" w14:textId="77777777" w:rsidR="00DB5960" w:rsidRPr="00226BD4" w:rsidRDefault="00DB5960" w:rsidP="00DB5960">
            <w:pPr>
              <w:rPr>
                <w:ins w:id="1496" w:author="think" w:date="2017-02-12T21:55:00Z"/>
                <w:sz w:val="21"/>
                <w:szCs w:val="21"/>
              </w:rPr>
            </w:pPr>
            <w:ins w:id="1497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  <w:tcPrChange w:id="1498" w:author="think" w:date="2017-02-12T22:07:00Z">
              <w:tcPr>
                <w:tcW w:w="998" w:type="pct"/>
                <w:gridSpan w:val="2"/>
              </w:tcPr>
            </w:tcPrChange>
          </w:tcPr>
          <w:p w14:paraId="6D7DD964" w14:textId="77777777" w:rsidR="00DB5960" w:rsidRPr="00226BD4" w:rsidRDefault="00DB5960" w:rsidP="00DB5960">
            <w:pPr>
              <w:rPr>
                <w:ins w:id="1499" w:author="think" w:date="2017-02-12T21:55:00Z"/>
                <w:sz w:val="21"/>
                <w:szCs w:val="21"/>
              </w:rPr>
            </w:pPr>
            <w:ins w:id="1500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1501" w:author="think" w:date="2017-02-12T22:07:00Z">
              <w:tcPr>
                <w:tcW w:w="1082" w:type="pct"/>
                <w:gridSpan w:val="2"/>
              </w:tcPr>
            </w:tcPrChange>
          </w:tcPr>
          <w:p w14:paraId="1009BC8E" w14:textId="77777777" w:rsidR="00DB5960" w:rsidRPr="00226BD4" w:rsidRDefault="00DB5960" w:rsidP="00DB5960">
            <w:pPr>
              <w:rPr>
                <w:ins w:id="1502" w:author="think" w:date="2017-02-12T21:55:00Z"/>
                <w:sz w:val="21"/>
                <w:szCs w:val="21"/>
              </w:rPr>
            </w:pPr>
            <w:ins w:id="1503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504" w:author="think" w:date="2017-02-12T22:07:00Z">
              <w:tcPr>
                <w:tcW w:w="1526" w:type="pct"/>
                <w:gridSpan w:val="2"/>
              </w:tcPr>
            </w:tcPrChange>
          </w:tcPr>
          <w:p w14:paraId="6093445D" w14:textId="77777777" w:rsidR="00DB5960" w:rsidRPr="00226BD4" w:rsidRDefault="00DB5960" w:rsidP="00DB5960">
            <w:pPr>
              <w:rPr>
                <w:ins w:id="1505" w:author="think" w:date="2017-02-12T21:55:00Z"/>
                <w:sz w:val="21"/>
                <w:szCs w:val="21"/>
              </w:rPr>
            </w:pPr>
          </w:p>
        </w:tc>
      </w:tr>
      <w:tr w:rsidR="00DB5960" w:rsidRPr="00226BD4" w14:paraId="42BEA07D" w14:textId="77777777" w:rsidTr="000A31F4">
        <w:trPr>
          <w:trHeight w:val="441"/>
          <w:ins w:id="1506" w:author="think" w:date="2017-02-12T21:55:00Z"/>
          <w:trPrChange w:id="1507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508" w:author="think" w:date="2017-02-12T22:07:00Z">
              <w:tcPr>
                <w:tcW w:w="340" w:type="pct"/>
              </w:tcPr>
            </w:tcPrChange>
          </w:tcPr>
          <w:p w14:paraId="37F74460" w14:textId="413B65BE" w:rsidR="00DB5960" w:rsidRPr="00226BD4" w:rsidRDefault="00DB5960" w:rsidP="00DB5960">
            <w:pPr>
              <w:rPr>
                <w:ins w:id="1509" w:author="think" w:date="2017-02-12T21:55:00Z"/>
                <w:sz w:val="21"/>
                <w:szCs w:val="21"/>
              </w:rPr>
            </w:pPr>
            <w:ins w:id="1510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282" w:type="pct"/>
            <w:tcPrChange w:id="1511" w:author="think" w:date="2017-02-12T22:07:00Z">
              <w:tcPr>
                <w:tcW w:w="1054" w:type="pct"/>
                <w:gridSpan w:val="2"/>
              </w:tcPr>
            </w:tcPrChange>
          </w:tcPr>
          <w:p w14:paraId="2406D79D" w14:textId="77777777" w:rsidR="00DB5960" w:rsidRPr="00226BD4" w:rsidRDefault="00DB5960" w:rsidP="00DB5960">
            <w:pPr>
              <w:rPr>
                <w:ins w:id="1512" w:author="think" w:date="2017-02-12T21:55:00Z"/>
                <w:sz w:val="21"/>
                <w:szCs w:val="21"/>
              </w:rPr>
            </w:pPr>
            <w:ins w:id="1513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  <w:tcPrChange w:id="1514" w:author="think" w:date="2017-02-12T22:07:00Z">
              <w:tcPr>
                <w:tcW w:w="998" w:type="pct"/>
                <w:gridSpan w:val="2"/>
              </w:tcPr>
            </w:tcPrChange>
          </w:tcPr>
          <w:p w14:paraId="358A797A" w14:textId="77777777" w:rsidR="00DB5960" w:rsidRPr="00226BD4" w:rsidRDefault="00DB5960" w:rsidP="00DB5960">
            <w:pPr>
              <w:rPr>
                <w:ins w:id="1515" w:author="think" w:date="2017-02-12T21:55:00Z"/>
                <w:sz w:val="21"/>
                <w:szCs w:val="21"/>
              </w:rPr>
            </w:pPr>
            <w:ins w:id="1516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1517" w:author="think" w:date="2017-02-12T22:07:00Z">
              <w:tcPr>
                <w:tcW w:w="1082" w:type="pct"/>
                <w:gridSpan w:val="2"/>
              </w:tcPr>
            </w:tcPrChange>
          </w:tcPr>
          <w:p w14:paraId="1C631630" w14:textId="77777777" w:rsidR="00DB5960" w:rsidRPr="00226BD4" w:rsidRDefault="00DB5960" w:rsidP="00DB5960">
            <w:pPr>
              <w:rPr>
                <w:ins w:id="1518" w:author="think" w:date="2017-02-12T21:55:00Z"/>
                <w:sz w:val="21"/>
                <w:szCs w:val="21"/>
              </w:rPr>
            </w:pPr>
            <w:ins w:id="1519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520" w:author="think" w:date="2017-02-12T22:07:00Z">
              <w:tcPr>
                <w:tcW w:w="1526" w:type="pct"/>
                <w:gridSpan w:val="2"/>
              </w:tcPr>
            </w:tcPrChange>
          </w:tcPr>
          <w:p w14:paraId="2056F340" w14:textId="77777777" w:rsidR="00DB5960" w:rsidRPr="00226BD4" w:rsidRDefault="00DB5960" w:rsidP="00DB5960">
            <w:pPr>
              <w:rPr>
                <w:ins w:id="1521" w:author="think" w:date="2017-02-12T21:55:00Z"/>
                <w:sz w:val="21"/>
                <w:szCs w:val="21"/>
              </w:rPr>
            </w:pPr>
          </w:p>
        </w:tc>
      </w:tr>
      <w:tr w:rsidR="00DB5960" w:rsidRPr="00226BD4" w14:paraId="2B7041D7" w14:textId="77777777" w:rsidTr="000A31F4">
        <w:trPr>
          <w:trHeight w:val="441"/>
          <w:ins w:id="1522" w:author="think" w:date="2017-02-12T21:55:00Z"/>
          <w:trPrChange w:id="1523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524" w:author="think" w:date="2017-02-12T22:07:00Z">
              <w:tcPr>
                <w:tcW w:w="340" w:type="pct"/>
              </w:tcPr>
            </w:tcPrChange>
          </w:tcPr>
          <w:p w14:paraId="261FA4C4" w14:textId="09C92D5B" w:rsidR="00DB5960" w:rsidRPr="00226BD4" w:rsidRDefault="00DB5960" w:rsidP="00DB5960">
            <w:pPr>
              <w:rPr>
                <w:ins w:id="1525" w:author="think" w:date="2017-02-12T21:55:00Z"/>
                <w:sz w:val="21"/>
                <w:szCs w:val="21"/>
              </w:rPr>
            </w:pPr>
            <w:ins w:id="152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282" w:type="pct"/>
            <w:tcPrChange w:id="1527" w:author="think" w:date="2017-02-12T22:07:00Z">
              <w:tcPr>
                <w:tcW w:w="1054" w:type="pct"/>
                <w:gridSpan w:val="2"/>
              </w:tcPr>
            </w:tcPrChange>
          </w:tcPr>
          <w:p w14:paraId="2700C660" w14:textId="77777777" w:rsidR="00DB5960" w:rsidRPr="00226BD4" w:rsidRDefault="00DB5960" w:rsidP="00DB5960">
            <w:pPr>
              <w:rPr>
                <w:ins w:id="1528" w:author="think" w:date="2017-02-12T21:55:00Z"/>
                <w:sz w:val="21"/>
                <w:szCs w:val="21"/>
              </w:rPr>
            </w:pPr>
            <w:ins w:id="1529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  <w:tcPrChange w:id="1530" w:author="think" w:date="2017-02-12T22:07:00Z">
              <w:tcPr>
                <w:tcW w:w="998" w:type="pct"/>
                <w:gridSpan w:val="2"/>
              </w:tcPr>
            </w:tcPrChange>
          </w:tcPr>
          <w:p w14:paraId="63C71C2D" w14:textId="77777777" w:rsidR="00DB5960" w:rsidRPr="00226BD4" w:rsidRDefault="00DB5960" w:rsidP="00DB5960">
            <w:pPr>
              <w:rPr>
                <w:ins w:id="1531" w:author="think" w:date="2017-02-12T21:55:00Z"/>
                <w:sz w:val="21"/>
                <w:szCs w:val="21"/>
              </w:rPr>
            </w:pPr>
            <w:ins w:id="1532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  <w:tcPrChange w:id="1533" w:author="think" w:date="2017-02-12T22:07:00Z">
              <w:tcPr>
                <w:tcW w:w="1082" w:type="pct"/>
                <w:gridSpan w:val="2"/>
              </w:tcPr>
            </w:tcPrChange>
          </w:tcPr>
          <w:p w14:paraId="6890D93D" w14:textId="65791DBA" w:rsidR="00DB5960" w:rsidRPr="00226BD4" w:rsidRDefault="006245CA" w:rsidP="00DB5960">
            <w:pPr>
              <w:rPr>
                <w:ins w:id="1534" w:author="think" w:date="2017-02-12T21:55:00Z"/>
                <w:sz w:val="21"/>
                <w:szCs w:val="21"/>
              </w:rPr>
            </w:pPr>
            <w:ins w:id="1535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  <w:tcPrChange w:id="1536" w:author="think" w:date="2017-02-12T22:07:00Z">
              <w:tcPr>
                <w:tcW w:w="1526" w:type="pct"/>
                <w:gridSpan w:val="2"/>
              </w:tcPr>
            </w:tcPrChange>
          </w:tcPr>
          <w:p w14:paraId="17EAF2C6" w14:textId="77777777" w:rsidR="00DB5960" w:rsidRPr="00226BD4" w:rsidRDefault="00DB5960" w:rsidP="00DB5960">
            <w:pPr>
              <w:rPr>
                <w:ins w:id="1537" w:author="think" w:date="2017-02-12T21:55:00Z"/>
                <w:sz w:val="21"/>
                <w:szCs w:val="21"/>
              </w:rPr>
            </w:pPr>
          </w:p>
        </w:tc>
      </w:tr>
    </w:tbl>
    <w:p w14:paraId="3AD0BA45" w14:textId="4F5F4427" w:rsidR="005F6BF1" w:rsidRDefault="005F6BF1" w:rsidP="005F6BF1">
      <w:pPr>
        <w:pStyle w:val="3"/>
        <w:rPr>
          <w:ins w:id="1538" w:author="think" w:date="2017-02-12T22:25:00Z"/>
        </w:rPr>
      </w:pPr>
      <w:bookmarkStart w:id="1539" w:name="_Toc474703328"/>
      <w:ins w:id="1540" w:author="think" w:date="2017-02-12T22:08:00Z">
        <w:r>
          <w:rPr>
            <w:rFonts w:hint="eastAsia"/>
          </w:rPr>
          <w:lastRenderedPageBreak/>
          <w:t>通知信息</w:t>
        </w:r>
      </w:ins>
      <w:bookmarkEnd w:id="1539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22"/>
        <w:gridCol w:w="1796"/>
        <w:gridCol w:w="1287"/>
        <w:gridCol w:w="870"/>
        <w:gridCol w:w="571"/>
        <w:gridCol w:w="1698"/>
        <w:gridCol w:w="1552"/>
        <w:tblGridChange w:id="1541">
          <w:tblGrid>
            <w:gridCol w:w="3"/>
            <w:gridCol w:w="519"/>
            <w:gridCol w:w="16"/>
            <w:gridCol w:w="1655"/>
            <w:gridCol w:w="125"/>
            <w:gridCol w:w="1021"/>
            <w:gridCol w:w="266"/>
            <w:gridCol w:w="826"/>
            <w:gridCol w:w="44"/>
            <w:gridCol w:w="571"/>
            <w:gridCol w:w="150"/>
            <w:gridCol w:w="1548"/>
            <w:gridCol w:w="1457"/>
            <w:gridCol w:w="95"/>
            <w:gridCol w:w="2910"/>
          </w:tblGrid>
        </w:tblGridChange>
      </w:tblGrid>
      <w:tr w:rsidR="00340316" w:rsidRPr="00686B2F" w14:paraId="47BD761E" w14:textId="2411A8CA" w:rsidTr="00340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ins w:id="154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7B5EE" w14:textId="77777777" w:rsidR="00686B2F" w:rsidRPr="00686B2F" w:rsidRDefault="00686B2F" w:rsidP="00686B2F">
            <w:pPr>
              <w:widowControl/>
              <w:jc w:val="center"/>
              <w:rPr>
                <w:ins w:id="1543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44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序号</w:t>
              </w:r>
            </w:ins>
          </w:p>
        </w:tc>
        <w:tc>
          <w:tcPr>
            <w:tcW w:w="0" w:type="auto"/>
            <w:hideMark/>
          </w:tcPr>
          <w:p w14:paraId="373B448D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45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46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列名</w:t>
              </w:r>
            </w:ins>
          </w:p>
        </w:tc>
        <w:tc>
          <w:tcPr>
            <w:tcW w:w="0" w:type="auto"/>
            <w:hideMark/>
          </w:tcPr>
          <w:p w14:paraId="77C1ADEF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47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48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数据类型</w:t>
              </w:r>
            </w:ins>
          </w:p>
        </w:tc>
        <w:tc>
          <w:tcPr>
            <w:tcW w:w="0" w:type="auto"/>
            <w:hideMark/>
          </w:tcPr>
          <w:p w14:paraId="5C3AAC6C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49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50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是否可空</w:t>
              </w:r>
            </w:ins>
          </w:p>
        </w:tc>
        <w:tc>
          <w:tcPr>
            <w:tcW w:w="0" w:type="auto"/>
            <w:hideMark/>
          </w:tcPr>
          <w:p w14:paraId="51F59C27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51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52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默认值</w:t>
              </w:r>
            </w:ins>
          </w:p>
        </w:tc>
        <w:tc>
          <w:tcPr>
            <w:tcW w:w="0" w:type="auto"/>
            <w:hideMark/>
          </w:tcPr>
          <w:p w14:paraId="567453BE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53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554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注释</w:t>
              </w:r>
            </w:ins>
          </w:p>
        </w:tc>
        <w:tc>
          <w:tcPr>
            <w:tcW w:w="0" w:type="auto"/>
          </w:tcPr>
          <w:p w14:paraId="54852233" w14:textId="6E4B8599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55" w:author="think" w:date="2017-02-12T22:28:00Z"/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ins w:id="1556" w:author="think" w:date="2017-02-12T22:28:00Z">
              <w:r>
                <w:rPr>
                  <w:rFonts w:ascii="微软雅黑" w:eastAsia="微软雅黑" w:hAnsi="微软雅黑" w:cs="宋体" w:hint="eastAsia"/>
                  <w:b w:val="0"/>
                  <w:bCs w:val="0"/>
                  <w:color w:val="222222"/>
                  <w:kern w:val="0"/>
                  <w:sz w:val="23"/>
                  <w:szCs w:val="23"/>
                </w:rPr>
                <w:t>备注</w:t>
              </w:r>
            </w:ins>
          </w:p>
        </w:tc>
      </w:tr>
      <w:tr w:rsidR="00340316" w:rsidRPr="00686B2F" w14:paraId="4DCD0345" w14:textId="127DF0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55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92B6C" w14:textId="77777777" w:rsidR="00686B2F" w:rsidRPr="00686B2F" w:rsidRDefault="00686B2F" w:rsidP="00686B2F">
            <w:pPr>
              <w:widowControl/>
              <w:jc w:val="right"/>
              <w:rPr>
                <w:ins w:id="155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5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hideMark/>
          </w:tcPr>
          <w:p w14:paraId="3FB3B5D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6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event_msg_id</w:t>
              </w:r>
            </w:ins>
          </w:p>
        </w:tc>
        <w:tc>
          <w:tcPr>
            <w:tcW w:w="0" w:type="auto"/>
            <w:hideMark/>
          </w:tcPr>
          <w:p w14:paraId="6C549AC7" w14:textId="0513DA8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6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bigint(20) </w:t>
              </w:r>
            </w:ins>
          </w:p>
        </w:tc>
        <w:tc>
          <w:tcPr>
            <w:tcW w:w="0" w:type="auto"/>
            <w:hideMark/>
          </w:tcPr>
          <w:p w14:paraId="04C2A6A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6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NOT NULL</w:t>
              </w:r>
            </w:ins>
          </w:p>
        </w:tc>
        <w:tc>
          <w:tcPr>
            <w:tcW w:w="0" w:type="auto"/>
            <w:hideMark/>
          </w:tcPr>
          <w:p w14:paraId="3A81015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21DD6F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6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id字段</w:t>
              </w:r>
            </w:ins>
          </w:p>
        </w:tc>
        <w:tc>
          <w:tcPr>
            <w:tcW w:w="0" w:type="auto"/>
          </w:tcPr>
          <w:p w14:paraId="046EB6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2A1EF81B" w14:textId="266D8A21" w:rsidTr="00340316">
        <w:tblPrEx>
          <w:tblW w:w="0" w:type="auto"/>
          <w:tblPrExChange w:id="1570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571" w:author="think" w:date="2017-02-12T22:25:00Z"/>
          <w:trPrChange w:id="1572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57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4D034EBA" w14:textId="77777777" w:rsidR="00686B2F" w:rsidRPr="00686B2F" w:rsidRDefault="00686B2F" w:rsidP="00686B2F">
            <w:pPr>
              <w:widowControl/>
              <w:jc w:val="right"/>
              <w:rPr>
                <w:ins w:id="157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7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2</w:t>
              </w:r>
            </w:ins>
          </w:p>
        </w:tc>
        <w:tc>
          <w:tcPr>
            <w:tcW w:w="0" w:type="auto"/>
            <w:hideMark/>
            <w:tcPrChange w:id="1576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2F00C3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7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7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to_user_name</w:t>
              </w:r>
            </w:ins>
          </w:p>
        </w:tc>
        <w:tc>
          <w:tcPr>
            <w:tcW w:w="0" w:type="auto"/>
            <w:hideMark/>
            <w:tcPrChange w:id="157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E10666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8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8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  <w:tcPrChange w:id="158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634620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1585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2A117EE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8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158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91FF5A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8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8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开发者微信号</w:t>
              </w:r>
            </w:ins>
          </w:p>
        </w:tc>
        <w:tc>
          <w:tcPr>
            <w:tcW w:w="0" w:type="auto"/>
            <w:tcPrChange w:id="159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358E5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91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9039AA0" w14:textId="14699E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59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0FCC1" w14:textId="77777777" w:rsidR="00686B2F" w:rsidRPr="00686B2F" w:rsidRDefault="00686B2F" w:rsidP="00686B2F">
            <w:pPr>
              <w:widowControl/>
              <w:jc w:val="right"/>
              <w:rPr>
                <w:ins w:id="159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9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hideMark/>
          </w:tcPr>
          <w:p w14:paraId="698D1C8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9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9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from_user_name</w:t>
              </w:r>
            </w:ins>
          </w:p>
        </w:tc>
        <w:tc>
          <w:tcPr>
            <w:tcW w:w="0" w:type="auto"/>
            <w:hideMark/>
          </w:tcPr>
          <w:p w14:paraId="658C4B8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9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59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523A28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9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0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C3EE10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0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34AD61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发送方帐号（一个OpenID）</w:t>
              </w:r>
            </w:ins>
          </w:p>
        </w:tc>
        <w:tc>
          <w:tcPr>
            <w:tcW w:w="0" w:type="auto"/>
          </w:tcPr>
          <w:p w14:paraId="32E0E27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0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6B4086E0" w14:textId="785CBA3B" w:rsidTr="00340316">
        <w:tblPrEx>
          <w:tblW w:w="0" w:type="auto"/>
          <w:tblPrExChange w:id="1605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606" w:author="think" w:date="2017-02-12T22:25:00Z"/>
          <w:trPrChange w:id="1607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60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7A4FD266" w14:textId="77777777" w:rsidR="00686B2F" w:rsidRPr="00686B2F" w:rsidRDefault="00686B2F" w:rsidP="00686B2F">
            <w:pPr>
              <w:widowControl/>
              <w:jc w:val="right"/>
              <w:rPr>
                <w:ins w:id="160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1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4</w:t>
              </w:r>
            </w:ins>
          </w:p>
        </w:tc>
        <w:tc>
          <w:tcPr>
            <w:tcW w:w="0" w:type="auto"/>
            <w:hideMark/>
            <w:tcPrChange w:id="1611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34790E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1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1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msg_type</w:t>
              </w:r>
            </w:ins>
          </w:p>
        </w:tc>
        <w:tc>
          <w:tcPr>
            <w:tcW w:w="0" w:type="auto"/>
            <w:hideMark/>
            <w:tcPrChange w:id="161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B9000A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1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1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varchar(10)</w:t>
              </w:r>
            </w:ins>
          </w:p>
        </w:tc>
        <w:tc>
          <w:tcPr>
            <w:tcW w:w="0" w:type="auto"/>
            <w:hideMark/>
            <w:tcPrChange w:id="161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E761315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1620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2C6F59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2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162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5C9013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2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2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消息类型（地理消息为 event ）</w:t>
              </w:r>
            </w:ins>
          </w:p>
        </w:tc>
        <w:tc>
          <w:tcPr>
            <w:tcW w:w="0" w:type="auto"/>
            <w:tcPrChange w:id="162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86162D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26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076E9E03" w14:textId="6B18CFA7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62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2ECC" w14:textId="77777777" w:rsidR="00686B2F" w:rsidRPr="00686B2F" w:rsidRDefault="00686B2F" w:rsidP="00686B2F">
            <w:pPr>
              <w:widowControl/>
              <w:jc w:val="right"/>
              <w:rPr>
                <w:ins w:id="162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2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5</w:t>
              </w:r>
            </w:ins>
          </w:p>
        </w:tc>
        <w:tc>
          <w:tcPr>
            <w:tcW w:w="0" w:type="auto"/>
            <w:hideMark/>
          </w:tcPr>
          <w:p w14:paraId="34A6FF7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3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</w:t>
              </w:r>
            </w:ins>
          </w:p>
        </w:tc>
        <w:tc>
          <w:tcPr>
            <w:tcW w:w="0" w:type="auto"/>
            <w:hideMark/>
          </w:tcPr>
          <w:p w14:paraId="05A3F47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3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7DE555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3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621FA01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CCD5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3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事件类型</w:t>
              </w:r>
            </w:ins>
          </w:p>
        </w:tc>
        <w:tc>
          <w:tcPr>
            <w:tcW w:w="0" w:type="auto"/>
          </w:tcPr>
          <w:p w14:paraId="31E330C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3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04427CC9" w14:textId="73D4217B" w:rsidTr="00340316">
        <w:tblPrEx>
          <w:tblW w:w="0" w:type="auto"/>
          <w:tblPrExChange w:id="1640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641" w:author="think" w:date="2017-02-12T22:25:00Z"/>
          <w:trPrChange w:id="1642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64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39B08214" w14:textId="77777777" w:rsidR="00686B2F" w:rsidRPr="00686B2F" w:rsidRDefault="00686B2F" w:rsidP="00686B2F">
            <w:pPr>
              <w:widowControl/>
              <w:jc w:val="right"/>
              <w:rPr>
                <w:ins w:id="164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4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6</w:t>
              </w:r>
            </w:ins>
          </w:p>
        </w:tc>
        <w:tc>
          <w:tcPr>
            <w:tcW w:w="0" w:type="auto"/>
            <w:hideMark/>
            <w:tcPrChange w:id="1646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37AFA7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4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4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msg_id</w:t>
              </w:r>
            </w:ins>
          </w:p>
        </w:tc>
        <w:tc>
          <w:tcPr>
            <w:tcW w:w="0" w:type="auto"/>
            <w:hideMark/>
            <w:tcPrChange w:id="164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E70F0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5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5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int(11)</w:t>
              </w:r>
            </w:ins>
          </w:p>
        </w:tc>
        <w:tc>
          <w:tcPr>
            <w:tcW w:w="0" w:type="auto"/>
            <w:hideMark/>
            <w:tcPrChange w:id="165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E38660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5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5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1655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4AFA06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5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165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0A9FC5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5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5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消息id，64位整型</w:t>
              </w:r>
            </w:ins>
          </w:p>
        </w:tc>
        <w:tc>
          <w:tcPr>
            <w:tcW w:w="0" w:type="auto"/>
            <w:tcPrChange w:id="166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2C1552F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61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FADBC11" w14:textId="491B805A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66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9E312" w14:textId="77777777" w:rsidR="00686B2F" w:rsidRPr="00686B2F" w:rsidRDefault="00686B2F" w:rsidP="00686B2F">
            <w:pPr>
              <w:widowControl/>
              <w:jc w:val="right"/>
              <w:rPr>
                <w:ins w:id="166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6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hideMark/>
          </w:tcPr>
          <w:p w14:paraId="4748D7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6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6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callback_status</w:t>
              </w:r>
            </w:ins>
          </w:p>
        </w:tc>
        <w:tc>
          <w:tcPr>
            <w:tcW w:w="0" w:type="auto"/>
            <w:hideMark/>
          </w:tcPr>
          <w:p w14:paraId="50903C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6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487DE87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6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7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14B5EE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7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38425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7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7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微信回复推送状态</w:t>
              </w:r>
            </w:ins>
          </w:p>
        </w:tc>
        <w:tc>
          <w:tcPr>
            <w:tcW w:w="0" w:type="auto"/>
          </w:tcPr>
          <w:p w14:paraId="3F17DB4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7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7B636EE7" w14:textId="11432F4C" w:rsidTr="00340316">
        <w:tblPrEx>
          <w:tblW w:w="0" w:type="auto"/>
          <w:tblPrExChange w:id="1675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676" w:author="think" w:date="2017-02-12T22:25:00Z"/>
          <w:trPrChange w:id="1677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67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2714D323" w14:textId="77777777" w:rsidR="00686B2F" w:rsidRPr="00686B2F" w:rsidRDefault="00686B2F" w:rsidP="00686B2F">
            <w:pPr>
              <w:widowControl/>
              <w:jc w:val="right"/>
              <w:rPr>
                <w:ins w:id="167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8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8</w:t>
              </w:r>
            </w:ins>
          </w:p>
        </w:tc>
        <w:tc>
          <w:tcPr>
            <w:tcW w:w="0" w:type="auto"/>
            <w:hideMark/>
            <w:tcPrChange w:id="1681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4F49BF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8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8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push_status</w:t>
              </w:r>
            </w:ins>
          </w:p>
        </w:tc>
        <w:tc>
          <w:tcPr>
            <w:tcW w:w="0" w:type="auto"/>
            <w:hideMark/>
            <w:tcPrChange w:id="168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71019B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8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8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  <w:tcPrChange w:id="168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B64F4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8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8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1690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00D190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9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169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187375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9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9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推送状态</w:t>
              </w:r>
            </w:ins>
          </w:p>
        </w:tc>
        <w:tc>
          <w:tcPr>
            <w:tcW w:w="0" w:type="auto"/>
            <w:tcPrChange w:id="169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97A328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96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58C7450" w14:textId="3FF2310D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69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293BF" w14:textId="77777777" w:rsidR="00686B2F" w:rsidRPr="00686B2F" w:rsidRDefault="00686B2F" w:rsidP="00686B2F">
            <w:pPr>
              <w:widowControl/>
              <w:jc w:val="right"/>
              <w:rPr>
                <w:ins w:id="169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69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9</w:t>
              </w:r>
            </w:ins>
          </w:p>
        </w:tc>
        <w:tc>
          <w:tcPr>
            <w:tcW w:w="0" w:type="auto"/>
            <w:hideMark/>
          </w:tcPr>
          <w:p w14:paraId="680ADBB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0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order_number</w:t>
              </w:r>
            </w:ins>
          </w:p>
        </w:tc>
        <w:tc>
          <w:tcPr>
            <w:tcW w:w="0" w:type="auto"/>
            <w:hideMark/>
          </w:tcPr>
          <w:p w14:paraId="039C6A8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char(20)</w:t>
              </w:r>
            </w:ins>
          </w:p>
        </w:tc>
        <w:tc>
          <w:tcPr>
            <w:tcW w:w="0" w:type="auto"/>
            <w:hideMark/>
          </w:tcPr>
          <w:p w14:paraId="22AE9AF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0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F7C209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7FA39E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订单编号</w:t>
              </w:r>
            </w:ins>
          </w:p>
        </w:tc>
        <w:tc>
          <w:tcPr>
            <w:tcW w:w="0" w:type="auto"/>
          </w:tcPr>
          <w:p w14:paraId="495093CB" w14:textId="6A3A145B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10" w:author="think" w:date="2017-02-12T22:29:00Z">
              <w:r>
                <w:rPr>
                  <w:rFonts w:hint="eastAsia"/>
                  <w:sz w:val="21"/>
                  <w:szCs w:val="21"/>
                </w:rPr>
                <w:t>上游提供，非唯一。同一订单可通知多次</w:t>
              </w:r>
            </w:ins>
          </w:p>
        </w:tc>
      </w:tr>
      <w:tr w:rsidR="00686B2F" w:rsidRPr="00686B2F" w14:paraId="0CE34D32" w14:textId="3342A4F2" w:rsidTr="00340316">
        <w:tblPrEx>
          <w:tblW w:w="0" w:type="auto"/>
          <w:tblPrExChange w:id="1711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712" w:author="think" w:date="2017-02-12T22:25:00Z"/>
          <w:trPrChange w:id="1713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71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085704CC" w14:textId="77777777" w:rsidR="00686B2F" w:rsidRPr="00686B2F" w:rsidRDefault="00686B2F" w:rsidP="00686B2F">
            <w:pPr>
              <w:widowControl/>
              <w:jc w:val="right"/>
              <w:rPr>
                <w:ins w:id="171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1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10</w:t>
              </w:r>
            </w:ins>
          </w:p>
        </w:tc>
        <w:tc>
          <w:tcPr>
            <w:tcW w:w="0" w:type="auto"/>
            <w:hideMark/>
            <w:tcPrChange w:id="1717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D5FB08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gmt_create</w:t>
              </w:r>
            </w:ins>
          </w:p>
        </w:tc>
        <w:tc>
          <w:tcPr>
            <w:tcW w:w="0" w:type="auto"/>
            <w:hideMark/>
            <w:tcPrChange w:id="172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2B03B0D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2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2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  <w:tcPrChange w:id="172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7A2F4E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2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2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tcPrChange w:id="1726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</w:tcPr>
            </w:tcPrChange>
          </w:tcPr>
          <w:p w14:paraId="519922FF" w14:textId="6BA00CEC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2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172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AE060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2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3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消息创建时间</w:t>
              </w:r>
            </w:ins>
          </w:p>
        </w:tc>
        <w:tc>
          <w:tcPr>
            <w:tcW w:w="0" w:type="auto"/>
            <w:tcPrChange w:id="173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EBE955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32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2C400832" w14:textId="10749BCE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733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53549" w14:textId="77777777" w:rsidR="00686B2F" w:rsidRPr="00686B2F" w:rsidRDefault="00686B2F" w:rsidP="00686B2F">
            <w:pPr>
              <w:widowControl/>
              <w:jc w:val="right"/>
              <w:rPr>
                <w:ins w:id="173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3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11</w:t>
              </w:r>
            </w:ins>
          </w:p>
        </w:tc>
        <w:tc>
          <w:tcPr>
            <w:tcW w:w="0" w:type="auto"/>
            <w:hideMark/>
          </w:tcPr>
          <w:p w14:paraId="53A9D4E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3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gmt_modified</w:t>
              </w:r>
            </w:ins>
          </w:p>
        </w:tc>
        <w:tc>
          <w:tcPr>
            <w:tcW w:w="0" w:type="auto"/>
            <w:hideMark/>
          </w:tcPr>
          <w:p w14:paraId="3558D81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3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2C67AD9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4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4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07B90F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4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F75FB8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4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74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消息修改时间</w:t>
              </w:r>
            </w:ins>
          </w:p>
        </w:tc>
        <w:tc>
          <w:tcPr>
            <w:tcW w:w="0" w:type="auto"/>
          </w:tcPr>
          <w:p w14:paraId="6489D5D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45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3AFFBDFE" w14:textId="708A0092" w:rsidR="00822111" w:rsidRDefault="003405CF">
      <w:pPr>
        <w:pStyle w:val="2"/>
        <w:rPr>
          <w:ins w:id="1746" w:author="think" w:date="2017-02-15T21:59:00Z"/>
        </w:rPr>
      </w:pPr>
      <w:bookmarkStart w:id="1747" w:name="_Toc474703329"/>
      <w:ins w:id="1748" w:author="think" w:date="2017-02-15T21:31:00Z">
        <w:r>
          <w:rPr>
            <w:rFonts w:hint="eastAsia"/>
          </w:rPr>
          <w:lastRenderedPageBreak/>
          <w:t>通讯</w:t>
        </w:r>
      </w:ins>
      <w:ins w:id="1749" w:author="think" w:date="2017-02-15T21:32:00Z">
        <w:r>
          <w:rPr>
            <w:rFonts w:hint="eastAsia"/>
          </w:rPr>
          <w:t>接口</w:t>
        </w:r>
      </w:ins>
      <w:ins w:id="1750" w:author="think" w:date="2017-02-15T21:30:00Z">
        <w:r>
          <w:rPr>
            <w:rFonts w:hint="eastAsia"/>
          </w:rPr>
          <w:t>设计</w:t>
        </w:r>
      </w:ins>
    </w:p>
    <w:p w14:paraId="60635D56" w14:textId="6BA04108" w:rsidR="004071A0" w:rsidRDefault="004071A0" w:rsidP="004071A0">
      <w:pPr>
        <w:pStyle w:val="3"/>
        <w:rPr>
          <w:ins w:id="1751" w:author="think" w:date="2017-02-15T21:59:00Z"/>
        </w:rPr>
      </w:pPr>
      <w:ins w:id="1752" w:author="think" w:date="2017-02-15T21:59:00Z">
        <w:r>
          <w:rPr>
            <w:rFonts w:hint="eastAsia"/>
          </w:rPr>
          <w:t>入口地址</w:t>
        </w:r>
      </w:ins>
      <w:ins w:id="1753" w:author="think" w:date="2017-02-16T23:31:00Z">
        <w:r w:rsidR="003043E5">
          <w:t>(PATH</w:t>
        </w:r>
        <w:r w:rsidR="003043E5">
          <w:rPr>
            <w:rFonts w:hint="eastAsia"/>
          </w:rPr>
          <w:t>)</w:t>
        </w:r>
      </w:ins>
    </w:p>
    <w:p w14:paraId="158C34E1" w14:textId="478B02D5" w:rsidR="004071A0" w:rsidRPr="00C45F8D" w:rsidRDefault="004071A0" w:rsidP="004071A0">
      <w:pPr>
        <w:pStyle w:val="a7"/>
        <w:numPr>
          <w:ilvl w:val="0"/>
          <w:numId w:val="10"/>
        </w:numPr>
        <w:ind w:firstLineChars="0"/>
        <w:rPr>
          <w:ins w:id="1754" w:author="think" w:date="2017-02-15T21:59:00Z"/>
        </w:rPr>
      </w:pPr>
      <w:ins w:id="1755" w:author="think" w:date="2017-02-15T21:59:00Z">
        <w:r>
          <w:rPr>
            <w:rFonts w:hint="eastAsia"/>
          </w:rPr>
          <w:t>测试环境：</w:t>
        </w:r>
        <w:r>
          <w:t>http://api</w:t>
        </w:r>
        <w:r>
          <w:rPr>
            <w:rFonts w:hint="eastAsia"/>
          </w:rPr>
          <w:t>test</w:t>
        </w:r>
        <w:r>
          <w:t>.wozhixixi.com/v1</w:t>
        </w:r>
      </w:ins>
      <w:ins w:id="1756" w:author="think" w:date="2017-02-15T22:00:00Z">
        <w:r w:rsidR="003A69A9">
          <w:rPr>
            <w:rFonts w:hint="eastAsia"/>
          </w:rPr>
          <w:t>/</w:t>
        </w:r>
      </w:ins>
    </w:p>
    <w:p w14:paraId="3ED547A6" w14:textId="11E30DF2" w:rsidR="004071A0" w:rsidRDefault="005B7DAF" w:rsidP="004071A0">
      <w:pPr>
        <w:pStyle w:val="a7"/>
        <w:numPr>
          <w:ilvl w:val="0"/>
          <w:numId w:val="10"/>
        </w:numPr>
        <w:ind w:firstLineChars="0"/>
        <w:rPr>
          <w:ins w:id="1757" w:author="think" w:date="2017-02-16T23:32:00Z"/>
        </w:rPr>
      </w:pPr>
      <w:ins w:id="1758" w:author="think" w:date="2017-02-15T21:59:00Z">
        <w:r>
          <w:rPr>
            <w:rFonts w:hint="eastAsia"/>
          </w:rPr>
          <w:t>生产</w:t>
        </w:r>
        <w:r w:rsidR="004071A0">
          <w:rPr>
            <w:rFonts w:hint="eastAsia"/>
          </w:rPr>
          <w:t>环境：</w:t>
        </w:r>
      </w:ins>
      <w:ins w:id="1759" w:author="think" w:date="2017-02-16T23:32:00Z">
        <w:r w:rsidR="00E31D02">
          <w:fldChar w:fldCharType="begin"/>
        </w:r>
        <w:r w:rsidR="00E31D02">
          <w:instrText xml:space="preserve"> HYPERLINK "</w:instrText>
        </w:r>
      </w:ins>
      <w:ins w:id="1760" w:author="think" w:date="2017-02-15T21:59:00Z">
        <w:r w:rsidR="00E31D02">
          <w:instrText>http</w:instrText>
        </w:r>
        <w:r w:rsidR="00E31D02">
          <w:rPr>
            <w:rFonts w:hint="eastAsia"/>
          </w:rPr>
          <w:instrText>s</w:instrText>
        </w:r>
        <w:r w:rsidR="00E31D02">
          <w:instrText>://api.wozhixixi.com/v1/</w:instrText>
        </w:r>
      </w:ins>
      <w:ins w:id="1761" w:author="think" w:date="2017-02-16T23:32:00Z">
        <w:r w:rsidR="00E31D02">
          <w:instrText xml:space="preserve">" </w:instrText>
        </w:r>
        <w:r w:rsidR="00E31D02">
          <w:fldChar w:fldCharType="separate"/>
        </w:r>
      </w:ins>
      <w:r w:rsidR="00E31D02" w:rsidRPr="00AC304B">
        <w:rPr>
          <w:rStyle w:val="af5"/>
        </w:rPr>
        <w:t>http</w:t>
      </w:r>
      <w:r w:rsidR="00E31D02" w:rsidRPr="00AC304B">
        <w:rPr>
          <w:rStyle w:val="af5"/>
          <w:rFonts w:hint="eastAsia"/>
        </w:rPr>
        <w:t>s</w:t>
      </w:r>
      <w:r w:rsidR="00E31D02" w:rsidRPr="00AC304B">
        <w:rPr>
          <w:rStyle w:val="af5"/>
        </w:rPr>
        <w:t>://api.wozhixixi.com/v1/</w:t>
      </w:r>
      <w:ins w:id="1762" w:author="think" w:date="2017-02-16T23:32:00Z">
        <w:r w:rsidR="00E31D02">
          <w:fldChar w:fldCharType="end"/>
        </w:r>
      </w:ins>
    </w:p>
    <w:p w14:paraId="6C5AF5C0" w14:textId="478174B6" w:rsidR="00E31D02" w:rsidRDefault="00E31D02">
      <w:pPr>
        <w:pStyle w:val="3"/>
        <w:rPr>
          <w:ins w:id="1763" w:author="think" w:date="2017-02-16T23:32:00Z"/>
        </w:rPr>
        <w:pPrChange w:id="1764" w:author="think" w:date="2017-02-16T23:32:00Z">
          <w:pPr>
            <w:pStyle w:val="a7"/>
            <w:numPr>
              <w:numId w:val="10"/>
            </w:numPr>
            <w:ind w:left="1060" w:firstLineChars="0" w:hanging="420"/>
          </w:pPr>
        </w:pPrChange>
      </w:pPr>
      <w:ins w:id="1765" w:author="think" w:date="2017-02-16T23:33:00Z">
        <w:r>
          <w:rPr>
            <w:rFonts w:hint="eastAsia"/>
          </w:rPr>
          <w:t>常用资源</w:t>
        </w:r>
      </w:ins>
      <w:ins w:id="1766" w:author="think" w:date="2017-02-16T23:32:00Z">
        <w:r>
          <w:rPr>
            <w:rFonts w:hint="eastAsia"/>
          </w:rPr>
          <w:t>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1767" w:author="think" w:date="2017-02-18T22:32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35"/>
        <w:gridCol w:w="1117"/>
        <w:gridCol w:w="3538"/>
        <w:tblGridChange w:id="1768">
          <w:tblGrid>
            <w:gridCol w:w="3635"/>
            <w:gridCol w:w="1117"/>
            <w:gridCol w:w="3538"/>
          </w:tblGrid>
        </w:tblGridChange>
      </w:tblGrid>
      <w:tr w:rsidR="00B75897" w14:paraId="29CB8303" w14:textId="77777777" w:rsidTr="00D55C88">
        <w:trPr>
          <w:trHeight w:val="525"/>
          <w:tblHeader/>
          <w:ins w:id="1769" w:author="think" w:date="2017-02-16T23:34:00Z"/>
          <w:trPrChange w:id="1770" w:author="think" w:date="2017-02-18T22:32:00Z">
            <w:trPr>
              <w:trHeight w:val="525"/>
              <w:tblHeader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771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C7ED9D4" w14:textId="065587BC" w:rsidR="00A92F23" w:rsidRDefault="00A92F23" w:rsidP="00D55C88">
            <w:pPr>
              <w:jc w:val="center"/>
              <w:rPr>
                <w:ins w:id="1772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773" w:author="think" w:date="2017-02-16T23:35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774" w:author="think" w:date="2017-02-18T22:32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9779341" w14:textId="77777777" w:rsidR="00A92F23" w:rsidRDefault="00A92F23" w:rsidP="00D55C88">
            <w:pPr>
              <w:jc w:val="center"/>
              <w:rPr>
                <w:ins w:id="1775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776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777" w:author="think" w:date="2017-02-18T22:32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B58D40B" w14:textId="77777777" w:rsidR="00A92F23" w:rsidRDefault="00A92F23" w:rsidP="00D55C88">
            <w:pPr>
              <w:jc w:val="center"/>
              <w:rPr>
                <w:ins w:id="1778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779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FB19D2" w14:paraId="698974DF" w14:textId="77777777" w:rsidTr="00D55C88">
        <w:trPr>
          <w:trHeight w:val="525"/>
          <w:ins w:id="1780" w:author="think" w:date="2017-02-17T00:07:00Z"/>
          <w:trPrChange w:id="1781" w:author="think" w:date="2017-02-18T22:32:00Z">
            <w:trPr>
              <w:trHeight w:val="525"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782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68E3341C" w14:textId="6839C8B0" w:rsidR="00FB19D2" w:rsidRPr="00D6412E" w:rsidRDefault="00FB19D2" w:rsidP="00D55C88">
            <w:pPr>
              <w:rPr>
                <w:ins w:id="1783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1784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PATH/resources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1785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786" w:author="think" w:date="2017-02-18T22:32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6F53024A" w14:textId="77777777" w:rsidR="00FB19D2" w:rsidRPr="00D6412E" w:rsidRDefault="00FB19D2" w:rsidP="00D55C88">
            <w:pPr>
              <w:rPr>
                <w:ins w:id="1787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1788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789" w:author="think" w:date="2017-02-18T22:32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5E8BD534" w14:textId="77777777" w:rsidR="00FB19D2" w:rsidRDefault="00FB19D2" w:rsidP="00D55C88">
            <w:pPr>
              <w:rPr>
                <w:ins w:id="1790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1791" w:author="think" w:date="2017-02-17T00:0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分页显示实体资源，如</w:t>
              </w:r>
            </w:ins>
          </w:p>
          <w:p w14:paraId="357F23B4" w14:textId="047E3796" w:rsidR="00FB19D2" w:rsidRDefault="00FB19D2" w:rsidP="00D55C88">
            <w:pPr>
              <w:rPr>
                <w:ins w:id="1792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1793" w:author="think" w:date="2017-02-17T00:07:00Z">
              <w:r w:rsidRPr="00D6412E">
                <w:rPr>
                  <w:rFonts w:ascii="微软雅黑" w:eastAsia="微软雅黑" w:hAnsi="微软雅黑" w:hint="eastAsia"/>
                  <w:sz w:val="18"/>
                  <w:szCs w:val="21"/>
                </w:rPr>
                <w:t>PATH/resources？l</w:t>
              </w:r>
              <w:r w:rsidRPr="00D6412E">
                <w:rPr>
                  <w:rFonts w:ascii="微软雅黑" w:eastAsia="微软雅黑" w:hAnsi="微软雅黑"/>
                  <w:sz w:val="18"/>
                  <w:szCs w:val="21"/>
                </w:rPr>
                <w:t>imit=10&amp;</w:t>
              </w:r>
            </w:ins>
            <w:ins w:id="1794" w:author="think" w:date="2017-02-18T22:46:00Z">
              <w:r w:rsidR="007A458C">
                <w:rPr>
                  <w:rFonts w:ascii="微软雅黑" w:eastAsia="微软雅黑" w:hAnsi="微软雅黑"/>
                  <w:sz w:val="18"/>
                  <w:szCs w:val="21"/>
                </w:rPr>
                <w:t>offset=0</w:t>
              </w:r>
            </w:ins>
          </w:p>
        </w:tc>
      </w:tr>
      <w:tr w:rsidR="00FB19D2" w14:paraId="6875C54A" w14:textId="77777777" w:rsidTr="00D55C88">
        <w:trPr>
          <w:trHeight w:val="525"/>
          <w:ins w:id="1795" w:author="think" w:date="2017-02-17T00:07:00Z"/>
          <w:trPrChange w:id="1796" w:author="think" w:date="2017-02-18T22:32:00Z">
            <w:trPr>
              <w:trHeight w:val="525"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797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59558FF6" w14:textId="2FD79752" w:rsidR="00FB19D2" w:rsidRPr="00D6412E" w:rsidRDefault="00FB19D2" w:rsidP="00D55C88">
            <w:pPr>
              <w:rPr>
                <w:ins w:id="1798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1799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PATH/resources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param1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=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value1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&amp;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…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800" w:author="think" w:date="2017-02-18T22:32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4280C15C" w14:textId="77777777" w:rsidR="00FB19D2" w:rsidRPr="00D6412E" w:rsidRDefault="00FB19D2" w:rsidP="00D55C88">
            <w:pPr>
              <w:rPr>
                <w:ins w:id="1801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1802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1803" w:author="think" w:date="2017-02-18T22:32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6086BCF6" w14:textId="3A56143E" w:rsidR="00FB19D2" w:rsidRDefault="00B75897" w:rsidP="00D55C88">
            <w:pPr>
              <w:rPr>
                <w:ins w:id="1804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1805" w:author="think" w:date="2017-02-17T00:0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根据属性</w:t>
              </w:r>
            </w:ins>
            <w:ins w:id="1806" w:author="think" w:date="2017-02-17T00:0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筛选</w:t>
              </w:r>
            </w:ins>
            <w:ins w:id="1807" w:author="think" w:date="2017-02-17T00:07:00Z">
              <w:r w:rsidR="00FB19D2">
                <w:rPr>
                  <w:rFonts w:ascii="微软雅黑" w:eastAsia="微软雅黑" w:hAnsi="微软雅黑" w:hint="eastAsia"/>
                  <w:sz w:val="21"/>
                  <w:szCs w:val="21"/>
                </w:rPr>
                <w:t>实体资源，如</w:t>
              </w:r>
            </w:ins>
          </w:p>
          <w:p w14:paraId="2C0C21B4" w14:textId="6DEB71F2" w:rsidR="00FB19D2" w:rsidRDefault="00FB19D2" w:rsidP="00D55C88">
            <w:pPr>
              <w:rPr>
                <w:ins w:id="1808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1809" w:author="think" w:date="2017-02-17T00:07:00Z">
              <w:r w:rsidRPr="00D6412E">
                <w:rPr>
                  <w:rFonts w:ascii="微软雅黑" w:eastAsia="微软雅黑" w:hAnsi="微软雅黑" w:hint="eastAsia"/>
                  <w:sz w:val="18"/>
                  <w:szCs w:val="21"/>
                </w:rPr>
                <w:t>PATH/resources？</w:t>
              </w:r>
            </w:ins>
            <w:ins w:id="1810" w:author="think" w:date="2017-02-17T00:08:00Z">
              <w:r w:rsidR="00B75897" w:rsidRPr="00B75897">
                <w:rPr>
                  <w:rFonts w:ascii="微软雅黑" w:eastAsia="微软雅黑" w:hAnsi="微软雅黑"/>
                  <w:sz w:val="18"/>
                  <w:szCs w:val="21"/>
                </w:rPr>
                <w:t>merchant_code</w:t>
              </w:r>
            </w:ins>
            <w:ins w:id="1811" w:author="think" w:date="2017-02-17T00:07:00Z">
              <w:r w:rsidRPr="00D6412E">
                <w:rPr>
                  <w:rFonts w:ascii="微软雅黑" w:eastAsia="微软雅黑" w:hAnsi="微软雅黑"/>
                  <w:sz w:val="18"/>
                  <w:szCs w:val="21"/>
                </w:rPr>
                <w:t>=</w:t>
              </w:r>
            </w:ins>
            <w:ins w:id="1812" w:author="think" w:date="2017-02-17T00:08:00Z">
              <w:r w:rsidR="00B75897" w:rsidRPr="00B75897">
                <w:rPr>
                  <w:rFonts w:ascii="微软雅黑" w:eastAsia="微软雅黑" w:hAnsi="微软雅黑"/>
                  <w:sz w:val="18"/>
                  <w:szCs w:val="21"/>
                </w:rPr>
                <w:t>W0144005331000001</w:t>
              </w:r>
            </w:ins>
          </w:p>
        </w:tc>
      </w:tr>
      <w:tr w:rsidR="00843A98" w14:paraId="3279E40C" w14:textId="77777777" w:rsidTr="00D55C88">
        <w:trPr>
          <w:trHeight w:val="525"/>
          <w:ins w:id="1813" w:author="think" w:date="2017-02-16T23:34:00Z"/>
          <w:trPrChange w:id="1814" w:author="think" w:date="2017-02-18T22:32:00Z">
            <w:trPr>
              <w:trHeight w:val="525"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15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5321DEF" w14:textId="6BE8611E" w:rsidR="00A92F23" w:rsidRPr="0099119D" w:rsidRDefault="00242C86" w:rsidP="00D55C88">
            <w:pPr>
              <w:rPr>
                <w:ins w:id="1816" w:author="think" w:date="2017-02-16T23:34:00Z"/>
                <w:rFonts w:ascii="微软雅黑" w:eastAsia="微软雅黑" w:hAnsi="微软雅黑"/>
                <w:sz w:val="20"/>
                <w:szCs w:val="21"/>
                <w:rPrChange w:id="1817" w:author="think" w:date="2017-02-16T23:41:00Z">
                  <w:rPr>
                    <w:ins w:id="1818" w:author="think" w:date="2017-02-16T23:34:00Z"/>
                    <w:rFonts w:ascii="微软雅黑" w:eastAsia="微软雅黑" w:hAnsi="微软雅黑"/>
                    <w:sz w:val="21"/>
                    <w:szCs w:val="21"/>
                  </w:rPr>
                </w:rPrChange>
              </w:rPr>
            </w:pPr>
            <w:ins w:id="1819" w:author="think" w:date="2017-02-16T23:36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1820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PATH</w:t>
              </w:r>
            </w:ins>
            <w:ins w:id="1821" w:author="think" w:date="2017-02-16T23:37:00Z">
              <w:r w:rsidR="008121CF" w:rsidRPr="0099119D">
                <w:rPr>
                  <w:rFonts w:ascii="微软雅黑" w:eastAsia="微软雅黑" w:hAnsi="微软雅黑"/>
                  <w:sz w:val="20"/>
                  <w:szCs w:val="21"/>
                  <w:rPrChange w:id="1822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/resources/id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23" w:author="think" w:date="2017-02-18T22:32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BC12BA3" w14:textId="77777777" w:rsidR="0099119D" w:rsidRDefault="00403828" w:rsidP="00D55C88">
            <w:pPr>
              <w:rPr>
                <w:ins w:id="1824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1825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1826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GET</w:t>
              </w:r>
            </w:ins>
          </w:p>
          <w:p w14:paraId="2042F458" w14:textId="77777777" w:rsidR="0099119D" w:rsidRDefault="00403828" w:rsidP="00D55C88">
            <w:pPr>
              <w:rPr>
                <w:ins w:id="1827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1828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1829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PUT</w:t>
              </w:r>
            </w:ins>
          </w:p>
          <w:p w14:paraId="742FB6D5" w14:textId="77777777" w:rsidR="0099119D" w:rsidRDefault="00403828" w:rsidP="00D55C88">
            <w:pPr>
              <w:rPr>
                <w:ins w:id="1830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1831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1832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PATCH</w:t>
              </w:r>
            </w:ins>
          </w:p>
          <w:p w14:paraId="5EB326D9" w14:textId="1EE938AB" w:rsidR="00A92F23" w:rsidRPr="0099119D" w:rsidRDefault="00403828" w:rsidP="00D55C88">
            <w:pPr>
              <w:rPr>
                <w:ins w:id="1833" w:author="think" w:date="2017-02-16T23:34:00Z"/>
                <w:rFonts w:ascii="微软雅黑" w:eastAsia="微软雅黑" w:hAnsi="微软雅黑"/>
                <w:sz w:val="20"/>
                <w:szCs w:val="21"/>
                <w:rPrChange w:id="1834" w:author="think" w:date="2017-02-16T23:41:00Z">
                  <w:rPr>
                    <w:ins w:id="1835" w:author="think" w:date="2017-02-16T23:34:00Z"/>
                    <w:rFonts w:ascii="微软雅黑" w:eastAsia="微软雅黑" w:hAnsi="微软雅黑"/>
                    <w:sz w:val="21"/>
                    <w:szCs w:val="21"/>
                  </w:rPr>
                </w:rPrChange>
              </w:rPr>
            </w:pPr>
            <w:ins w:id="1836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1837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DELETE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38" w:author="think" w:date="2017-02-18T22:32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1D0EF34" w14:textId="77777777" w:rsidR="00897A2C" w:rsidRDefault="00C90AB7" w:rsidP="00D55C88">
            <w:pPr>
              <w:rPr>
                <w:ins w:id="1839" w:author="think" w:date="2017-02-16T23:43:00Z"/>
                <w:rFonts w:ascii="微软雅黑" w:eastAsia="微软雅黑" w:hAnsi="微软雅黑"/>
                <w:sz w:val="21"/>
                <w:szCs w:val="21"/>
              </w:rPr>
            </w:pPr>
            <w:ins w:id="1840" w:author="think" w:date="2017-02-16T23:3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某一实体资源</w:t>
              </w:r>
            </w:ins>
            <w:ins w:id="1841" w:author="think" w:date="2017-02-16T23:39:00Z">
              <w:r w:rsidR="00F30690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9E6488C" w14:textId="7EBF73F8" w:rsidR="00A92F23" w:rsidRDefault="00F30690" w:rsidP="00D55C88">
            <w:pPr>
              <w:rPr>
                <w:ins w:id="1842" w:author="think" w:date="2017-02-16T23:34:00Z"/>
                <w:rFonts w:ascii="微软雅黑" w:eastAsia="微软雅黑" w:hAnsi="微软雅黑"/>
                <w:sz w:val="21"/>
                <w:szCs w:val="21"/>
              </w:rPr>
            </w:pPr>
            <w:ins w:id="1843" w:author="think" w:date="2017-02-16T23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PATH/merchants/1</w:t>
              </w:r>
            </w:ins>
          </w:p>
        </w:tc>
      </w:tr>
    </w:tbl>
    <w:p w14:paraId="74EEB141" w14:textId="20C0B8A1" w:rsidR="00A537AD" w:rsidRDefault="00042902" w:rsidP="00A537AD">
      <w:pPr>
        <w:pStyle w:val="3"/>
        <w:rPr>
          <w:ins w:id="1844" w:author="think" w:date="2017-02-15T23:58:00Z"/>
        </w:rPr>
      </w:pPr>
      <w:ins w:id="1845" w:author="think" w:date="2017-02-16T00:00:00Z">
        <w:r>
          <w:rPr>
            <w:rFonts w:hint="eastAsia"/>
          </w:rPr>
          <w:t>H</w:t>
        </w:r>
        <w:r>
          <w:t>TTP</w:t>
        </w:r>
      </w:ins>
      <w:ins w:id="1846" w:author="think" w:date="2017-02-15T23:58:00Z">
        <w:r w:rsidR="00A537AD">
          <w:rPr>
            <w:rFonts w:hint="eastAsia"/>
          </w:rPr>
          <w:t>动词</w:t>
        </w:r>
      </w:ins>
      <w:ins w:id="1847" w:author="think" w:date="2017-02-16T00:00:00Z">
        <w:r>
          <w:rPr>
            <w:rFonts w:hint="eastAsia"/>
          </w:rPr>
          <w:t>解析</w:t>
        </w:r>
      </w:ins>
    </w:p>
    <w:p w14:paraId="7553A113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1848" w:author="think" w:date="2017-02-16T00:00:00Z"/>
        </w:rPr>
      </w:pPr>
      <w:ins w:id="1849" w:author="think" w:date="2017-02-16T00:00:00Z">
        <w:r>
          <w:rPr>
            <w:rFonts w:hint="eastAsia"/>
          </w:rPr>
          <w:t>GET</w:t>
        </w:r>
        <w:r>
          <w:rPr>
            <w:rFonts w:hint="eastAsia"/>
          </w:rPr>
          <w:t>（</w:t>
        </w:r>
        <w:r>
          <w:rPr>
            <w:rFonts w:hint="eastAsia"/>
          </w:rPr>
          <w:t>SELECT</w:t>
        </w:r>
        <w:r>
          <w:rPr>
            <w:rFonts w:hint="eastAsia"/>
          </w:rPr>
          <w:t>）：从服务器取出资源（一项或多项）。</w:t>
        </w:r>
      </w:ins>
    </w:p>
    <w:p w14:paraId="2457580E" w14:textId="7AC293C0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1850" w:author="think" w:date="2017-02-16T00:00:00Z"/>
        </w:rPr>
      </w:pPr>
      <w:ins w:id="1851" w:author="think" w:date="2017-02-16T00:00:00Z">
        <w:r>
          <w:rPr>
            <w:rFonts w:hint="eastAsia"/>
          </w:rPr>
          <w:t>POST</w:t>
        </w:r>
        <w:r>
          <w:rPr>
            <w:rFonts w:hint="eastAsia"/>
          </w:rPr>
          <w:t>（</w:t>
        </w:r>
        <w:r>
          <w:rPr>
            <w:rFonts w:hint="eastAsia"/>
          </w:rPr>
          <w:t>CREATE</w:t>
        </w:r>
        <w:r>
          <w:rPr>
            <w:rFonts w:hint="eastAsia"/>
          </w:rPr>
          <w:t>）：在服务器新建一个资源</w:t>
        </w:r>
      </w:ins>
      <w:ins w:id="1852" w:author="think" w:date="2017-02-16T00:01:00Z">
        <w:r w:rsidR="00EC6569">
          <w:rPr>
            <w:rFonts w:hint="eastAsia"/>
          </w:rPr>
          <w:t>，</w:t>
        </w:r>
      </w:ins>
      <w:ins w:id="1853" w:author="think" w:date="2017-02-16T00:02:00Z">
        <w:r w:rsidR="00EC6569">
          <w:rPr>
            <w:rFonts w:hint="eastAsia"/>
          </w:rPr>
          <w:t>重复提交将重复添加，</w:t>
        </w:r>
      </w:ins>
      <w:ins w:id="1854" w:author="think" w:date="2017-02-16T00:03:00Z">
        <w:r w:rsidR="00EC6569">
          <w:rPr>
            <w:rFonts w:hint="eastAsia"/>
          </w:rPr>
          <w:t>添加不成功将返回报错</w:t>
        </w:r>
      </w:ins>
      <w:ins w:id="1855" w:author="think" w:date="2017-02-16T00:00:00Z">
        <w:r>
          <w:rPr>
            <w:rFonts w:hint="eastAsia"/>
          </w:rPr>
          <w:t>。</w:t>
        </w:r>
      </w:ins>
    </w:p>
    <w:p w14:paraId="45D9D831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1856" w:author="think" w:date="2017-02-16T00:00:00Z"/>
        </w:rPr>
      </w:pPr>
      <w:ins w:id="1857" w:author="think" w:date="2017-02-16T00:00:00Z">
        <w:r>
          <w:rPr>
            <w:rFonts w:hint="eastAsia"/>
          </w:rPr>
          <w:lastRenderedPageBreak/>
          <w:t>PUT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）：在服务器更新资源（客户端提供改变后的完整资源）。</w:t>
        </w:r>
      </w:ins>
    </w:p>
    <w:p w14:paraId="5147B81A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1858" w:author="think" w:date="2017-02-16T00:00:00Z"/>
        </w:rPr>
      </w:pPr>
      <w:ins w:id="1859" w:author="think" w:date="2017-02-16T00:00:00Z">
        <w:r>
          <w:rPr>
            <w:rFonts w:hint="eastAsia"/>
          </w:rPr>
          <w:t>PATCH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）：在服务器更新资源（客户端提供改变的属性）。</w:t>
        </w:r>
      </w:ins>
    </w:p>
    <w:p w14:paraId="4D2FA10F" w14:textId="5A6B84A4" w:rsidR="00DE07AC" w:rsidRDefault="00042902">
      <w:pPr>
        <w:pStyle w:val="a7"/>
        <w:numPr>
          <w:ilvl w:val="0"/>
          <w:numId w:val="10"/>
        </w:numPr>
        <w:ind w:firstLineChars="0"/>
        <w:rPr>
          <w:ins w:id="1860" w:author="think" w:date="2017-02-16T00:00:00Z"/>
        </w:rPr>
      </w:pPr>
      <w:ins w:id="1861" w:author="think" w:date="2017-02-16T00:00:00Z">
        <w:r>
          <w:rPr>
            <w:rFonts w:hint="eastAsia"/>
          </w:rPr>
          <w:t>DELETE</w:t>
        </w:r>
        <w:r>
          <w:rPr>
            <w:rFonts w:hint="eastAsia"/>
          </w:rPr>
          <w:t>（</w:t>
        </w:r>
        <w:r>
          <w:rPr>
            <w:rFonts w:hint="eastAsia"/>
          </w:rPr>
          <w:t>DELETE</w:t>
        </w:r>
        <w:r>
          <w:rPr>
            <w:rFonts w:hint="eastAsia"/>
          </w:rPr>
          <w:t>）：从服务器删除资源</w:t>
        </w:r>
      </w:ins>
      <w:ins w:id="1862" w:author="think" w:date="2017-02-16T00:03:00Z">
        <w:r w:rsidR="00DE07AC">
          <w:rPr>
            <w:rFonts w:hint="eastAsia"/>
          </w:rPr>
          <w:t>，在数据库将保留记录</w:t>
        </w:r>
      </w:ins>
      <w:ins w:id="1863" w:author="think" w:date="2017-02-16T00:04:00Z">
        <w:r w:rsidR="00DE07AC">
          <w:rPr>
            <w:rFonts w:hint="eastAsia"/>
          </w:rPr>
          <w:t>，但将置为状态无效以保留痕迹，想恢复</w:t>
        </w:r>
      </w:ins>
      <w:ins w:id="1864" w:author="think" w:date="2017-02-16T00:05:00Z">
        <w:r w:rsidR="00DE07AC">
          <w:rPr>
            <w:rFonts w:hint="eastAsia"/>
          </w:rPr>
          <w:t>只能重新使用</w:t>
        </w:r>
        <w:r w:rsidR="00DE07AC">
          <w:t>POST</w:t>
        </w:r>
        <w:r w:rsidR="00DE07AC">
          <w:rPr>
            <w:rFonts w:hint="eastAsia"/>
          </w:rPr>
          <w:t>进行新增。</w:t>
        </w:r>
      </w:ins>
    </w:p>
    <w:p w14:paraId="67528B2F" w14:textId="2A171F37" w:rsidR="003F1EE6" w:rsidRDefault="003F1EE6" w:rsidP="003F1EE6">
      <w:pPr>
        <w:pStyle w:val="3"/>
        <w:rPr>
          <w:ins w:id="1865" w:author="think" w:date="2017-02-16T23:27:00Z"/>
        </w:rPr>
      </w:pPr>
      <w:ins w:id="1866" w:author="think" w:date="2017-02-16T23:27:00Z">
        <w:r>
          <w:rPr>
            <w:rFonts w:hint="eastAsia"/>
          </w:rPr>
          <w:t>状态码</w:t>
        </w:r>
      </w:ins>
    </w:p>
    <w:p w14:paraId="5545F3EF" w14:textId="77777777" w:rsidR="003F1EE6" w:rsidRPr="003F1EE6" w:rsidRDefault="003F1EE6">
      <w:pPr>
        <w:pStyle w:val="a7"/>
        <w:numPr>
          <w:ilvl w:val="0"/>
          <w:numId w:val="10"/>
        </w:numPr>
        <w:ind w:firstLineChars="0"/>
        <w:rPr>
          <w:ins w:id="1867" w:author="think" w:date="2017-02-16T23:27:00Z"/>
          <w:rPrChange w:id="1868" w:author="think" w:date="2017-02-16T23:27:00Z">
            <w:rPr>
              <w:ins w:id="1869" w:author="think" w:date="2017-02-16T23:27:00Z"/>
              <w:rFonts w:ascii="微软雅黑" w:eastAsia="微软雅黑" w:hAnsi="微软雅黑"/>
              <w:color w:val="574C4C"/>
              <w:sz w:val="27"/>
            </w:rPr>
          </w:rPrChange>
        </w:rPr>
        <w:pPrChange w:id="1870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1871" w:author="think" w:date="2017-02-16T23:27:00Z">
        <w:r w:rsidRPr="003F1EE6">
          <w:rPr>
            <w:rFonts w:hint="eastAsia"/>
            <w:rPrChange w:id="1872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成功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1873" w:author="think" w:date="2017-02-16T23:27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20"/>
        <w:gridCol w:w="2058"/>
        <w:gridCol w:w="4712"/>
        <w:tblGridChange w:id="1874">
          <w:tblGrid>
            <w:gridCol w:w="2155"/>
            <w:gridCol w:w="2916"/>
            <w:gridCol w:w="6682"/>
          </w:tblGrid>
        </w:tblGridChange>
      </w:tblGrid>
      <w:tr w:rsidR="003F1EE6" w14:paraId="2BC2F3FF" w14:textId="77777777" w:rsidTr="009B7AE9">
        <w:trPr>
          <w:trHeight w:val="525"/>
          <w:tblHeader/>
          <w:ins w:id="1875" w:author="think" w:date="2017-02-16T23:27:00Z"/>
          <w:trPrChange w:id="1876" w:author="think" w:date="2017-02-16T23:27:00Z">
            <w:trPr>
              <w:trHeight w:val="525"/>
              <w:tblHeader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77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7ABF1BC" w14:textId="77777777" w:rsidR="003F1EE6" w:rsidRDefault="003F1EE6">
            <w:pPr>
              <w:jc w:val="center"/>
              <w:rPr>
                <w:ins w:id="1878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879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80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A65B84E" w14:textId="77777777" w:rsidR="003F1EE6" w:rsidRDefault="003F1EE6">
            <w:pPr>
              <w:jc w:val="center"/>
              <w:rPr>
                <w:ins w:id="1881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882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83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B5C3751" w14:textId="77777777" w:rsidR="003F1EE6" w:rsidRDefault="003F1EE6">
            <w:pPr>
              <w:jc w:val="center"/>
              <w:rPr>
                <w:ins w:id="1884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885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5D14662E" w14:textId="77777777" w:rsidTr="009B7AE9">
        <w:trPr>
          <w:trHeight w:val="525"/>
          <w:ins w:id="1886" w:author="think" w:date="2017-02-16T23:27:00Z"/>
          <w:trPrChange w:id="1887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88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1741BE" w14:textId="77777777" w:rsidR="003F1EE6" w:rsidRDefault="003F1EE6">
            <w:pPr>
              <w:jc w:val="left"/>
              <w:rPr>
                <w:ins w:id="1889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89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200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91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4421A80" w14:textId="77777777" w:rsidR="003F1EE6" w:rsidRDefault="003F1EE6">
            <w:pPr>
              <w:rPr>
                <w:ins w:id="189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89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94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6FF5960" w14:textId="77777777" w:rsidR="003F1EE6" w:rsidRDefault="003F1EE6">
            <w:pPr>
              <w:rPr>
                <w:ins w:id="189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89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请求成功并返回实体资源</w:t>
              </w:r>
            </w:ins>
          </w:p>
        </w:tc>
      </w:tr>
      <w:tr w:rsidR="003F1EE6" w14:paraId="14171CB7" w14:textId="77777777" w:rsidTr="009B7AE9">
        <w:trPr>
          <w:trHeight w:val="525"/>
          <w:ins w:id="1897" w:author="think" w:date="2017-02-16T23:27:00Z"/>
          <w:trPrChange w:id="1898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899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2A0D64A" w14:textId="77777777" w:rsidR="003F1EE6" w:rsidRDefault="003F1EE6">
            <w:pPr>
              <w:rPr>
                <w:ins w:id="190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0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201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02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9BE16" w14:textId="77777777" w:rsidR="003F1EE6" w:rsidRDefault="003F1EE6">
            <w:pPr>
              <w:rPr>
                <w:ins w:id="1903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0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POST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05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B0E065D" w14:textId="77777777" w:rsidR="003F1EE6" w:rsidRDefault="003F1EE6">
            <w:pPr>
              <w:rPr>
                <w:ins w:id="1906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0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创建资源成功</w:t>
              </w:r>
            </w:ins>
          </w:p>
        </w:tc>
      </w:tr>
    </w:tbl>
    <w:p w14:paraId="55B566EE" w14:textId="2F15F7DA" w:rsidR="003F1EE6" w:rsidRPr="003F1EE6" w:rsidRDefault="00B13E01">
      <w:pPr>
        <w:pStyle w:val="a7"/>
        <w:numPr>
          <w:ilvl w:val="0"/>
          <w:numId w:val="10"/>
        </w:numPr>
        <w:ind w:firstLineChars="0"/>
        <w:rPr>
          <w:ins w:id="1908" w:author="think" w:date="2017-02-16T23:27:00Z"/>
          <w:rPrChange w:id="1909" w:author="think" w:date="2017-02-16T23:27:00Z">
            <w:rPr>
              <w:ins w:id="1910" w:author="think" w:date="2017-02-16T23:27:00Z"/>
              <w:rFonts w:ascii="微软雅黑" w:eastAsia="微软雅黑" w:hAnsi="微软雅黑"/>
              <w:color w:val="574C4C"/>
              <w:sz w:val="27"/>
              <w:szCs w:val="27"/>
            </w:rPr>
          </w:rPrChange>
        </w:rPr>
        <w:pPrChange w:id="1911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1912" w:author="think" w:date="2017-02-16T23:29:00Z">
        <w:r>
          <w:rPr>
            <w:rFonts w:hint="eastAsia"/>
          </w:rPr>
          <w:t>资源</w:t>
        </w:r>
      </w:ins>
      <w:ins w:id="1913" w:author="think" w:date="2017-02-16T23:27:00Z">
        <w:r w:rsidR="003F1EE6" w:rsidRPr="003F1EE6">
          <w:rPr>
            <w:rFonts w:hint="eastAsia"/>
            <w:rPrChange w:id="1914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1915" w:author="think" w:date="2017-02-16T23:28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42"/>
        <w:gridCol w:w="1139"/>
        <w:gridCol w:w="6309"/>
        <w:tblGridChange w:id="1916">
          <w:tblGrid>
            <w:gridCol w:w="884"/>
            <w:gridCol w:w="1197"/>
            <w:gridCol w:w="9672"/>
          </w:tblGrid>
        </w:tblGridChange>
      </w:tblGrid>
      <w:tr w:rsidR="003F1EE6" w14:paraId="4E35C18F" w14:textId="77777777" w:rsidTr="009B7AE9">
        <w:trPr>
          <w:trHeight w:val="525"/>
          <w:tblHeader/>
          <w:ins w:id="1917" w:author="think" w:date="2017-02-16T23:27:00Z"/>
          <w:trPrChange w:id="1918" w:author="think" w:date="2017-02-16T23:28:00Z">
            <w:trPr>
              <w:trHeight w:val="525"/>
              <w:tblHeader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1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B3A991F" w14:textId="77777777" w:rsidR="003F1EE6" w:rsidRDefault="003F1EE6">
            <w:pPr>
              <w:jc w:val="center"/>
              <w:rPr>
                <w:ins w:id="1920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921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22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10F9E1" w14:textId="77777777" w:rsidR="003F1EE6" w:rsidRDefault="003F1EE6">
            <w:pPr>
              <w:jc w:val="center"/>
              <w:rPr>
                <w:ins w:id="1923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924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2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04EE861" w14:textId="77777777" w:rsidR="003F1EE6" w:rsidRDefault="003F1EE6">
            <w:pPr>
              <w:jc w:val="center"/>
              <w:rPr>
                <w:ins w:id="1926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927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177A96FA" w14:textId="77777777" w:rsidTr="009B7AE9">
        <w:trPr>
          <w:trHeight w:val="525"/>
          <w:ins w:id="1928" w:author="think" w:date="2017-02-16T23:27:00Z"/>
          <w:trPrChange w:id="1929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30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F4F6024" w14:textId="77777777" w:rsidR="003F1EE6" w:rsidRDefault="003F1EE6">
            <w:pPr>
              <w:jc w:val="left"/>
              <w:rPr>
                <w:ins w:id="1931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3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400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3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3283313" w14:textId="77777777" w:rsidR="003F1EE6" w:rsidRDefault="003F1EE6">
            <w:pPr>
              <w:rPr>
                <w:ins w:id="1934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3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36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83C2C41" w14:textId="77777777" w:rsidR="003F1EE6" w:rsidRDefault="003F1EE6">
            <w:pPr>
              <w:rPr>
                <w:ins w:id="1937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3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一般是参数错误</w:t>
              </w:r>
            </w:ins>
          </w:p>
        </w:tc>
      </w:tr>
      <w:tr w:rsidR="003F1EE6" w14:paraId="5CC1E6BE" w14:textId="77777777" w:rsidTr="009B7AE9">
        <w:trPr>
          <w:trHeight w:val="525"/>
          <w:ins w:id="1939" w:author="think" w:date="2017-02-16T23:27:00Z"/>
          <w:trPrChange w:id="1940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41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FEB4BC" w14:textId="77777777" w:rsidR="003F1EE6" w:rsidRDefault="003F1EE6">
            <w:pPr>
              <w:rPr>
                <w:ins w:id="194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4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401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4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A6867D0" w14:textId="77777777" w:rsidR="003F1EE6" w:rsidRDefault="003F1EE6">
            <w:pPr>
              <w:rPr>
                <w:ins w:id="194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4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47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2637666" w14:textId="12CBCC25" w:rsidR="003F1EE6" w:rsidRDefault="003F1EE6">
            <w:pPr>
              <w:rPr>
                <w:ins w:id="1948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4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</w:t>
              </w:r>
            </w:ins>
            <w:ins w:id="1950" w:author="think" w:date="2017-02-16T23:28:00Z">
              <w:r w:rsidR="00B1539A">
                <w:rPr>
                  <w:rFonts w:ascii="微软雅黑" w:eastAsia="微软雅黑" w:hAnsi="微软雅黑" w:hint="eastAsia"/>
                  <w:sz w:val="21"/>
                  <w:szCs w:val="21"/>
                </w:rPr>
                <w:t>未登录</w:t>
              </w:r>
            </w:ins>
          </w:p>
        </w:tc>
      </w:tr>
      <w:tr w:rsidR="003F1EE6" w14:paraId="66ED90E0" w14:textId="77777777" w:rsidTr="009B7AE9">
        <w:trPr>
          <w:trHeight w:val="525"/>
          <w:ins w:id="1951" w:author="think" w:date="2017-02-16T23:27:00Z"/>
          <w:trPrChange w:id="1952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5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5BDF000" w14:textId="77777777" w:rsidR="003F1EE6" w:rsidRDefault="003F1EE6">
            <w:pPr>
              <w:rPr>
                <w:ins w:id="1954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5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403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56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2ACF5D6" w14:textId="77777777" w:rsidR="003F1EE6" w:rsidRDefault="003F1EE6">
            <w:pPr>
              <w:rPr>
                <w:ins w:id="1957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5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5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05FD14F" w14:textId="77777777" w:rsidR="003F1EE6" w:rsidRDefault="003F1EE6">
            <w:pPr>
              <w:rPr>
                <w:ins w:id="196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6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一般用户权限校验失败</w:t>
              </w:r>
            </w:ins>
          </w:p>
        </w:tc>
      </w:tr>
      <w:tr w:rsidR="003F1EE6" w14:paraId="48C64501" w14:textId="77777777" w:rsidTr="009B7AE9">
        <w:trPr>
          <w:trHeight w:val="525"/>
          <w:ins w:id="1962" w:author="think" w:date="2017-02-16T23:27:00Z"/>
          <w:trPrChange w:id="1963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6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2DBBEA9" w14:textId="77777777" w:rsidR="003F1EE6" w:rsidRDefault="003F1EE6">
            <w:pPr>
              <w:rPr>
                <w:ins w:id="196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6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404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67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32E38B5" w14:textId="77777777" w:rsidR="003F1EE6" w:rsidRDefault="003F1EE6">
            <w:pPr>
              <w:rPr>
                <w:ins w:id="1968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6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70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22D08" w14:textId="64E04DE4" w:rsidR="003F1EE6" w:rsidRDefault="003F1EE6">
            <w:pPr>
              <w:rPr>
                <w:ins w:id="1971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7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资源不存在</w:t>
              </w:r>
            </w:ins>
          </w:p>
        </w:tc>
      </w:tr>
      <w:tr w:rsidR="003F1EE6" w14:paraId="0094A281" w14:textId="77777777" w:rsidTr="009B7AE9">
        <w:trPr>
          <w:trHeight w:val="525"/>
          <w:ins w:id="1973" w:author="think" w:date="2017-02-16T23:27:00Z"/>
          <w:trPrChange w:id="1974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7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9521193" w14:textId="77777777" w:rsidR="003F1EE6" w:rsidRDefault="003F1EE6">
            <w:pPr>
              <w:rPr>
                <w:ins w:id="1976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7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422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78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C7928EA" w14:textId="77777777" w:rsidR="003F1EE6" w:rsidRDefault="003F1EE6">
            <w:pPr>
              <w:rPr>
                <w:ins w:id="1979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8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81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F23843B" w14:textId="77777777" w:rsidR="003F1EE6" w:rsidRDefault="003F1EE6">
            <w:pPr>
              <w:rPr>
                <w:ins w:id="198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198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一般是必要字段缺失或参数格式化问题</w:t>
              </w:r>
            </w:ins>
          </w:p>
        </w:tc>
      </w:tr>
    </w:tbl>
    <w:p w14:paraId="612AE4E3" w14:textId="09386810" w:rsidR="003F1EE6" w:rsidRPr="003F1EE6" w:rsidRDefault="003F1EE6">
      <w:pPr>
        <w:pStyle w:val="a7"/>
        <w:numPr>
          <w:ilvl w:val="0"/>
          <w:numId w:val="10"/>
        </w:numPr>
        <w:ind w:firstLineChars="0"/>
        <w:rPr>
          <w:ins w:id="1984" w:author="think" w:date="2017-02-16T23:27:00Z"/>
          <w:rPrChange w:id="1985" w:author="think" w:date="2017-02-16T23:27:00Z">
            <w:rPr>
              <w:ins w:id="1986" w:author="think" w:date="2017-02-16T23:27:00Z"/>
              <w:rFonts w:ascii="微软雅黑" w:eastAsia="微软雅黑" w:hAnsi="微软雅黑"/>
              <w:color w:val="574C4C"/>
              <w:sz w:val="27"/>
              <w:szCs w:val="27"/>
            </w:rPr>
          </w:rPrChange>
        </w:rPr>
        <w:pPrChange w:id="1987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1988" w:author="think" w:date="2017-02-16T23:27:00Z">
        <w:r w:rsidRPr="003F1EE6">
          <w:rPr>
            <w:rFonts w:hint="eastAsia"/>
            <w:rPrChange w:id="1989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服务器</w:t>
        </w:r>
      </w:ins>
      <w:ins w:id="1990" w:author="think" w:date="2017-02-16T23:29:00Z">
        <w:r w:rsidR="000A02AB">
          <w:rPr>
            <w:rFonts w:hint="eastAsia"/>
          </w:rPr>
          <w:t>异常</w:t>
        </w:r>
      </w:ins>
      <w:ins w:id="1991" w:author="think" w:date="2017-02-16T23:27:00Z">
        <w:r w:rsidRPr="003F1EE6">
          <w:rPr>
            <w:rFonts w:hint="eastAsia"/>
            <w:rPrChange w:id="1992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1993" w:author="think" w:date="2017-02-16T23:29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884"/>
        <w:gridCol w:w="2689"/>
        <w:gridCol w:w="3717"/>
        <w:tblGridChange w:id="1994">
          <w:tblGrid>
            <w:gridCol w:w="2671"/>
            <w:gridCol w:w="3811"/>
            <w:gridCol w:w="5271"/>
          </w:tblGrid>
        </w:tblGridChange>
      </w:tblGrid>
      <w:tr w:rsidR="003F1EE6" w14:paraId="1D39FC8C" w14:textId="77777777" w:rsidTr="0062450D">
        <w:trPr>
          <w:trHeight w:val="525"/>
          <w:tblHeader/>
          <w:ins w:id="1995" w:author="think" w:date="2017-02-16T23:27:00Z"/>
          <w:trPrChange w:id="1996" w:author="think" w:date="2017-02-16T23:29:00Z">
            <w:trPr>
              <w:trHeight w:val="525"/>
              <w:tblHeader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1997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59BB0E2" w14:textId="77777777" w:rsidR="003F1EE6" w:rsidRDefault="003F1EE6">
            <w:pPr>
              <w:jc w:val="center"/>
              <w:rPr>
                <w:ins w:id="1998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1999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lastRenderedPageBreak/>
                <w:t>CODE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00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0DD99EF" w14:textId="77777777" w:rsidR="003F1EE6" w:rsidRDefault="003F1EE6">
            <w:pPr>
              <w:jc w:val="center"/>
              <w:rPr>
                <w:ins w:id="2001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002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03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671268" w14:textId="77777777" w:rsidR="003F1EE6" w:rsidRDefault="003F1EE6">
            <w:pPr>
              <w:jc w:val="center"/>
              <w:rPr>
                <w:ins w:id="2004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005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3694D0EC" w14:textId="77777777" w:rsidTr="0062450D">
        <w:trPr>
          <w:trHeight w:val="525"/>
          <w:ins w:id="2006" w:author="think" w:date="2017-02-16T23:27:00Z"/>
          <w:trPrChange w:id="2007" w:author="think" w:date="2017-02-16T23:29:00Z">
            <w:trPr>
              <w:trHeight w:val="525"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08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9A40DA" w14:textId="77777777" w:rsidR="003F1EE6" w:rsidRDefault="003F1EE6">
            <w:pPr>
              <w:jc w:val="left"/>
              <w:rPr>
                <w:ins w:id="2009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01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500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11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CB6DBAA" w14:textId="77777777" w:rsidR="003F1EE6" w:rsidRDefault="003F1EE6">
            <w:pPr>
              <w:rPr>
                <w:ins w:id="201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01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14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E15D4E2" w14:textId="77777777" w:rsidR="003F1EE6" w:rsidRDefault="003F1EE6">
            <w:pPr>
              <w:rPr>
                <w:ins w:id="201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01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服务器未知错误</w:t>
              </w:r>
            </w:ins>
          </w:p>
        </w:tc>
      </w:tr>
    </w:tbl>
    <w:p w14:paraId="54155786" w14:textId="77777777" w:rsidR="003F1EE6" w:rsidRPr="00A10463" w:rsidRDefault="003F1EE6">
      <w:pPr>
        <w:rPr>
          <w:ins w:id="2017" w:author="think" w:date="2017-02-16T23:26:00Z"/>
        </w:rPr>
        <w:pPrChange w:id="2018" w:author="think" w:date="2017-02-16T23:27:00Z">
          <w:pPr>
            <w:pStyle w:val="3"/>
          </w:pPr>
        </w:pPrChange>
      </w:pPr>
    </w:p>
    <w:p w14:paraId="1986D818" w14:textId="02AA8604" w:rsidR="003405CF" w:rsidRDefault="003405CF" w:rsidP="003405CF">
      <w:pPr>
        <w:pStyle w:val="3"/>
        <w:rPr>
          <w:ins w:id="2019" w:author="think" w:date="2017-02-16T23:54:00Z"/>
        </w:rPr>
      </w:pPr>
      <w:ins w:id="2020" w:author="think" w:date="2017-02-15T21:32:00Z">
        <w:r>
          <w:rPr>
            <w:rFonts w:hint="eastAsia"/>
          </w:rPr>
          <w:t>商户信息</w:t>
        </w:r>
      </w:ins>
    </w:p>
    <w:p w14:paraId="5D18E56A" w14:textId="624CBA63" w:rsidR="00DB2A07" w:rsidRDefault="004D1661">
      <w:pPr>
        <w:pStyle w:val="a7"/>
        <w:numPr>
          <w:ilvl w:val="0"/>
          <w:numId w:val="10"/>
        </w:numPr>
        <w:ind w:firstLineChars="0"/>
        <w:rPr>
          <w:ins w:id="2021" w:author="think" w:date="2017-02-16T23:54:00Z"/>
        </w:rPr>
        <w:pPrChange w:id="2022" w:author="think" w:date="2017-02-16T23:54:00Z">
          <w:pPr>
            <w:pStyle w:val="3"/>
          </w:pPr>
        </w:pPrChange>
      </w:pPr>
      <w:ins w:id="2023" w:author="think" w:date="2017-02-16T23:55:00Z">
        <w:r>
          <w:rPr>
            <w:rFonts w:hint="eastAsia"/>
          </w:rPr>
          <w:t>特殊</w:t>
        </w:r>
      </w:ins>
      <w:ins w:id="2024" w:author="think" w:date="2017-02-16T23:54:00Z">
        <w:r w:rsidR="00DB2A07">
          <w:rPr>
            <w:rFonts w:hint="eastAsia"/>
          </w:rPr>
          <w:t>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025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969"/>
        <w:gridCol w:w="1277"/>
        <w:gridCol w:w="4044"/>
        <w:tblGridChange w:id="2026">
          <w:tblGrid>
            <w:gridCol w:w="2969"/>
            <w:gridCol w:w="1277"/>
            <w:gridCol w:w="345"/>
            <w:gridCol w:w="1012"/>
            <w:gridCol w:w="2687"/>
          </w:tblGrid>
        </w:tblGridChange>
      </w:tblGrid>
      <w:tr w:rsidR="00DB2A07" w14:paraId="5F132E6E" w14:textId="77777777" w:rsidTr="00CF11E6">
        <w:trPr>
          <w:trHeight w:val="525"/>
          <w:tblHeader/>
          <w:ins w:id="2027" w:author="think" w:date="2017-02-16T23:54:00Z"/>
          <w:trPrChange w:id="2028" w:author="think" w:date="2017-02-17T00:14:00Z">
            <w:trPr>
              <w:trHeight w:val="525"/>
              <w:tblHeader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29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25EA6D" w14:textId="77777777" w:rsidR="00DB2A07" w:rsidRDefault="00DB2A07" w:rsidP="00D55C88">
            <w:pPr>
              <w:jc w:val="center"/>
              <w:rPr>
                <w:ins w:id="2030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031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32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9F260D" w14:textId="77777777" w:rsidR="00DB2A07" w:rsidRDefault="00DB2A07" w:rsidP="00D55C88">
            <w:pPr>
              <w:jc w:val="center"/>
              <w:rPr>
                <w:ins w:id="2033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034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35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837B04" w14:textId="77777777" w:rsidR="00DB2A07" w:rsidRDefault="00DB2A07" w:rsidP="00D55C88">
            <w:pPr>
              <w:jc w:val="center"/>
              <w:rPr>
                <w:ins w:id="2036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037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DB2A07" w14:paraId="083B690D" w14:textId="77777777" w:rsidTr="00CF11E6">
        <w:trPr>
          <w:trHeight w:val="525"/>
          <w:ins w:id="2038" w:author="think" w:date="2017-02-16T23:54:00Z"/>
          <w:trPrChange w:id="2039" w:author="think" w:date="2017-02-17T00:14:00Z">
            <w:trPr>
              <w:trHeight w:val="525"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40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DE913F7" w14:textId="6C225D5F" w:rsidR="00DB2A07" w:rsidRPr="00D6412E" w:rsidRDefault="00DB2A07" w:rsidP="00D55C88">
            <w:pPr>
              <w:rPr>
                <w:ins w:id="2041" w:author="think" w:date="2017-02-16T23:54:00Z"/>
                <w:rFonts w:ascii="微软雅黑" w:eastAsia="微软雅黑" w:hAnsi="微软雅黑"/>
                <w:sz w:val="20"/>
                <w:szCs w:val="21"/>
              </w:rPr>
            </w:pPr>
            <w:ins w:id="2042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043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</w:ins>
            <w:ins w:id="2044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045" w:author="think" w:date="2017-02-16T23:55:00Z">
              <w:r w:rsidR="00806FDA">
                <w:rPr>
                  <w:rFonts w:ascii="微软雅黑" w:eastAsia="微软雅黑" w:hAnsi="微软雅黑" w:hint="eastAsia"/>
                  <w:sz w:val="20"/>
                  <w:szCs w:val="21"/>
                </w:rPr>
                <w:t>/id/</w:t>
              </w:r>
            </w:ins>
            <w:ins w:id="2046" w:author="think" w:date="2017-02-16T23:56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route</w:t>
              </w:r>
            </w:ins>
            <w:ins w:id="2047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048" w:author="think" w:date="2017-02-18T22:45:00Z">
              <w:r w:rsidR="0029652F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2049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50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AFDB0C" w14:textId="77777777" w:rsidR="00DB2A07" w:rsidRPr="00D6412E" w:rsidRDefault="00DB2A07" w:rsidP="00D55C88">
            <w:pPr>
              <w:rPr>
                <w:ins w:id="2051" w:author="think" w:date="2017-02-16T23:54:00Z"/>
                <w:rFonts w:ascii="微软雅黑" w:eastAsia="微软雅黑" w:hAnsi="微软雅黑"/>
                <w:sz w:val="20"/>
                <w:szCs w:val="21"/>
              </w:rPr>
            </w:pPr>
            <w:ins w:id="2052" w:author="think" w:date="2017-02-16T23:54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053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733FFE" w14:textId="2E686B89" w:rsidR="00DB2A07" w:rsidRDefault="00CD3F43" w:rsidP="00D55C88">
            <w:pPr>
              <w:rPr>
                <w:ins w:id="2054" w:author="think" w:date="2017-02-16T23:54:00Z"/>
                <w:rFonts w:ascii="微软雅黑" w:eastAsia="微软雅黑" w:hAnsi="微软雅黑"/>
                <w:sz w:val="21"/>
                <w:szCs w:val="21"/>
              </w:rPr>
            </w:pPr>
            <w:ins w:id="2055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某一商户的所有路由记录</w:t>
              </w:r>
            </w:ins>
            <w:ins w:id="2056" w:author="think" w:date="2017-02-16T23:54:00Z">
              <w:r w:rsidR="00DB2A07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A6AA4A7" w14:textId="375E380E" w:rsidR="00DB2A07" w:rsidRDefault="00DB2A07" w:rsidP="00D55C88">
            <w:pPr>
              <w:rPr>
                <w:ins w:id="2057" w:author="think" w:date="2017-02-16T23:54:00Z"/>
                <w:rFonts w:ascii="微软雅黑" w:eastAsia="微软雅黑" w:hAnsi="微软雅黑"/>
                <w:sz w:val="21"/>
                <w:szCs w:val="21"/>
              </w:rPr>
            </w:pPr>
            <w:ins w:id="2058" w:author="think" w:date="2017-02-16T23:54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  <w:ins w:id="2059" w:author="think" w:date="2017-02-16T23:57:00Z">
              <w:r w:rsidR="00CD3F43"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7877CA" w14:paraId="677A6457" w14:textId="77777777" w:rsidTr="00CF11E6">
        <w:trPr>
          <w:trHeight w:val="525"/>
          <w:ins w:id="2060" w:author="think" w:date="2017-02-16T23:57:00Z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56220B" w14:textId="633B99A4" w:rsidR="005D30E7" w:rsidRPr="00D6412E" w:rsidRDefault="005D30E7" w:rsidP="00D55C88">
            <w:pPr>
              <w:rPr>
                <w:ins w:id="2061" w:author="think" w:date="2017-02-16T23:57:00Z"/>
                <w:rFonts w:ascii="微软雅黑" w:eastAsia="微软雅黑" w:hAnsi="微软雅黑"/>
                <w:sz w:val="20"/>
                <w:szCs w:val="21"/>
              </w:rPr>
            </w:pPr>
            <w:ins w:id="2062" w:author="think" w:date="2017-02-16T23:5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</w:t>
              </w:r>
            </w:ins>
            <w:ins w:id="2063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1</w:t>
              </w:r>
            </w:ins>
            <w:ins w:id="2064" w:author="think" w:date="2017-02-16T23:57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/routes/id</w:t>
              </w:r>
            </w:ins>
            <w:ins w:id="2065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2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B880798" w14:textId="77777777" w:rsidR="00D43C90" w:rsidRDefault="00D43C90" w:rsidP="00D43C90">
            <w:pPr>
              <w:rPr>
                <w:ins w:id="2066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067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0C9837C0" w14:textId="77777777" w:rsidR="00D43C90" w:rsidRDefault="00D43C90" w:rsidP="00D43C90">
            <w:pPr>
              <w:rPr>
                <w:ins w:id="2068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069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469F78F2" w14:textId="77777777" w:rsidR="00D43C90" w:rsidRDefault="00D43C90" w:rsidP="00D43C90">
            <w:pPr>
              <w:rPr>
                <w:ins w:id="2070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071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3265049F" w14:textId="6EEFBE98" w:rsidR="005D30E7" w:rsidRPr="00D6412E" w:rsidRDefault="00D43C90" w:rsidP="00D43C90">
            <w:pPr>
              <w:rPr>
                <w:ins w:id="2072" w:author="think" w:date="2017-02-16T23:57:00Z"/>
                <w:rFonts w:ascii="微软雅黑" w:eastAsia="微软雅黑" w:hAnsi="微软雅黑"/>
                <w:sz w:val="20"/>
                <w:szCs w:val="21"/>
              </w:rPr>
            </w:pPr>
            <w:ins w:id="2073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86F0EB7" w14:textId="2F65F44F" w:rsidR="005D30E7" w:rsidRDefault="005D30E7" w:rsidP="00D55C88">
            <w:pPr>
              <w:rPr>
                <w:ins w:id="2074" w:author="think" w:date="2017-02-16T23:57:00Z"/>
                <w:rFonts w:ascii="微软雅黑" w:eastAsia="微软雅黑" w:hAnsi="微软雅黑"/>
                <w:sz w:val="21"/>
                <w:szCs w:val="21"/>
              </w:rPr>
            </w:pPr>
            <w:ins w:id="2075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</w:t>
              </w:r>
            </w:ins>
            <w:ins w:id="2076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某条</w:t>
              </w:r>
            </w:ins>
            <w:ins w:id="2077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路由记录，如</w:t>
              </w:r>
            </w:ins>
          </w:p>
          <w:p w14:paraId="07948336" w14:textId="2181B0D0" w:rsidR="005D30E7" w:rsidRDefault="005D30E7" w:rsidP="00D55C88">
            <w:pPr>
              <w:rPr>
                <w:ins w:id="2078" w:author="think" w:date="2017-02-16T23:57:00Z"/>
                <w:rFonts w:ascii="微软雅黑" w:eastAsia="微软雅黑" w:hAnsi="微软雅黑"/>
                <w:sz w:val="21"/>
                <w:szCs w:val="21"/>
              </w:rPr>
            </w:pPr>
            <w:ins w:id="2079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PATH/merchants/1/routes</w:t>
              </w:r>
            </w:ins>
            <w:ins w:id="2080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/1</w:t>
              </w:r>
            </w:ins>
          </w:p>
        </w:tc>
      </w:tr>
      <w:tr w:rsidR="00CF11E6" w14:paraId="5BB758B8" w14:textId="77777777" w:rsidTr="00CF11E6">
        <w:trPr>
          <w:trHeight w:val="525"/>
          <w:ins w:id="2081" w:author="think" w:date="2017-02-18T22:34:00Z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1ED216C" w14:textId="528E901A" w:rsidR="00CF11E6" w:rsidRPr="00D6412E" w:rsidRDefault="00CF11E6" w:rsidP="00437D76">
            <w:pPr>
              <w:rPr>
                <w:ins w:id="2082" w:author="think" w:date="2017-02-18T22:34:00Z"/>
                <w:rFonts w:ascii="微软雅黑" w:eastAsia="微软雅黑" w:hAnsi="微软雅黑"/>
                <w:sz w:val="20"/>
                <w:szCs w:val="21"/>
              </w:rPr>
            </w:pPr>
            <w:ins w:id="2083" w:author="think" w:date="2017-02-18T22:3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084" w:author="think" w:date="2017-02-18T22:41:00Z">
              <w:r>
                <w:rPr>
                  <w:rFonts w:ascii="微软雅黑" w:eastAsia="微软雅黑" w:hAnsi="微软雅黑"/>
                  <w:sz w:val="20"/>
                  <w:szCs w:val="21"/>
                </w:rPr>
                <w:t>/</w:t>
              </w:r>
            </w:ins>
            <w:ins w:id="2085" w:author="think" w:date="2017-02-18T22:34:00Z">
              <w:r>
                <w:rPr>
                  <w:rFonts w:ascii="微软雅黑" w:eastAsia="微软雅黑" w:hAnsi="微软雅黑"/>
                  <w:sz w:val="20"/>
                  <w:szCs w:val="21"/>
                </w:rPr>
                <w:t>search</w:t>
              </w:r>
            </w:ins>
            <w:ins w:id="2086" w:author="think" w:date="2017-02-18T22:42:00Z">
              <w:r>
                <w:rPr>
                  <w:rFonts w:ascii="微软雅黑" w:eastAsia="微软雅黑" w:hAnsi="微软雅黑"/>
                  <w:sz w:val="20"/>
                  <w:szCs w:val="21"/>
                </w:rPr>
                <w:t>?q</w:t>
              </w:r>
            </w:ins>
            <w:ins w:id="2087" w:author="think" w:date="2017-02-18T22:34:00Z">
              <w:r>
                <w:rPr>
                  <w:rFonts w:ascii="微软雅黑" w:eastAsia="微软雅黑" w:hAnsi="微软雅黑"/>
                  <w:sz w:val="20"/>
                  <w:szCs w:val="21"/>
                </w:rPr>
                <w:t>=</w:t>
              </w:r>
            </w:ins>
            <w:ins w:id="2088" w:author="think" w:date="2017-02-18T22:42:00Z">
              <w:r>
                <w:rPr>
                  <w:rFonts w:ascii="微软雅黑" w:eastAsia="微软雅黑" w:hAnsi="微软雅黑"/>
                  <w:sz w:val="20"/>
                  <w:szCs w:val="21"/>
                </w:rPr>
                <w:t>filter&amp;merchant</w:t>
              </w:r>
            </w:ins>
            <w:ins w:id="2089" w:author="think" w:date="2017-02-18T22:43:00Z">
              <w:r w:rsidR="00651FE6">
                <w:rPr>
                  <w:rFonts w:ascii="微软雅黑" w:eastAsia="微软雅黑" w:hAnsi="微软雅黑"/>
                  <w:sz w:val="20"/>
                  <w:szCs w:val="21"/>
                </w:rPr>
                <w:t>_name=value1</w:t>
              </w:r>
            </w:ins>
            <w:ins w:id="2090" w:author="think" w:date="2017-02-18T22:44:00Z">
              <w:r w:rsidR="006F6EBC"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="006F6EBC"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  <w:r w:rsidR="006F6EBC" w:rsidRPr="00D6412E">
                <w:rPr>
                  <w:rFonts w:ascii="微软雅黑" w:eastAsia="微软雅黑" w:hAnsi="微软雅黑"/>
                  <w:sz w:val="20"/>
                  <w:szCs w:val="21"/>
                </w:rPr>
                <w:t>limit=10&amp;</w:t>
              </w:r>
            </w:ins>
            <w:ins w:id="2091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179A0CF" w14:textId="70F45943" w:rsidR="00CF11E6" w:rsidRPr="00D6412E" w:rsidRDefault="00CF11E6" w:rsidP="00651FE6">
            <w:pPr>
              <w:rPr>
                <w:ins w:id="2092" w:author="think" w:date="2017-02-18T22:34:00Z"/>
                <w:rFonts w:ascii="微软雅黑" w:eastAsia="微软雅黑" w:hAnsi="微软雅黑"/>
                <w:sz w:val="20"/>
                <w:szCs w:val="21"/>
              </w:rPr>
              <w:pPrChange w:id="2093" w:author="think" w:date="2017-02-18T22:43:00Z">
                <w:pPr/>
              </w:pPrChange>
            </w:pPr>
            <w:ins w:id="2094" w:author="think" w:date="2017-02-18T22:34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21B118C" w14:textId="62551852" w:rsidR="00CF11E6" w:rsidRDefault="006F6EBC" w:rsidP="00437D76">
            <w:pPr>
              <w:rPr>
                <w:ins w:id="2095" w:author="think" w:date="2017-02-18T22:34:00Z"/>
                <w:rFonts w:ascii="微软雅黑" w:eastAsia="微软雅黑" w:hAnsi="微软雅黑"/>
                <w:sz w:val="21"/>
                <w:szCs w:val="21"/>
              </w:rPr>
            </w:pPr>
            <w:ins w:id="2096" w:author="think" w:date="2017-02-18T22:44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模糊查询</w:t>
              </w:r>
            </w:ins>
            <w:ins w:id="2097" w:author="think" w:date="2017-02-18T22:34:00Z">
              <w:r w:rsidR="00CF11E6">
                <w:rPr>
                  <w:rFonts w:ascii="微软雅黑" w:eastAsia="微软雅黑" w:hAnsi="微软雅黑" w:hint="eastAsia"/>
                  <w:sz w:val="21"/>
                  <w:szCs w:val="21"/>
                </w:rPr>
                <w:t>商户，如</w:t>
              </w:r>
            </w:ins>
          </w:p>
          <w:p w14:paraId="337CF45D" w14:textId="57515770" w:rsidR="00CF11E6" w:rsidRDefault="00CF11E6" w:rsidP="00437D76">
            <w:pPr>
              <w:rPr>
                <w:ins w:id="2098" w:author="think" w:date="2017-02-18T22:34:00Z"/>
                <w:rFonts w:ascii="微软雅黑" w:eastAsia="微软雅黑" w:hAnsi="微软雅黑"/>
                <w:sz w:val="21"/>
                <w:szCs w:val="21"/>
              </w:rPr>
            </w:pPr>
            <w:ins w:id="2099" w:author="think" w:date="2017-02-18T22:34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  <w:ins w:id="2100" w:author="think" w:date="2017-02-18T22:47:00Z">
              <w:r w:rsidR="00BB1712">
                <w:rPr>
                  <w:rFonts w:ascii="微软雅黑" w:eastAsia="微软雅黑" w:hAnsi="微软雅黑"/>
                  <w:sz w:val="20"/>
                  <w:szCs w:val="21"/>
                </w:rPr>
                <w:t>/search?q=filter&amp;merchant_name=</w:t>
              </w:r>
            </w:ins>
            <w:ins w:id="2101" w:author="think" w:date="2017-02-18T23:10:00Z">
              <w:r w:rsidR="00962148" w:rsidRPr="00962148">
                <w:rPr>
                  <w:rFonts w:ascii="微软雅黑" w:eastAsia="微软雅黑" w:hAnsi="微软雅黑"/>
                  <w:sz w:val="20"/>
                  <w:szCs w:val="21"/>
                </w:rPr>
                <w:t>%25e5%25bc%25a0%25e4%25b8%2589</w:t>
              </w:r>
            </w:ins>
            <w:ins w:id="2102" w:author="think" w:date="2017-02-18T22:47:00Z">
              <w:r w:rsidR="00BB1712"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="00BB1712"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limit=10&amp;</w:t>
              </w:r>
              <w:r w:rsidR="00BB1712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</w:tr>
    </w:tbl>
    <w:p w14:paraId="7F99494C" w14:textId="77777777" w:rsidR="003405CF" w:rsidRDefault="003405CF" w:rsidP="003405CF">
      <w:pPr>
        <w:pStyle w:val="3"/>
        <w:rPr>
          <w:ins w:id="2103" w:author="think" w:date="2017-02-15T21:32:00Z"/>
        </w:rPr>
      </w:pPr>
      <w:ins w:id="2104" w:author="think" w:date="2017-02-15T21:32:00Z">
        <w:r>
          <w:rPr>
            <w:rFonts w:hint="eastAsia"/>
          </w:rPr>
          <w:t>上游渠道基本信息</w:t>
        </w:r>
        <w:r>
          <w:rPr>
            <w:rFonts w:hint="eastAsia"/>
          </w:rPr>
          <w:t>(</w:t>
        </w:r>
        <w:r>
          <w:t>wozhi_upstream</w:t>
        </w:r>
        <w:r>
          <w:rPr>
            <w:rFonts w:hint="eastAsia"/>
          </w:rPr>
          <w:t>)</w:t>
        </w:r>
      </w:ins>
    </w:p>
    <w:p w14:paraId="66E4A89D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105" w:author="think" w:date="2017-02-17T00:10:00Z"/>
        </w:rPr>
      </w:pPr>
      <w:ins w:id="2106" w:author="think" w:date="2017-02-17T00:10:00Z">
        <w:r>
          <w:rPr>
            <w:rFonts w:hint="eastAsia"/>
          </w:rPr>
          <w:t>特殊资源路径：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107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686"/>
        <w:gridCol w:w="1275"/>
        <w:gridCol w:w="4329"/>
        <w:tblGridChange w:id="2108">
          <w:tblGrid>
            <w:gridCol w:w="2686"/>
            <w:gridCol w:w="1275"/>
            <w:gridCol w:w="454"/>
            <w:gridCol w:w="1074"/>
            <w:gridCol w:w="2801"/>
          </w:tblGrid>
        </w:tblGridChange>
      </w:tblGrid>
      <w:tr w:rsidR="00855F63" w14:paraId="58F49A26" w14:textId="77777777" w:rsidTr="007877CA">
        <w:trPr>
          <w:trHeight w:val="525"/>
          <w:tblHeader/>
          <w:ins w:id="2109" w:author="think" w:date="2017-02-17T00:10:00Z"/>
          <w:trPrChange w:id="2110" w:author="think" w:date="2017-02-17T00:14:00Z">
            <w:trPr>
              <w:trHeight w:val="525"/>
              <w:tblHeader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11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D258160" w14:textId="77777777" w:rsidR="00855F63" w:rsidRDefault="00855F63" w:rsidP="00D55C88">
            <w:pPr>
              <w:jc w:val="center"/>
              <w:rPr>
                <w:ins w:id="2112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13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14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E120C2" w14:textId="77777777" w:rsidR="00855F63" w:rsidRDefault="00855F63" w:rsidP="00D55C88">
            <w:pPr>
              <w:jc w:val="center"/>
              <w:rPr>
                <w:ins w:id="2115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16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17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1B28713" w14:textId="77777777" w:rsidR="00855F63" w:rsidRDefault="00855F63" w:rsidP="00D55C88">
            <w:pPr>
              <w:jc w:val="center"/>
              <w:rPr>
                <w:ins w:id="2118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19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855F63" w14:paraId="52AD0158" w14:textId="77777777" w:rsidTr="007877CA">
        <w:trPr>
          <w:trHeight w:val="525"/>
          <w:ins w:id="2120" w:author="think" w:date="2017-02-17T00:10:00Z"/>
          <w:trPrChange w:id="2121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22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ACA9120" w14:textId="08748CE3" w:rsidR="00855F63" w:rsidRPr="00D6412E" w:rsidRDefault="00855F63" w:rsidP="00D55C88">
            <w:pPr>
              <w:rPr>
                <w:ins w:id="2123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24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125" w:author="think" w:date="2017-02-17T00:11:00Z">
              <w:r w:rsidR="007F785C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126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/id/route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lastRenderedPageBreak/>
                <w:t>s</w:t>
              </w:r>
            </w:ins>
            <w:ins w:id="2127" w:author="think" w:date="2017-02-18T22:45:00Z">
              <w:r w:rsidR="0029652F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2128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29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82E52FE" w14:textId="77777777" w:rsidR="00855F63" w:rsidRPr="00D6412E" w:rsidRDefault="00855F63" w:rsidP="00D55C88">
            <w:pPr>
              <w:rPr>
                <w:ins w:id="2130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31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lastRenderedPageBreak/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32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4328FFF" w14:textId="274AC571" w:rsidR="00855F63" w:rsidRDefault="00855F63" w:rsidP="00D55C88">
            <w:pPr>
              <w:rPr>
                <w:ins w:id="2133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134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</w:t>
              </w:r>
            </w:ins>
            <w:ins w:id="2135" w:author="think" w:date="2017-02-17T00:11:00Z">
              <w:r w:rsidR="009E283F">
                <w:rPr>
                  <w:rFonts w:ascii="微软雅黑" w:eastAsia="微软雅黑" w:hAnsi="微软雅黑" w:hint="eastAsia"/>
                  <w:sz w:val="21"/>
                  <w:szCs w:val="21"/>
                </w:rPr>
                <w:t>上游</w:t>
              </w:r>
            </w:ins>
            <w:ins w:id="2136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的所有路由记录，如</w:t>
              </w:r>
            </w:ins>
          </w:p>
          <w:p w14:paraId="52CB0C8B" w14:textId="1682F45D" w:rsidR="00855F63" w:rsidRDefault="00855F63" w:rsidP="00D55C88">
            <w:pPr>
              <w:rPr>
                <w:ins w:id="2137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138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lastRenderedPageBreak/>
                <w:t>PATH/</w:t>
              </w:r>
            </w:ins>
            <w:ins w:id="2139" w:author="think" w:date="2017-02-17T00:11:00Z">
              <w:r w:rsidR="006D460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2140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855F63" w14:paraId="03F11CC6" w14:textId="77777777" w:rsidTr="007877CA">
        <w:trPr>
          <w:trHeight w:val="525"/>
          <w:ins w:id="2141" w:author="think" w:date="2017-02-17T00:10:00Z"/>
          <w:trPrChange w:id="2142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43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19666F" w14:textId="7E2EC013" w:rsidR="00855F63" w:rsidRPr="00D6412E" w:rsidRDefault="00855F63" w:rsidP="00D55C88">
            <w:pPr>
              <w:rPr>
                <w:ins w:id="2144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45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lastRenderedPageBreak/>
                <w:t>PATH/</w:t>
              </w:r>
            </w:ins>
            <w:ins w:id="2146" w:author="think" w:date="2017-02-17T00:12:00Z">
              <w:r w:rsidR="008834F2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  <w:r w:rsidR="008834F2">
                <w:rPr>
                  <w:rFonts w:ascii="微软雅黑" w:eastAsia="微软雅黑" w:hAnsi="微软雅黑" w:hint="eastAsia"/>
                  <w:sz w:val="20"/>
                  <w:szCs w:val="21"/>
                </w:rPr>
                <w:t xml:space="preserve"> </w:t>
              </w:r>
            </w:ins>
            <w:ins w:id="2147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/id1/routes/id2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48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37B8585" w14:textId="77777777" w:rsidR="00855F63" w:rsidRDefault="00855F63" w:rsidP="00D55C88">
            <w:pPr>
              <w:rPr>
                <w:ins w:id="2149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50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24BE06F3" w14:textId="77777777" w:rsidR="00855F63" w:rsidRDefault="00855F63" w:rsidP="00D55C88">
            <w:pPr>
              <w:rPr>
                <w:ins w:id="2151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52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291D64A2" w14:textId="77777777" w:rsidR="00855F63" w:rsidRDefault="00855F63" w:rsidP="00D55C88">
            <w:pPr>
              <w:rPr>
                <w:ins w:id="2153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54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67AA51D9" w14:textId="77777777" w:rsidR="00855F63" w:rsidRPr="00D6412E" w:rsidRDefault="00855F63" w:rsidP="00D55C88">
            <w:pPr>
              <w:rPr>
                <w:ins w:id="2155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156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57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12D81D" w14:textId="531DB625" w:rsidR="00855F63" w:rsidRDefault="008834F2" w:rsidP="00D55C88">
            <w:pPr>
              <w:rPr>
                <w:ins w:id="2158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159" w:author="think" w:date="2017-02-17T00:12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某一上游的</w:t>
              </w:r>
            </w:ins>
            <w:ins w:id="2160" w:author="think" w:date="2017-02-17T00:10:00Z">
              <w:r w:rsidR="00855F63">
                <w:rPr>
                  <w:rFonts w:ascii="微软雅黑" w:eastAsia="微软雅黑" w:hAnsi="微软雅黑" w:hint="eastAsia"/>
                  <w:sz w:val="21"/>
                  <w:szCs w:val="21"/>
                </w:rPr>
                <w:t>某条路由记录，如</w:t>
              </w:r>
            </w:ins>
          </w:p>
          <w:p w14:paraId="49F981B0" w14:textId="134F6B8A" w:rsidR="00855F63" w:rsidRDefault="00855F63" w:rsidP="00D55C88">
            <w:pPr>
              <w:rPr>
                <w:ins w:id="2161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162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</w:t>
              </w:r>
            </w:ins>
            <w:ins w:id="2163" w:author="think" w:date="2017-02-17T00:12:00Z">
              <w:r w:rsidR="008834F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2164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/1/routes/1</w:t>
              </w:r>
            </w:ins>
          </w:p>
        </w:tc>
      </w:tr>
      <w:tr w:rsidR="003C3C16" w14:paraId="6578C3A0" w14:textId="77777777" w:rsidTr="003C3C16">
        <w:trPr>
          <w:trHeight w:val="525"/>
          <w:ins w:id="2165" w:author="think" w:date="2017-02-18T23:11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C21C06E" w14:textId="4FA80011" w:rsidR="003C3C16" w:rsidRPr="00D6412E" w:rsidRDefault="003C3C16" w:rsidP="00437D76">
            <w:pPr>
              <w:rPr>
                <w:ins w:id="2166" w:author="think" w:date="2017-02-18T23:11:00Z"/>
                <w:rFonts w:ascii="微软雅黑" w:eastAsia="微软雅黑" w:hAnsi="微软雅黑"/>
                <w:sz w:val="20"/>
                <w:szCs w:val="21"/>
              </w:rPr>
            </w:pPr>
            <w:ins w:id="2167" w:author="think" w:date="2017-02-18T23:11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168" w:author="think" w:date="2017-02-18T23:12:00Z">
              <w:r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169" w:author="think" w:date="2017-02-18T23:11:00Z">
              <w:r>
                <w:rPr>
                  <w:rFonts w:ascii="微软雅黑" w:eastAsia="微软雅黑" w:hAnsi="微软雅黑"/>
                  <w:sz w:val="20"/>
                  <w:szCs w:val="21"/>
                </w:rPr>
                <w:t>/search?q=filter&amp;</w:t>
              </w:r>
            </w:ins>
            <w:ins w:id="2170" w:author="think" w:date="2017-02-18T23:12:00Z">
              <w:r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171" w:author="think" w:date="2017-02-18T23:11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_name=value1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limit=10&amp;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5E01102" w14:textId="77777777" w:rsidR="003C3C16" w:rsidRPr="00D6412E" w:rsidRDefault="003C3C16" w:rsidP="00437D76">
            <w:pPr>
              <w:rPr>
                <w:ins w:id="2172" w:author="think" w:date="2017-02-18T23:11:00Z"/>
                <w:rFonts w:ascii="微软雅黑" w:eastAsia="微软雅黑" w:hAnsi="微软雅黑"/>
                <w:sz w:val="20"/>
                <w:szCs w:val="21"/>
              </w:rPr>
            </w:pPr>
            <w:ins w:id="2173" w:author="think" w:date="2017-02-18T23:11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F9336C" w14:textId="77777777" w:rsidR="003C3C16" w:rsidRDefault="003C3C16" w:rsidP="00437D76">
            <w:pPr>
              <w:rPr>
                <w:ins w:id="2174" w:author="think" w:date="2017-02-18T23:11:00Z"/>
                <w:rFonts w:ascii="微软雅黑" w:eastAsia="微软雅黑" w:hAnsi="微软雅黑"/>
                <w:sz w:val="21"/>
                <w:szCs w:val="21"/>
              </w:rPr>
            </w:pPr>
            <w:ins w:id="2175" w:author="think" w:date="2017-02-18T23:11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模糊查询商户，如</w:t>
              </w:r>
            </w:ins>
          </w:p>
          <w:p w14:paraId="36368AD4" w14:textId="59B14CD1" w:rsidR="003C3C16" w:rsidRDefault="003C3C16" w:rsidP="00437D76">
            <w:pPr>
              <w:rPr>
                <w:ins w:id="2176" w:author="think" w:date="2017-02-18T23:11:00Z"/>
                <w:rFonts w:ascii="微软雅黑" w:eastAsia="微软雅黑" w:hAnsi="微软雅黑"/>
                <w:sz w:val="21"/>
                <w:szCs w:val="21"/>
              </w:rPr>
            </w:pPr>
            <w:ins w:id="2177" w:author="think" w:date="2017-02-18T23:11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</w:t>
              </w:r>
            </w:ins>
            <w:ins w:id="2178" w:author="think" w:date="2017-02-18T23:12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/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upstream/search?q=filter&amp;upstream_name=</w:t>
              </w:r>
            </w:ins>
            <w:ins w:id="2179" w:author="think" w:date="2017-02-18T23:11:00Z"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>%25e5%25bc%25a0%25e4%25b8%2589</w:t>
              </w:r>
              <w:r w:rsidRPr="003C3C16">
                <w:rPr>
                  <w:rFonts w:ascii="微软雅黑" w:eastAsia="微软雅黑" w:hAnsi="微软雅黑" w:hint="eastAsia"/>
                  <w:sz w:val="21"/>
                  <w:szCs w:val="21"/>
                </w:rPr>
                <w:t>&amp;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 xml:space="preserve"> limit=10&amp;offset=0</w:t>
              </w:r>
            </w:ins>
          </w:p>
        </w:tc>
      </w:tr>
    </w:tbl>
    <w:p w14:paraId="1F2D88D0" w14:textId="77777777" w:rsidR="003405CF" w:rsidRDefault="003405CF" w:rsidP="003405CF">
      <w:pPr>
        <w:pStyle w:val="3"/>
        <w:rPr>
          <w:ins w:id="2180" w:author="think" w:date="2017-02-15T21:32:00Z"/>
        </w:rPr>
      </w:pPr>
      <w:ins w:id="2181" w:author="think" w:date="2017-02-15T21:32:00Z">
        <w:r>
          <w:t xml:space="preserve"> </w:t>
        </w:r>
        <w:r>
          <w:rPr>
            <w:rFonts w:hint="eastAsia"/>
          </w:rPr>
          <w:t>路由关系配置</w:t>
        </w:r>
        <w:r>
          <w:rPr>
            <w:rFonts w:hint="eastAsia"/>
          </w:rPr>
          <w:t>(wozhi</w:t>
        </w:r>
        <w:r>
          <w:t>_route</w:t>
        </w:r>
        <w:r>
          <w:rPr>
            <w:rFonts w:hint="eastAsia"/>
          </w:rPr>
          <w:t>)</w:t>
        </w:r>
      </w:ins>
    </w:p>
    <w:p w14:paraId="4699F693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182" w:author="think" w:date="2017-02-17T00:10:00Z"/>
        </w:rPr>
      </w:pPr>
      <w:ins w:id="2183" w:author="think" w:date="2017-02-17T00:10:00Z">
        <w:r>
          <w:rPr>
            <w:rFonts w:hint="eastAsia"/>
          </w:rPr>
          <w:t>特殊资源路径：</w:t>
        </w:r>
      </w:ins>
    </w:p>
    <w:p w14:paraId="68B26867" w14:textId="16313FC4" w:rsidR="003405CF" w:rsidRPr="00C24F4A" w:rsidRDefault="008B282F">
      <w:pPr>
        <w:spacing w:line="560" w:lineRule="exact"/>
        <w:ind w:left="840" w:firstLine="220"/>
        <w:rPr>
          <w:ins w:id="2184" w:author="think" w:date="2017-02-15T21:32:00Z"/>
        </w:rPr>
        <w:pPrChange w:id="2185" w:author="think" w:date="2017-02-17T00:16:00Z">
          <w:pPr>
            <w:spacing w:line="560" w:lineRule="exact"/>
          </w:pPr>
        </w:pPrChange>
      </w:pPr>
      <w:ins w:id="2186" w:author="think" w:date="2017-02-17T00:16:00Z">
        <w:r>
          <w:rPr>
            <w:rFonts w:hint="eastAsia"/>
          </w:rPr>
          <w:t>无</w:t>
        </w:r>
      </w:ins>
    </w:p>
    <w:p w14:paraId="1F5C1BF9" w14:textId="77777777" w:rsidR="003405CF" w:rsidRDefault="003405CF" w:rsidP="003405CF">
      <w:pPr>
        <w:pStyle w:val="3"/>
        <w:rPr>
          <w:ins w:id="2187" w:author="think" w:date="2017-02-15T21:32:00Z"/>
        </w:rPr>
      </w:pPr>
      <w:ins w:id="2188" w:author="think" w:date="2017-02-15T21:32:00Z">
        <w:r>
          <w:rPr>
            <w:rFonts w:hint="eastAsia"/>
          </w:rPr>
          <w:t>客户经理信息</w:t>
        </w:r>
        <w:r>
          <w:t>(wozhi_saler)</w:t>
        </w:r>
      </w:ins>
    </w:p>
    <w:p w14:paraId="2FFC37AC" w14:textId="5DFEE49E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189" w:author="think" w:date="2017-02-17T00:23:00Z"/>
        </w:rPr>
      </w:pPr>
      <w:ins w:id="2190" w:author="think" w:date="2017-02-17T00:10:00Z">
        <w:r>
          <w:rPr>
            <w:rFonts w:hint="eastAsia"/>
          </w:rPr>
          <w:t>特殊资源路径：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1275"/>
        <w:gridCol w:w="4329"/>
      </w:tblGrid>
      <w:tr w:rsidR="000D6C8B" w14:paraId="263DBF26" w14:textId="77777777" w:rsidTr="00437D76">
        <w:trPr>
          <w:trHeight w:val="525"/>
          <w:tblHeader/>
          <w:ins w:id="2191" w:author="think" w:date="2017-02-18T23:13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3C5897" w14:textId="77777777" w:rsidR="000D6C8B" w:rsidRDefault="000D6C8B" w:rsidP="00437D76">
            <w:pPr>
              <w:jc w:val="center"/>
              <w:rPr>
                <w:ins w:id="2192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93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51F9742" w14:textId="77777777" w:rsidR="000D6C8B" w:rsidRDefault="000D6C8B" w:rsidP="00437D76">
            <w:pPr>
              <w:jc w:val="center"/>
              <w:rPr>
                <w:ins w:id="2194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95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7FAA94D" w14:textId="77777777" w:rsidR="000D6C8B" w:rsidRDefault="000D6C8B" w:rsidP="00437D76">
            <w:pPr>
              <w:jc w:val="center"/>
              <w:rPr>
                <w:ins w:id="2196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97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0D6C8B" w14:paraId="49BD7304" w14:textId="77777777" w:rsidTr="00437D76">
        <w:trPr>
          <w:trHeight w:val="525"/>
          <w:ins w:id="2198" w:author="think" w:date="2017-02-18T23:13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9E8D8B7" w14:textId="7541C3D5" w:rsidR="000D6C8B" w:rsidRPr="00D6412E" w:rsidRDefault="000D6C8B" w:rsidP="00437D76">
            <w:pPr>
              <w:rPr>
                <w:ins w:id="2199" w:author="think" w:date="2017-02-18T23:13:00Z"/>
                <w:rFonts w:ascii="微软雅黑" w:eastAsia="微软雅黑" w:hAnsi="微软雅黑"/>
                <w:sz w:val="20"/>
                <w:szCs w:val="21"/>
              </w:rPr>
            </w:pPr>
            <w:ins w:id="2200" w:author="think" w:date="2017-02-18T23:13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saler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/search?q=filter&amp;</w:t>
              </w:r>
            </w:ins>
            <w:ins w:id="2201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>saler</w:t>
              </w:r>
            </w:ins>
            <w:ins w:id="2202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_name=value1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limit=10&amp;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CEC42A" w14:textId="77777777" w:rsidR="000D6C8B" w:rsidRPr="00D6412E" w:rsidRDefault="000D6C8B" w:rsidP="00437D76">
            <w:pPr>
              <w:rPr>
                <w:ins w:id="2203" w:author="think" w:date="2017-02-18T23:13:00Z"/>
                <w:rFonts w:ascii="微软雅黑" w:eastAsia="微软雅黑" w:hAnsi="微软雅黑"/>
                <w:sz w:val="20"/>
                <w:szCs w:val="21"/>
              </w:rPr>
            </w:pPr>
            <w:ins w:id="2204" w:author="think" w:date="2017-02-18T23:13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485760" w14:textId="77777777" w:rsidR="000D6C8B" w:rsidRDefault="000D6C8B" w:rsidP="00437D76">
            <w:pPr>
              <w:rPr>
                <w:ins w:id="2205" w:author="think" w:date="2017-02-18T23:13:00Z"/>
                <w:rFonts w:ascii="微软雅黑" w:eastAsia="微软雅黑" w:hAnsi="微软雅黑"/>
                <w:sz w:val="21"/>
                <w:szCs w:val="21"/>
              </w:rPr>
            </w:pPr>
            <w:ins w:id="2206" w:author="think" w:date="2017-02-18T23:13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模糊查询商户，如</w:t>
              </w:r>
            </w:ins>
          </w:p>
          <w:p w14:paraId="114CC8BB" w14:textId="538CE5C6" w:rsidR="000D6C8B" w:rsidRDefault="000D6C8B" w:rsidP="00437D76">
            <w:pPr>
              <w:rPr>
                <w:ins w:id="2207" w:author="think" w:date="2017-02-18T23:13:00Z"/>
                <w:rFonts w:ascii="微软雅黑" w:eastAsia="微软雅黑" w:hAnsi="微软雅黑"/>
                <w:sz w:val="21"/>
                <w:szCs w:val="21"/>
              </w:rPr>
            </w:pPr>
            <w:ins w:id="2208" w:author="think" w:date="2017-02-18T23:13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/</w:t>
              </w:r>
            </w:ins>
            <w:ins w:id="2209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saler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</w:ins>
            <w:ins w:id="2210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/search?q=filter&amp;</w:t>
              </w:r>
            </w:ins>
            <w:ins w:id="2211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saler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</w:ins>
            <w:bookmarkStart w:id="2212" w:name="_GoBack"/>
            <w:bookmarkEnd w:id="2212"/>
            <w:ins w:id="2213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>%25e5%25bc%25a0%25e4%25b8%2589</w:t>
              </w:r>
              <w:r w:rsidRPr="003C3C16">
                <w:rPr>
                  <w:rFonts w:ascii="微软雅黑" w:eastAsia="微软雅黑" w:hAnsi="微软雅黑" w:hint="eastAsia"/>
                  <w:sz w:val="21"/>
                  <w:szCs w:val="21"/>
                </w:rPr>
                <w:t>&amp;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 xml:space="preserve"> limit=10&amp;offset=0</w:t>
              </w:r>
            </w:ins>
          </w:p>
        </w:tc>
      </w:tr>
    </w:tbl>
    <w:p w14:paraId="2D13719F" w14:textId="77777777" w:rsidR="003405CF" w:rsidRDefault="003405CF" w:rsidP="003405CF">
      <w:pPr>
        <w:pStyle w:val="3"/>
        <w:rPr>
          <w:ins w:id="2214" w:author="think" w:date="2017-02-15T21:32:00Z"/>
        </w:rPr>
      </w:pPr>
      <w:ins w:id="2215" w:author="think" w:date="2017-02-15T21:32:00Z">
        <w:r>
          <w:rPr>
            <w:rFonts w:hint="eastAsia"/>
          </w:rPr>
          <w:lastRenderedPageBreak/>
          <w:t>订单信息</w:t>
        </w:r>
      </w:ins>
    </w:p>
    <w:p w14:paraId="6F2D2C3E" w14:textId="77777777" w:rsidR="00AA0B2F" w:rsidRDefault="00AA0B2F" w:rsidP="00AA0B2F">
      <w:pPr>
        <w:pStyle w:val="a7"/>
        <w:numPr>
          <w:ilvl w:val="0"/>
          <w:numId w:val="10"/>
        </w:numPr>
        <w:ind w:firstLineChars="0"/>
        <w:rPr>
          <w:ins w:id="2216" w:author="think" w:date="2017-02-17T00:24:00Z"/>
        </w:rPr>
      </w:pPr>
      <w:ins w:id="2217" w:author="think" w:date="2017-02-17T00:24:00Z">
        <w:r>
          <w:rPr>
            <w:rFonts w:hint="eastAsia"/>
          </w:rPr>
          <w:t>特殊资源路径：</w:t>
        </w:r>
      </w:ins>
    </w:p>
    <w:p w14:paraId="3307392A" w14:textId="77777777" w:rsidR="00AA0B2F" w:rsidRPr="00C24F4A" w:rsidRDefault="00AA0B2F" w:rsidP="00AA0B2F">
      <w:pPr>
        <w:spacing w:line="560" w:lineRule="exact"/>
        <w:ind w:left="840" w:firstLine="220"/>
        <w:rPr>
          <w:ins w:id="2218" w:author="think" w:date="2017-02-17T00:24:00Z"/>
        </w:rPr>
      </w:pPr>
      <w:ins w:id="2219" w:author="think" w:date="2017-02-17T00:24:00Z">
        <w:r>
          <w:rPr>
            <w:rFonts w:hint="eastAsia"/>
          </w:rPr>
          <w:t>无</w:t>
        </w:r>
      </w:ins>
    </w:p>
    <w:p w14:paraId="4FA4A6ED" w14:textId="77777777" w:rsidR="003405CF" w:rsidRDefault="003405CF" w:rsidP="003405CF">
      <w:pPr>
        <w:pStyle w:val="3"/>
        <w:rPr>
          <w:ins w:id="2220" w:author="think" w:date="2017-02-15T21:32:00Z"/>
        </w:rPr>
      </w:pPr>
      <w:ins w:id="2221" w:author="think" w:date="2017-02-15T21:32:00Z">
        <w:r>
          <w:rPr>
            <w:rFonts w:hint="eastAsia"/>
          </w:rPr>
          <w:t>通知信息</w:t>
        </w:r>
      </w:ins>
    </w:p>
    <w:p w14:paraId="6FB83035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222" w:author="think" w:date="2017-02-17T00:11:00Z"/>
        </w:rPr>
      </w:pPr>
      <w:ins w:id="2223" w:author="think" w:date="2017-02-17T00:11:00Z">
        <w:r>
          <w:rPr>
            <w:rFonts w:hint="eastAsia"/>
          </w:rPr>
          <w:t>特殊资源路径：</w:t>
        </w:r>
      </w:ins>
    </w:p>
    <w:p w14:paraId="22970243" w14:textId="77777777" w:rsidR="00AA0B2F" w:rsidRPr="00C24F4A" w:rsidRDefault="00AA0B2F" w:rsidP="00AA0B2F">
      <w:pPr>
        <w:spacing w:line="560" w:lineRule="exact"/>
        <w:ind w:left="840" w:firstLine="220"/>
        <w:rPr>
          <w:ins w:id="2224" w:author="think" w:date="2017-02-17T00:24:00Z"/>
        </w:rPr>
      </w:pPr>
      <w:ins w:id="2225" w:author="think" w:date="2017-02-17T00:24:00Z">
        <w:r>
          <w:rPr>
            <w:rFonts w:hint="eastAsia"/>
          </w:rPr>
          <w:t>无</w:t>
        </w:r>
      </w:ins>
    </w:p>
    <w:p w14:paraId="152F2FB3" w14:textId="60E8322F" w:rsidR="005545A1" w:rsidRDefault="009700DE">
      <w:pPr>
        <w:pStyle w:val="2"/>
        <w:pPrChange w:id="2226" w:author="think" w:date="2017-02-12T17:36:00Z">
          <w:pPr>
            <w:pStyle w:val="1"/>
          </w:pPr>
        </w:pPrChange>
      </w:pPr>
      <w:r>
        <w:rPr>
          <w:rFonts w:hint="eastAsia"/>
        </w:rPr>
        <w:t>角色划分</w:t>
      </w:r>
      <w:bookmarkEnd w:id="1747"/>
    </w:p>
    <w:p w14:paraId="4E45AEA2" w14:textId="48E48F10" w:rsidR="005545A1" w:rsidRDefault="009700DE">
      <w:pPr>
        <w:spacing w:line="560" w:lineRule="exact"/>
        <w:rPr>
          <w:ins w:id="2227" w:author="think" w:date="2017-02-12T17:37:00Z"/>
        </w:rPr>
        <w:pPrChange w:id="2228" w:author="think" w:date="2017-02-12T16:26:00Z">
          <w:pPr/>
        </w:pPrChange>
      </w:pPr>
      <w:r>
        <w:rPr>
          <w:rFonts w:hint="eastAsia"/>
        </w:rPr>
        <w:t>顾客</w:t>
      </w:r>
      <w:r>
        <w:t xml:space="preserve"> </w:t>
      </w:r>
      <w:r>
        <w:rPr>
          <w:rFonts w:hint="eastAsia"/>
        </w:rPr>
        <w:t>、商户、客户经理、客服、财务人员、管理人员。</w:t>
      </w:r>
    </w:p>
    <w:p w14:paraId="1E8D9842" w14:textId="77777777" w:rsidR="000533AE" w:rsidRDefault="000533AE">
      <w:pPr>
        <w:spacing w:line="560" w:lineRule="exact"/>
        <w:pPrChange w:id="2229" w:author="think" w:date="2017-02-12T16:26:00Z">
          <w:pPr/>
        </w:pPrChange>
      </w:pPr>
    </w:p>
    <w:sectPr w:rsidR="000533AE" w:rsidSect="00335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4" w:author="think" w:date="2017-02-12T16:40:00Z" w:initials="t">
    <w:p w14:paraId="3E4264BE" w14:textId="772ECF96" w:rsidR="00D55C88" w:rsidRDefault="00D55C88">
      <w:pPr>
        <w:pStyle w:val="ac"/>
      </w:pPr>
      <w:r>
        <w:rPr>
          <w:rStyle w:val="ab"/>
        </w:rPr>
        <w:annotationRef/>
      </w:r>
      <w:r>
        <w:rPr>
          <w:noProof/>
        </w:rPr>
        <w:t>这个</w:t>
      </w:r>
      <w:r>
        <w:rPr>
          <w:rFonts w:hint="eastAsia"/>
          <w:noProof/>
        </w:rPr>
        <w:t>怎么定义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4264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0D607" w14:textId="77777777" w:rsidR="00B6717B" w:rsidRDefault="00B6717B" w:rsidP="00E93BFF">
      <w:r>
        <w:separator/>
      </w:r>
    </w:p>
  </w:endnote>
  <w:endnote w:type="continuationSeparator" w:id="0">
    <w:p w14:paraId="1EA46342" w14:textId="77777777" w:rsidR="00B6717B" w:rsidRDefault="00B6717B" w:rsidP="00E93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EB105" w14:textId="77777777" w:rsidR="00B6717B" w:rsidRDefault="00B6717B" w:rsidP="00E93BFF">
      <w:r>
        <w:separator/>
      </w:r>
    </w:p>
  </w:footnote>
  <w:footnote w:type="continuationSeparator" w:id="0">
    <w:p w14:paraId="02D6FCAC" w14:textId="77777777" w:rsidR="00B6717B" w:rsidRDefault="00B6717B" w:rsidP="00E93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B0AC5"/>
    <w:multiLevelType w:val="hybridMultilevel"/>
    <w:tmpl w:val="05583B3E"/>
    <w:lvl w:ilvl="0" w:tplc="3DAA1F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D38DC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7094F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A04132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E550A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D7C5D54"/>
    <w:multiLevelType w:val="multilevel"/>
    <w:tmpl w:val="F2543F6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6FF29CD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785873"/>
    <w:multiLevelType w:val="hybridMultilevel"/>
    <w:tmpl w:val="EDE867CA"/>
    <w:lvl w:ilvl="0" w:tplc="623881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026B9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8E0F35"/>
    <w:multiLevelType w:val="hybridMultilevel"/>
    <w:tmpl w:val="D82A4A6A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0" w15:restartNumberingAfterBreak="0">
    <w:nsid w:val="7A4739FF"/>
    <w:multiLevelType w:val="hybridMultilevel"/>
    <w:tmpl w:val="35E84E5C"/>
    <w:lvl w:ilvl="0" w:tplc="1956815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hink">
    <w15:presenceInfo w15:providerId="None" w15:userId="thin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91"/>
    <w:rsid w:val="000167F7"/>
    <w:rsid w:val="00042902"/>
    <w:rsid w:val="000533AE"/>
    <w:rsid w:val="0005431E"/>
    <w:rsid w:val="0008435D"/>
    <w:rsid w:val="00092023"/>
    <w:rsid w:val="00093562"/>
    <w:rsid w:val="000938D5"/>
    <w:rsid w:val="000A02AB"/>
    <w:rsid w:val="000A030A"/>
    <w:rsid w:val="000A20BF"/>
    <w:rsid w:val="000A25E0"/>
    <w:rsid w:val="000A31F4"/>
    <w:rsid w:val="000A5D7A"/>
    <w:rsid w:val="000D28F4"/>
    <w:rsid w:val="000D6C8B"/>
    <w:rsid w:val="000E064A"/>
    <w:rsid w:val="000F2A94"/>
    <w:rsid w:val="000F4C9F"/>
    <w:rsid w:val="000F7BA1"/>
    <w:rsid w:val="00103964"/>
    <w:rsid w:val="00104BA6"/>
    <w:rsid w:val="00112BB3"/>
    <w:rsid w:val="001218AF"/>
    <w:rsid w:val="00122014"/>
    <w:rsid w:val="001221A9"/>
    <w:rsid w:val="00130FAD"/>
    <w:rsid w:val="0014253E"/>
    <w:rsid w:val="00144A18"/>
    <w:rsid w:val="00155646"/>
    <w:rsid w:val="001767EC"/>
    <w:rsid w:val="00197EF9"/>
    <w:rsid w:val="001B5409"/>
    <w:rsid w:val="001B6D8C"/>
    <w:rsid w:val="001B7396"/>
    <w:rsid w:val="001C2965"/>
    <w:rsid w:val="001D243F"/>
    <w:rsid w:val="001D6C0F"/>
    <w:rsid w:val="00226BD4"/>
    <w:rsid w:val="0024002A"/>
    <w:rsid w:val="00242C86"/>
    <w:rsid w:val="00244211"/>
    <w:rsid w:val="002453FF"/>
    <w:rsid w:val="002509F5"/>
    <w:rsid w:val="002674BA"/>
    <w:rsid w:val="00271FEB"/>
    <w:rsid w:val="00277227"/>
    <w:rsid w:val="00285C08"/>
    <w:rsid w:val="00285F50"/>
    <w:rsid w:val="0029212C"/>
    <w:rsid w:val="0029652F"/>
    <w:rsid w:val="002B1B42"/>
    <w:rsid w:val="002C40A8"/>
    <w:rsid w:val="002C5375"/>
    <w:rsid w:val="002C5E06"/>
    <w:rsid w:val="002C6FBE"/>
    <w:rsid w:val="002D4F69"/>
    <w:rsid w:val="003043E5"/>
    <w:rsid w:val="003049B8"/>
    <w:rsid w:val="0033583B"/>
    <w:rsid w:val="00340316"/>
    <w:rsid w:val="003405CF"/>
    <w:rsid w:val="00347AFD"/>
    <w:rsid w:val="00356436"/>
    <w:rsid w:val="003646AE"/>
    <w:rsid w:val="00367A80"/>
    <w:rsid w:val="00367C32"/>
    <w:rsid w:val="003722AA"/>
    <w:rsid w:val="00375F5E"/>
    <w:rsid w:val="00394659"/>
    <w:rsid w:val="003A69A9"/>
    <w:rsid w:val="003B0E38"/>
    <w:rsid w:val="003B6374"/>
    <w:rsid w:val="003C10AF"/>
    <w:rsid w:val="003C3C16"/>
    <w:rsid w:val="003C5C4F"/>
    <w:rsid w:val="003D0387"/>
    <w:rsid w:val="003F1EE6"/>
    <w:rsid w:val="00403828"/>
    <w:rsid w:val="004071A0"/>
    <w:rsid w:val="004253A8"/>
    <w:rsid w:val="004272A5"/>
    <w:rsid w:val="0043288A"/>
    <w:rsid w:val="00432ED9"/>
    <w:rsid w:val="004465D7"/>
    <w:rsid w:val="004467C8"/>
    <w:rsid w:val="004500B3"/>
    <w:rsid w:val="00461A6A"/>
    <w:rsid w:val="004646FA"/>
    <w:rsid w:val="00470114"/>
    <w:rsid w:val="004716F0"/>
    <w:rsid w:val="004839D2"/>
    <w:rsid w:val="00490400"/>
    <w:rsid w:val="004A0D6E"/>
    <w:rsid w:val="004B6F36"/>
    <w:rsid w:val="004B7D6B"/>
    <w:rsid w:val="004C3BD6"/>
    <w:rsid w:val="004C5F83"/>
    <w:rsid w:val="004D1661"/>
    <w:rsid w:val="004D4B20"/>
    <w:rsid w:val="004D5B46"/>
    <w:rsid w:val="004D6E1A"/>
    <w:rsid w:val="005010A8"/>
    <w:rsid w:val="00503AC3"/>
    <w:rsid w:val="005103C1"/>
    <w:rsid w:val="00520989"/>
    <w:rsid w:val="00533563"/>
    <w:rsid w:val="005545A1"/>
    <w:rsid w:val="005604C4"/>
    <w:rsid w:val="00560713"/>
    <w:rsid w:val="005660EA"/>
    <w:rsid w:val="00566202"/>
    <w:rsid w:val="00566E1C"/>
    <w:rsid w:val="00573BE4"/>
    <w:rsid w:val="00590549"/>
    <w:rsid w:val="00597E60"/>
    <w:rsid w:val="005A5300"/>
    <w:rsid w:val="005B0C11"/>
    <w:rsid w:val="005B7DAF"/>
    <w:rsid w:val="005C21F2"/>
    <w:rsid w:val="005C338B"/>
    <w:rsid w:val="005C45F3"/>
    <w:rsid w:val="005C619C"/>
    <w:rsid w:val="005C6664"/>
    <w:rsid w:val="005D30E7"/>
    <w:rsid w:val="005E1588"/>
    <w:rsid w:val="005F6BF1"/>
    <w:rsid w:val="00615D83"/>
    <w:rsid w:val="0062450D"/>
    <w:rsid w:val="006245CA"/>
    <w:rsid w:val="00637C42"/>
    <w:rsid w:val="00646AE7"/>
    <w:rsid w:val="00647652"/>
    <w:rsid w:val="00651FE6"/>
    <w:rsid w:val="00660F5D"/>
    <w:rsid w:val="00667765"/>
    <w:rsid w:val="00673548"/>
    <w:rsid w:val="00686B2F"/>
    <w:rsid w:val="00694209"/>
    <w:rsid w:val="006A10BE"/>
    <w:rsid w:val="006C0AC7"/>
    <w:rsid w:val="006D4602"/>
    <w:rsid w:val="006E1F2B"/>
    <w:rsid w:val="006E33D2"/>
    <w:rsid w:val="006E6064"/>
    <w:rsid w:val="006F28B2"/>
    <w:rsid w:val="006F6971"/>
    <w:rsid w:val="006F6EBC"/>
    <w:rsid w:val="00710FE5"/>
    <w:rsid w:val="00711A8C"/>
    <w:rsid w:val="00723B5F"/>
    <w:rsid w:val="00731AB5"/>
    <w:rsid w:val="0074091B"/>
    <w:rsid w:val="00753D11"/>
    <w:rsid w:val="00760941"/>
    <w:rsid w:val="00764DED"/>
    <w:rsid w:val="007656F6"/>
    <w:rsid w:val="00772531"/>
    <w:rsid w:val="00776A35"/>
    <w:rsid w:val="00786C01"/>
    <w:rsid w:val="007877CA"/>
    <w:rsid w:val="007A3E6B"/>
    <w:rsid w:val="007A458C"/>
    <w:rsid w:val="007B6730"/>
    <w:rsid w:val="007D66DD"/>
    <w:rsid w:val="007F785C"/>
    <w:rsid w:val="00803806"/>
    <w:rsid w:val="00806867"/>
    <w:rsid w:val="00806FDA"/>
    <w:rsid w:val="008121CF"/>
    <w:rsid w:val="00822111"/>
    <w:rsid w:val="00825BD0"/>
    <w:rsid w:val="00826861"/>
    <w:rsid w:val="00826B0B"/>
    <w:rsid w:val="00843A98"/>
    <w:rsid w:val="00846948"/>
    <w:rsid w:val="00847450"/>
    <w:rsid w:val="00855F63"/>
    <w:rsid w:val="008834F2"/>
    <w:rsid w:val="00896813"/>
    <w:rsid w:val="00897A2C"/>
    <w:rsid w:val="00897E71"/>
    <w:rsid w:val="008A6B89"/>
    <w:rsid w:val="008B282F"/>
    <w:rsid w:val="008B376B"/>
    <w:rsid w:val="008D550D"/>
    <w:rsid w:val="008F30C1"/>
    <w:rsid w:val="008F703F"/>
    <w:rsid w:val="00902574"/>
    <w:rsid w:val="00903E1E"/>
    <w:rsid w:val="009377B0"/>
    <w:rsid w:val="00954742"/>
    <w:rsid w:val="009550D5"/>
    <w:rsid w:val="009604B8"/>
    <w:rsid w:val="00962148"/>
    <w:rsid w:val="009700DE"/>
    <w:rsid w:val="00984FAB"/>
    <w:rsid w:val="009866B1"/>
    <w:rsid w:val="0099119D"/>
    <w:rsid w:val="00996ED2"/>
    <w:rsid w:val="009A0CCD"/>
    <w:rsid w:val="009A178D"/>
    <w:rsid w:val="009B702A"/>
    <w:rsid w:val="009B7AE9"/>
    <w:rsid w:val="009E283F"/>
    <w:rsid w:val="009E670C"/>
    <w:rsid w:val="009F3A87"/>
    <w:rsid w:val="00A10463"/>
    <w:rsid w:val="00A12C72"/>
    <w:rsid w:val="00A16110"/>
    <w:rsid w:val="00A203D0"/>
    <w:rsid w:val="00A534BB"/>
    <w:rsid w:val="00A537AD"/>
    <w:rsid w:val="00A5744F"/>
    <w:rsid w:val="00A92F23"/>
    <w:rsid w:val="00A962FB"/>
    <w:rsid w:val="00A97ACD"/>
    <w:rsid w:val="00AA0B2F"/>
    <w:rsid w:val="00AD16DB"/>
    <w:rsid w:val="00AD428C"/>
    <w:rsid w:val="00AE5121"/>
    <w:rsid w:val="00B02185"/>
    <w:rsid w:val="00B11750"/>
    <w:rsid w:val="00B13E01"/>
    <w:rsid w:val="00B1539A"/>
    <w:rsid w:val="00B22436"/>
    <w:rsid w:val="00B4127F"/>
    <w:rsid w:val="00B45702"/>
    <w:rsid w:val="00B5678B"/>
    <w:rsid w:val="00B63E85"/>
    <w:rsid w:val="00B6717B"/>
    <w:rsid w:val="00B75897"/>
    <w:rsid w:val="00BA4C51"/>
    <w:rsid w:val="00BB1556"/>
    <w:rsid w:val="00BB1712"/>
    <w:rsid w:val="00BD130B"/>
    <w:rsid w:val="00BF0A1F"/>
    <w:rsid w:val="00BF1F9C"/>
    <w:rsid w:val="00BF45FF"/>
    <w:rsid w:val="00BF51FD"/>
    <w:rsid w:val="00C03A9C"/>
    <w:rsid w:val="00C04674"/>
    <w:rsid w:val="00C24F4A"/>
    <w:rsid w:val="00C5477E"/>
    <w:rsid w:val="00C715A2"/>
    <w:rsid w:val="00C73C90"/>
    <w:rsid w:val="00C749AB"/>
    <w:rsid w:val="00C81A2D"/>
    <w:rsid w:val="00C90AB7"/>
    <w:rsid w:val="00CB5CD0"/>
    <w:rsid w:val="00CD3F43"/>
    <w:rsid w:val="00CD7987"/>
    <w:rsid w:val="00CE407E"/>
    <w:rsid w:val="00CF11E6"/>
    <w:rsid w:val="00CF5B56"/>
    <w:rsid w:val="00D0342C"/>
    <w:rsid w:val="00D20344"/>
    <w:rsid w:val="00D40AD8"/>
    <w:rsid w:val="00D43C90"/>
    <w:rsid w:val="00D551E2"/>
    <w:rsid w:val="00D55C88"/>
    <w:rsid w:val="00D56767"/>
    <w:rsid w:val="00D605DA"/>
    <w:rsid w:val="00D71F0D"/>
    <w:rsid w:val="00D866A4"/>
    <w:rsid w:val="00D90D94"/>
    <w:rsid w:val="00D954C9"/>
    <w:rsid w:val="00DA2E0E"/>
    <w:rsid w:val="00DA6119"/>
    <w:rsid w:val="00DB2A07"/>
    <w:rsid w:val="00DB5960"/>
    <w:rsid w:val="00DB776F"/>
    <w:rsid w:val="00DD37D7"/>
    <w:rsid w:val="00DD5B38"/>
    <w:rsid w:val="00DE07AC"/>
    <w:rsid w:val="00DE0B7D"/>
    <w:rsid w:val="00DF6313"/>
    <w:rsid w:val="00DF6B9D"/>
    <w:rsid w:val="00DF7ED2"/>
    <w:rsid w:val="00E12FB9"/>
    <w:rsid w:val="00E22EDA"/>
    <w:rsid w:val="00E31D02"/>
    <w:rsid w:val="00E4788F"/>
    <w:rsid w:val="00E534F8"/>
    <w:rsid w:val="00E6347C"/>
    <w:rsid w:val="00E67AA3"/>
    <w:rsid w:val="00E80AC4"/>
    <w:rsid w:val="00E82005"/>
    <w:rsid w:val="00E83D02"/>
    <w:rsid w:val="00E90C73"/>
    <w:rsid w:val="00E92330"/>
    <w:rsid w:val="00E93BFF"/>
    <w:rsid w:val="00EA3346"/>
    <w:rsid w:val="00EA494B"/>
    <w:rsid w:val="00EB0257"/>
    <w:rsid w:val="00EB74AC"/>
    <w:rsid w:val="00EC41FD"/>
    <w:rsid w:val="00EC6569"/>
    <w:rsid w:val="00ED1E42"/>
    <w:rsid w:val="00EF367D"/>
    <w:rsid w:val="00EF6421"/>
    <w:rsid w:val="00EF7F73"/>
    <w:rsid w:val="00F04033"/>
    <w:rsid w:val="00F100EE"/>
    <w:rsid w:val="00F1568F"/>
    <w:rsid w:val="00F22076"/>
    <w:rsid w:val="00F30690"/>
    <w:rsid w:val="00F4363E"/>
    <w:rsid w:val="00F52D36"/>
    <w:rsid w:val="00F576B7"/>
    <w:rsid w:val="00F61207"/>
    <w:rsid w:val="00F9065F"/>
    <w:rsid w:val="00FA0429"/>
    <w:rsid w:val="00FA066F"/>
    <w:rsid w:val="00FA078C"/>
    <w:rsid w:val="00FA1A29"/>
    <w:rsid w:val="00FA32F3"/>
    <w:rsid w:val="00FB19D2"/>
    <w:rsid w:val="00FB3797"/>
    <w:rsid w:val="00FB5891"/>
    <w:rsid w:val="00FB74D7"/>
    <w:rsid w:val="00FC3ED1"/>
    <w:rsid w:val="00FC577C"/>
    <w:rsid w:val="00FD132F"/>
    <w:rsid w:val="00FD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26CC"/>
  <w15:docId w15:val="{91384AB9-BDD5-44B4-941E-006D8BA9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5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6">
    <w:name w:val="表格文字"/>
    <w:qFormat/>
    <w:rsid w:val="00DD37D7"/>
  </w:style>
  <w:style w:type="paragraph" w:styleId="a7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272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272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a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37C4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637C42"/>
    <w:rPr>
      <w:sz w:val="3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37C4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37C42"/>
    <w:rPr>
      <w:b/>
      <w:bCs/>
      <w:sz w:val="32"/>
    </w:rPr>
  </w:style>
  <w:style w:type="paragraph" w:styleId="af0">
    <w:name w:val="Revision"/>
    <w:hidden/>
    <w:uiPriority w:val="99"/>
    <w:semiHidden/>
    <w:rsid w:val="00637C42"/>
    <w:rPr>
      <w:sz w:val="32"/>
    </w:rPr>
  </w:style>
  <w:style w:type="paragraph" w:styleId="af1">
    <w:name w:val="header"/>
    <w:basedOn w:val="a"/>
    <w:link w:val="af2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93BFF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styleId="4-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1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64DED"/>
  </w:style>
  <w:style w:type="paragraph" w:styleId="21">
    <w:name w:val="toc 2"/>
    <w:basedOn w:val="a"/>
    <w:next w:val="a"/>
    <w:autoRedefine/>
    <w:uiPriority w:val="39"/>
    <w:unhideWhenUsed/>
    <w:rsid w:val="00764DE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64DED"/>
    <w:pPr>
      <w:ind w:leftChars="400" w:left="840"/>
    </w:pPr>
  </w:style>
  <w:style w:type="character" w:styleId="af5">
    <w:name w:val="Hyperlink"/>
    <w:basedOn w:val="a0"/>
    <w:uiPriority w:val="99"/>
    <w:unhideWhenUsed/>
    <w:rsid w:val="00764D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1FA32-D9BB-4F27-AC76-3D18307FA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29</Pages>
  <Words>1876</Words>
  <Characters>10697</Characters>
  <Application>Microsoft Office Word</Application>
  <DocSecurity>0</DocSecurity>
  <Lines>89</Lines>
  <Paragraphs>25</Paragraphs>
  <ScaleCrop>false</ScaleCrop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Carvel</dc:creator>
  <cp:lastModifiedBy>think</cp:lastModifiedBy>
  <cp:revision>167</cp:revision>
  <dcterms:created xsi:type="dcterms:W3CDTF">2017-02-10T10:59:00Z</dcterms:created>
  <dcterms:modified xsi:type="dcterms:W3CDTF">2017-02-18T15:14:00Z</dcterms:modified>
</cp:coreProperties>
</file>