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0533B12" w14:textId="77777777" w:rsidR="00764DED" w:rsidRDefault="00764DED">
      <w:pPr>
        <w:pStyle w:val="a3"/>
        <w:spacing w:before="0" w:after="0" w:line="560" w:lineRule="exact"/>
        <w:rPr>
          <w:ins w:id="0" w:author="think" w:date="2017-02-12T22:46:00Z"/>
        </w:rPr>
        <w:pPrChange w:id="1" w:author="think" w:date="2017-02-12T16:26:00Z">
          <w:pPr>
            <w:pStyle w:val="a3"/>
          </w:pPr>
        </w:pPrChange>
      </w:pPr>
    </w:p>
    <w:p w14:paraId="255DC1D6" w14:textId="77777777" w:rsidR="00764DED" w:rsidRDefault="00764DED">
      <w:pPr>
        <w:pStyle w:val="a3"/>
        <w:spacing w:before="0" w:after="0" w:line="560" w:lineRule="exact"/>
        <w:rPr>
          <w:ins w:id="2" w:author="think" w:date="2017-02-12T22:46:00Z"/>
        </w:rPr>
        <w:pPrChange w:id="3" w:author="think" w:date="2017-02-12T16:26:00Z">
          <w:pPr>
            <w:pStyle w:val="a3"/>
          </w:pPr>
        </w:pPrChange>
      </w:pPr>
    </w:p>
    <w:p w14:paraId="31A3F6FC" w14:textId="77777777" w:rsidR="00764DED" w:rsidRDefault="00764DED">
      <w:pPr>
        <w:pStyle w:val="a3"/>
        <w:spacing w:before="0" w:after="0" w:line="560" w:lineRule="exact"/>
        <w:rPr>
          <w:ins w:id="4" w:author="think" w:date="2017-02-12T22:46:00Z"/>
        </w:rPr>
        <w:pPrChange w:id="5" w:author="think" w:date="2017-02-12T16:26:00Z">
          <w:pPr>
            <w:pStyle w:val="a3"/>
          </w:pPr>
        </w:pPrChange>
      </w:pPr>
    </w:p>
    <w:p w14:paraId="0DF0901E" w14:textId="77777777" w:rsidR="00764DED" w:rsidRDefault="00764DED">
      <w:pPr>
        <w:pStyle w:val="a3"/>
        <w:spacing w:before="0" w:after="0" w:line="560" w:lineRule="exact"/>
        <w:rPr>
          <w:ins w:id="6" w:author="think" w:date="2017-02-12T22:46:00Z"/>
        </w:rPr>
        <w:pPrChange w:id="7" w:author="think" w:date="2017-02-12T16:26:00Z">
          <w:pPr>
            <w:pStyle w:val="a3"/>
          </w:pPr>
        </w:pPrChange>
      </w:pPr>
    </w:p>
    <w:p w14:paraId="18ACB6C9" w14:textId="7A46EC9F" w:rsidR="009866B1" w:rsidRDefault="009866B1">
      <w:pPr>
        <w:pStyle w:val="a3"/>
        <w:spacing w:before="0" w:after="0" w:line="560" w:lineRule="exact"/>
        <w:pPrChange w:id="8" w:author="think" w:date="2017-02-12T16:26:00Z">
          <w:pPr>
            <w:pStyle w:val="a3"/>
          </w:pPr>
        </w:pPrChange>
      </w:pPr>
      <w:bookmarkStart w:id="9" w:name="_Toc474703280"/>
      <w:r>
        <w:rPr>
          <w:rFonts w:hint="eastAsia"/>
        </w:rPr>
        <w:t>银码通二维码支付平台功能需求说明书</w:t>
      </w:r>
      <w:bookmarkEnd w:id="9"/>
    </w:p>
    <w:p w14:paraId="34ECEACD" w14:textId="0E80BAD3" w:rsidR="00764DED" w:rsidRDefault="00764DED">
      <w:pPr>
        <w:widowControl/>
        <w:jc w:val="left"/>
        <w:rPr>
          <w:ins w:id="10" w:author="think" w:date="2017-02-12T22:46:00Z"/>
        </w:rPr>
      </w:pPr>
      <w:ins w:id="11" w:author="think" w:date="2017-02-12T22:46:00Z">
        <w:r>
          <w:br w:type="page"/>
        </w:r>
      </w:ins>
    </w:p>
    <w:p w14:paraId="7B8BF7E8" w14:textId="156C20B5" w:rsidR="00764DED" w:rsidRDefault="00764DED">
      <w:pPr>
        <w:pStyle w:val="a3"/>
        <w:rPr>
          <w:ins w:id="12" w:author="think" w:date="2017-02-12T22:47:00Z"/>
        </w:rPr>
        <w:pPrChange w:id="13" w:author="think" w:date="2017-02-12T22:47:00Z">
          <w:pPr>
            <w:widowControl/>
            <w:jc w:val="left"/>
          </w:pPr>
        </w:pPrChange>
      </w:pPr>
      <w:bookmarkStart w:id="14" w:name="_Toc474703281"/>
      <w:ins w:id="15" w:author="think" w:date="2017-02-12T22:47:00Z">
        <w:r>
          <w:rPr>
            <w:rFonts w:hint="eastAsia"/>
          </w:rPr>
          <w:lastRenderedPageBreak/>
          <w:t>修订记录</w:t>
        </w:r>
        <w:bookmarkEnd w:id="14"/>
      </w:ins>
    </w:p>
    <w:tbl>
      <w:tblPr>
        <w:tblStyle w:val="41"/>
        <w:tblW w:w="5000" w:type="pct"/>
        <w:tblLook w:val="04A0" w:firstRow="1" w:lastRow="0" w:firstColumn="1" w:lastColumn="0" w:noHBand="0" w:noVBand="1"/>
        <w:tblPrChange w:id="16" w:author="think" w:date="2017-02-12T22:49:00Z">
          <w:tblPr>
            <w:tblStyle w:val="41"/>
            <w:tblW w:w="5000" w:type="pct"/>
            <w:tblLook w:val="04A0" w:firstRow="1" w:lastRow="0" w:firstColumn="1" w:lastColumn="0" w:noHBand="0" w:noVBand="1"/>
          </w:tblPr>
        </w:tblPrChange>
      </w:tblPr>
      <w:tblGrid>
        <w:gridCol w:w="2074"/>
        <w:gridCol w:w="2074"/>
        <w:gridCol w:w="2074"/>
        <w:gridCol w:w="2074"/>
        <w:tblGridChange w:id="17">
          <w:tblGrid>
            <w:gridCol w:w="2766"/>
            <w:gridCol w:w="2766"/>
            <w:gridCol w:w="2764"/>
            <w:gridCol w:w="2764"/>
          </w:tblGrid>
        </w:tblGridChange>
      </w:tblGrid>
      <w:tr w:rsidR="00764DED" w:rsidRPr="00764DED" w14:paraId="57160A51" w14:textId="285B65A8" w:rsidTr="00764D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ins w:id="18" w:author="think" w:date="2017-02-12T22:47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tcPrChange w:id="19" w:author="think" w:date="2017-02-12T22:49:00Z">
              <w:tcPr>
                <w:tcW w:w="1667" w:type="pct"/>
              </w:tcPr>
            </w:tcPrChange>
          </w:tcPr>
          <w:p w14:paraId="26D8D7F3" w14:textId="6E347DBB" w:rsidR="00764DED" w:rsidRPr="00764DED" w:rsidRDefault="00764DED" w:rsidP="00764DED">
            <w:pPr>
              <w:cnfStyle w:val="101000000000" w:firstRow="1" w:lastRow="0" w:firstColumn="1" w:lastColumn="0" w:oddVBand="0" w:evenVBand="0" w:oddHBand="0" w:evenHBand="0" w:firstRowFirstColumn="0" w:firstRowLastColumn="0" w:lastRowFirstColumn="0" w:lastRowLastColumn="0"/>
              <w:rPr>
                <w:ins w:id="20" w:author="think" w:date="2017-02-12T22:47:00Z"/>
                <w:sz w:val="21"/>
                <w:szCs w:val="21"/>
                <w:rPrChange w:id="21" w:author="think" w:date="2017-02-12T22:50:00Z">
                  <w:rPr>
                    <w:ins w:id="22" w:author="think" w:date="2017-02-12T22:47:00Z"/>
                  </w:rPr>
                </w:rPrChange>
              </w:rPr>
            </w:pPr>
            <w:ins w:id="23" w:author="think" w:date="2017-02-12T22:47:00Z">
              <w:r w:rsidRPr="00764DED">
                <w:rPr>
                  <w:rFonts w:hint="eastAsia"/>
                  <w:sz w:val="21"/>
                  <w:szCs w:val="21"/>
                  <w:rPrChange w:id="24" w:author="think" w:date="2017-02-12T22:50:00Z">
                    <w:rPr>
                      <w:rFonts w:hint="eastAsia"/>
                    </w:rPr>
                  </w:rPrChange>
                </w:rPr>
                <w:t>修订日期</w:t>
              </w:r>
            </w:ins>
          </w:p>
        </w:tc>
        <w:tc>
          <w:tcPr>
            <w:tcW w:w="1250" w:type="pct"/>
            <w:tcPrChange w:id="25" w:author="think" w:date="2017-02-12T22:49:00Z">
              <w:tcPr>
                <w:tcW w:w="1667" w:type="pct"/>
              </w:tcPr>
            </w:tcPrChange>
          </w:tcPr>
          <w:p w14:paraId="67E13CCC" w14:textId="66B583BD" w:rsidR="00764DED" w:rsidRPr="00764DED" w:rsidRDefault="00764DED" w:rsidP="00764DE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26" w:author="think" w:date="2017-02-12T22:47:00Z"/>
                <w:sz w:val="21"/>
                <w:szCs w:val="21"/>
                <w:rPrChange w:id="27" w:author="think" w:date="2017-02-12T22:50:00Z">
                  <w:rPr>
                    <w:ins w:id="28" w:author="think" w:date="2017-02-12T22:47:00Z"/>
                  </w:rPr>
                </w:rPrChange>
              </w:rPr>
            </w:pPr>
            <w:ins w:id="29" w:author="think" w:date="2017-02-12T22:47:00Z">
              <w:r w:rsidRPr="00764DED">
                <w:rPr>
                  <w:rFonts w:hint="eastAsia"/>
                  <w:sz w:val="21"/>
                  <w:szCs w:val="21"/>
                  <w:rPrChange w:id="30" w:author="think" w:date="2017-02-12T22:50:00Z">
                    <w:rPr>
                      <w:rFonts w:hint="eastAsia"/>
                    </w:rPr>
                  </w:rPrChange>
                </w:rPr>
                <w:t>修</w:t>
              </w:r>
            </w:ins>
            <w:ins w:id="31" w:author="think" w:date="2017-02-12T22:48:00Z">
              <w:r w:rsidRPr="00764DED">
                <w:rPr>
                  <w:rFonts w:hint="eastAsia"/>
                  <w:sz w:val="21"/>
                  <w:szCs w:val="21"/>
                  <w:rPrChange w:id="32" w:author="think" w:date="2017-02-12T22:50:00Z">
                    <w:rPr>
                      <w:rFonts w:hint="eastAsia"/>
                    </w:rPr>
                  </w:rPrChange>
                </w:rPr>
                <w:t>订者</w:t>
              </w:r>
            </w:ins>
          </w:p>
        </w:tc>
        <w:tc>
          <w:tcPr>
            <w:tcW w:w="1250" w:type="pct"/>
            <w:tcPrChange w:id="33" w:author="think" w:date="2017-02-12T22:49:00Z">
              <w:tcPr>
                <w:tcW w:w="1667" w:type="pct"/>
              </w:tcPr>
            </w:tcPrChange>
          </w:tcPr>
          <w:p w14:paraId="46E64ECD" w14:textId="366D02D4" w:rsidR="00764DED" w:rsidRPr="00764DED" w:rsidRDefault="00764DED" w:rsidP="00764DE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34" w:author="think" w:date="2017-02-12T22:47:00Z"/>
                <w:sz w:val="21"/>
                <w:szCs w:val="21"/>
                <w:rPrChange w:id="35" w:author="think" w:date="2017-02-12T22:50:00Z">
                  <w:rPr>
                    <w:ins w:id="36" w:author="think" w:date="2017-02-12T22:47:00Z"/>
                  </w:rPr>
                </w:rPrChange>
              </w:rPr>
            </w:pPr>
            <w:ins w:id="37" w:author="think" w:date="2017-02-12T22:47:00Z">
              <w:r w:rsidRPr="00764DED">
                <w:rPr>
                  <w:rFonts w:hint="eastAsia"/>
                  <w:sz w:val="21"/>
                  <w:szCs w:val="21"/>
                  <w:rPrChange w:id="38" w:author="think" w:date="2017-02-12T22:50:00Z">
                    <w:rPr>
                      <w:rFonts w:hint="eastAsia"/>
                    </w:rPr>
                  </w:rPrChange>
                </w:rPr>
                <w:t>修</w:t>
              </w:r>
            </w:ins>
            <w:ins w:id="39" w:author="think" w:date="2017-02-12T22:48:00Z">
              <w:r w:rsidRPr="00764DED">
                <w:rPr>
                  <w:rFonts w:hint="eastAsia"/>
                  <w:sz w:val="21"/>
                  <w:szCs w:val="21"/>
                  <w:rPrChange w:id="40" w:author="think" w:date="2017-02-12T22:50:00Z">
                    <w:rPr>
                      <w:rFonts w:hint="eastAsia"/>
                    </w:rPr>
                  </w:rPrChange>
                </w:rPr>
                <w:t>订事项</w:t>
              </w:r>
            </w:ins>
          </w:p>
        </w:tc>
        <w:tc>
          <w:tcPr>
            <w:tcW w:w="1250" w:type="pct"/>
            <w:tcPrChange w:id="41" w:author="think" w:date="2017-02-12T22:49:00Z">
              <w:tcPr>
                <w:tcW w:w="1" w:type="pct"/>
              </w:tcPr>
            </w:tcPrChange>
          </w:tcPr>
          <w:p w14:paraId="5557A211" w14:textId="72583E78" w:rsidR="00764DED" w:rsidRPr="00764DED" w:rsidRDefault="00764DED" w:rsidP="00764DE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42" w:author="think" w:date="2017-02-12T22:49:00Z"/>
                <w:sz w:val="21"/>
                <w:szCs w:val="21"/>
                <w:rPrChange w:id="43" w:author="think" w:date="2017-02-12T22:50:00Z">
                  <w:rPr>
                    <w:ins w:id="44" w:author="think" w:date="2017-02-12T22:49:00Z"/>
                  </w:rPr>
                </w:rPrChange>
              </w:rPr>
            </w:pPr>
            <w:ins w:id="45" w:author="think" w:date="2017-02-12T22:49:00Z">
              <w:r w:rsidRPr="00764DED">
                <w:rPr>
                  <w:rFonts w:hint="eastAsia"/>
                  <w:sz w:val="21"/>
                  <w:szCs w:val="21"/>
                  <w:rPrChange w:id="46" w:author="think" w:date="2017-02-12T22:50:00Z">
                    <w:rPr>
                      <w:rFonts w:hint="eastAsia"/>
                    </w:rPr>
                  </w:rPrChange>
                </w:rPr>
                <w:t>版本</w:t>
              </w:r>
            </w:ins>
          </w:p>
        </w:tc>
      </w:tr>
      <w:tr w:rsidR="00764DED" w:rsidRPr="00764DED" w14:paraId="0843C6E4" w14:textId="1DF13D52" w:rsidTr="00764D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47" w:author="think" w:date="2017-02-12T22:47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tcPrChange w:id="48" w:author="think" w:date="2017-02-12T22:49:00Z">
              <w:tcPr>
                <w:tcW w:w="1667" w:type="pct"/>
              </w:tcPr>
            </w:tcPrChange>
          </w:tcPr>
          <w:p w14:paraId="0396B932" w14:textId="036D8BA9" w:rsidR="00764DED" w:rsidRPr="00764DED" w:rsidRDefault="00764DED" w:rsidP="00764DED">
            <w:pPr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ins w:id="49" w:author="think" w:date="2017-02-12T22:47:00Z"/>
                <w:sz w:val="21"/>
                <w:szCs w:val="21"/>
                <w:rPrChange w:id="50" w:author="think" w:date="2017-02-12T22:50:00Z">
                  <w:rPr>
                    <w:ins w:id="51" w:author="think" w:date="2017-02-12T22:47:00Z"/>
                  </w:rPr>
                </w:rPrChange>
              </w:rPr>
            </w:pPr>
            <w:ins w:id="52" w:author="think" w:date="2017-02-12T22:48:00Z">
              <w:r w:rsidRPr="00764DED">
                <w:rPr>
                  <w:sz w:val="21"/>
                  <w:szCs w:val="21"/>
                  <w:rPrChange w:id="53" w:author="think" w:date="2017-02-12T22:50:00Z">
                    <w:rPr/>
                  </w:rPrChange>
                </w:rPr>
                <w:t>2017-</w:t>
              </w:r>
            </w:ins>
          </w:p>
        </w:tc>
        <w:tc>
          <w:tcPr>
            <w:tcW w:w="1250" w:type="pct"/>
            <w:tcPrChange w:id="54" w:author="think" w:date="2017-02-12T22:49:00Z">
              <w:tcPr>
                <w:tcW w:w="1667" w:type="pct"/>
              </w:tcPr>
            </w:tcPrChange>
          </w:tcPr>
          <w:p w14:paraId="484B58A1" w14:textId="77777777" w:rsidR="00764DED" w:rsidRPr="00764DED" w:rsidRDefault="00764DED" w:rsidP="00764D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55" w:author="think" w:date="2017-02-12T22:47:00Z"/>
                <w:sz w:val="21"/>
                <w:szCs w:val="21"/>
                <w:rPrChange w:id="56" w:author="think" w:date="2017-02-12T22:50:00Z">
                  <w:rPr>
                    <w:ins w:id="57" w:author="think" w:date="2017-02-12T22:47:00Z"/>
                  </w:rPr>
                </w:rPrChange>
              </w:rPr>
            </w:pPr>
          </w:p>
        </w:tc>
        <w:tc>
          <w:tcPr>
            <w:tcW w:w="1250" w:type="pct"/>
            <w:tcPrChange w:id="58" w:author="think" w:date="2017-02-12T22:49:00Z">
              <w:tcPr>
                <w:tcW w:w="1667" w:type="pct"/>
              </w:tcPr>
            </w:tcPrChange>
          </w:tcPr>
          <w:p w14:paraId="0D93EB70" w14:textId="314FFF75" w:rsidR="00764DED" w:rsidRPr="00764DED" w:rsidRDefault="00764DED" w:rsidP="00764D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59" w:author="think" w:date="2017-02-12T22:47:00Z"/>
                <w:sz w:val="21"/>
                <w:szCs w:val="21"/>
                <w:rPrChange w:id="60" w:author="think" w:date="2017-02-12T22:50:00Z">
                  <w:rPr>
                    <w:ins w:id="61" w:author="think" w:date="2017-02-12T22:47:00Z"/>
                  </w:rPr>
                </w:rPrChange>
              </w:rPr>
            </w:pPr>
            <w:ins w:id="62" w:author="think" w:date="2017-02-12T22:49:00Z">
              <w:r w:rsidRPr="00764DED">
                <w:rPr>
                  <w:rFonts w:hint="eastAsia"/>
                  <w:sz w:val="21"/>
                  <w:szCs w:val="21"/>
                  <w:rPrChange w:id="63" w:author="think" w:date="2017-02-12T22:50:00Z">
                    <w:rPr>
                      <w:rFonts w:hint="eastAsia"/>
                    </w:rPr>
                  </w:rPrChange>
                </w:rPr>
                <w:t>初稿</w:t>
              </w:r>
            </w:ins>
          </w:p>
        </w:tc>
        <w:tc>
          <w:tcPr>
            <w:tcW w:w="1250" w:type="pct"/>
            <w:tcPrChange w:id="64" w:author="think" w:date="2017-02-12T22:49:00Z">
              <w:tcPr>
                <w:tcW w:w="1" w:type="pct"/>
              </w:tcPr>
            </w:tcPrChange>
          </w:tcPr>
          <w:p w14:paraId="4ACA2FC8" w14:textId="79FAEE15" w:rsidR="00764DED" w:rsidRPr="00764DED" w:rsidRDefault="00764DED" w:rsidP="00764D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65" w:author="think" w:date="2017-02-12T22:49:00Z"/>
                <w:sz w:val="21"/>
                <w:szCs w:val="21"/>
                <w:rPrChange w:id="66" w:author="think" w:date="2017-02-12T22:50:00Z">
                  <w:rPr>
                    <w:ins w:id="67" w:author="think" w:date="2017-02-12T22:49:00Z"/>
                  </w:rPr>
                </w:rPrChange>
              </w:rPr>
            </w:pPr>
            <w:ins w:id="68" w:author="think" w:date="2017-02-12T22:49:00Z">
              <w:r w:rsidRPr="00764DED">
                <w:rPr>
                  <w:sz w:val="21"/>
                  <w:szCs w:val="21"/>
                  <w:rPrChange w:id="69" w:author="think" w:date="2017-02-12T22:50:00Z">
                    <w:rPr/>
                  </w:rPrChange>
                </w:rPr>
                <w:t>v1.0.0</w:t>
              </w:r>
            </w:ins>
          </w:p>
        </w:tc>
      </w:tr>
      <w:tr w:rsidR="00764DED" w:rsidRPr="00764DED" w14:paraId="06232C02" w14:textId="4997DFF3" w:rsidTr="00764DED">
        <w:trPr>
          <w:ins w:id="70" w:author="think" w:date="2017-02-12T22:48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tcPrChange w:id="71" w:author="think" w:date="2017-02-12T22:49:00Z">
              <w:tcPr>
                <w:tcW w:w="1667" w:type="pct"/>
              </w:tcPr>
            </w:tcPrChange>
          </w:tcPr>
          <w:p w14:paraId="212314BC" w14:textId="2228DA37" w:rsidR="00764DED" w:rsidRPr="00764DED" w:rsidRDefault="00764DED" w:rsidP="00764DED">
            <w:pPr>
              <w:rPr>
                <w:ins w:id="72" w:author="think" w:date="2017-02-12T22:48:00Z"/>
                <w:sz w:val="21"/>
                <w:szCs w:val="21"/>
                <w:rPrChange w:id="73" w:author="think" w:date="2017-02-12T22:50:00Z">
                  <w:rPr>
                    <w:ins w:id="74" w:author="think" w:date="2017-02-12T22:48:00Z"/>
                  </w:rPr>
                </w:rPrChange>
              </w:rPr>
            </w:pPr>
            <w:ins w:id="75" w:author="think" w:date="2017-02-12T22:49:00Z">
              <w:r w:rsidRPr="00764DED">
                <w:rPr>
                  <w:sz w:val="21"/>
                  <w:szCs w:val="21"/>
                  <w:rPrChange w:id="76" w:author="think" w:date="2017-02-12T22:50:00Z">
                    <w:rPr/>
                  </w:rPrChange>
                </w:rPr>
                <w:t>2017-2-12</w:t>
              </w:r>
            </w:ins>
          </w:p>
        </w:tc>
        <w:tc>
          <w:tcPr>
            <w:tcW w:w="1250" w:type="pct"/>
            <w:tcPrChange w:id="77" w:author="think" w:date="2017-02-12T22:49:00Z">
              <w:tcPr>
                <w:tcW w:w="1667" w:type="pct"/>
              </w:tcPr>
            </w:tcPrChange>
          </w:tcPr>
          <w:p w14:paraId="59DF4018" w14:textId="1A4703E0" w:rsidR="00764DED" w:rsidRPr="00764DED" w:rsidRDefault="00764DED" w:rsidP="00764D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78" w:author="think" w:date="2017-02-12T22:48:00Z"/>
                <w:sz w:val="21"/>
                <w:szCs w:val="21"/>
                <w:rPrChange w:id="79" w:author="think" w:date="2017-02-12T22:50:00Z">
                  <w:rPr>
                    <w:ins w:id="80" w:author="think" w:date="2017-02-12T22:48:00Z"/>
                  </w:rPr>
                </w:rPrChange>
              </w:rPr>
            </w:pPr>
            <w:ins w:id="81" w:author="think" w:date="2017-02-12T22:49:00Z">
              <w:r w:rsidRPr="00764DED">
                <w:rPr>
                  <w:rFonts w:hint="eastAsia"/>
                  <w:sz w:val="21"/>
                  <w:szCs w:val="21"/>
                  <w:rPrChange w:id="82" w:author="think" w:date="2017-02-12T22:50:00Z">
                    <w:rPr>
                      <w:rFonts w:hint="eastAsia"/>
                    </w:rPr>
                  </w:rPrChange>
                </w:rPr>
                <w:t>顾启明</w:t>
              </w:r>
            </w:ins>
          </w:p>
        </w:tc>
        <w:tc>
          <w:tcPr>
            <w:tcW w:w="1250" w:type="pct"/>
            <w:tcPrChange w:id="83" w:author="think" w:date="2017-02-12T22:49:00Z">
              <w:tcPr>
                <w:tcW w:w="1667" w:type="pct"/>
              </w:tcPr>
            </w:tcPrChange>
          </w:tcPr>
          <w:p w14:paraId="67EBECDE" w14:textId="77777777" w:rsidR="00764DED" w:rsidRPr="00764DED" w:rsidRDefault="00764DED" w:rsidP="00764D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84" w:author="think" w:date="2017-02-12T22:50:00Z"/>
                <w:sz w:val="21"/>
                <w:szCs w:val="21"/>
                <w:rPrChange w:id="85" w:author="think" w:date="2017-02-12T22:50:00Z">
                  <w:rPr>
                    <w:ins w:id="86" w:author="think" w:date="2017-02-12T22:50:00Z"/>
                  </w:rPr>
                </w:rPrChange>
              </w:rPr>
            </w:pPr>
            <w:ins w:id="87" w:author="think" w:date="2017-02-12T22:49:00Z">
              <w:r w:rsidRPr="00764DED">
                <w:rPr>
                  <w:rFonts w:hint="eastAsia"/>
                  <w:sz w:val="21"/>
                  <w:szCs w:val="21"/>
                  <w:rPrChange w:id="88" w:author="think" w:date="2017-02-12T22:50:00Z">
                    <w:rPr>
                      <w:rFonts w:hint="eastAsia"/>
                    </w:rPr>
                  </w:rPrChange>
                </w:rPr>
                <w:t>增加业务</w:t>
              </w:r>
            </w:ins>
            <w:ins w:id="89" w:author="think" w:date="2017-02-12T22:50:00Z">
              <w:r w:rsidRPr="00764DED">
                <w:rPr>
                  <w:rFonts w:hint="eastAsia"/>
                  <w:sz w:val="21"/>
                  <w:szCs w:val="21"/>
                  <w:rPrChange w:id="90" w:author="think" w:date="2017-02-12T22:50:00Z">
                    <w:rPr>
                      <w:rFonts w:hint="eastAsia"/>
                    </w:rPr>
                  </w:rPrChange>
                </w:rPr>
                <w:t>场景</w:t>
              </w:r>
            </w:ins>
          </w:p>
          <w:p w14:paraId="3217549A" w14:textId="2BD7A36A" w:rsidR="00764DED" w:rsidRDefault="00DF6B9D" w:rsidP="00764D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91" w:author="think" w:date="2017-02-12T22:53:00Z"/>
                <w:sz w:val="21"/>
                <w:szCs w:val="21"/>
              </w:rPr>
            </w:pPr>
            <w:ins w:id="92" w:author="think" w:date="2017-02-12T22:53:00Z">
              <w:r>
                <w:rPr>
                  <w:rFonts w:hint="eastAsia"/>
                  <w:sz w:val="21"/>
                  <w:szCs w:val="21"/>
                </w:rPr>
                <w:t>添加技术规范</w:t>
              </w:r>
            </w:ins>
          </w:p>
          <w:p w14:paraId="64AAC3B7" w14:textId="36015A64" w:rsidR="00DF6B9D" w:rsidRPr="00764DED" w:rsidRDefault="00DF6B9D" w:rsidP="00764D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93" w:author="think" w:date="2017-02-12T22:48:00Z"/>
                <w:sz w:val="21"/>
                <w:szCs w:val="21"/>
                <w:rPrChange w:id="94" w:author="think" w:date="2017-02-12T22:50:00Z">
                  <w:rPr>
                    <w:ins w:id="95" w:author="think" w:date="2017-02-12T22:48:00Z"/>
                  </w:rPr>
                </w:rPrChange>
              </w:rPr>
            </w:pPr>
            <w:ins w:id="96" w:author="think" w:date="2017-02-12T22:53:00Z">
              <w:r>
                <w:rPr>
                  <w:rFonts w:hint="eastAsia"/>
                  <w:sz w:val="21"/>
                  <w:szCs w:val="21"/>
                </w:rPr>
                <w:t>整理数据库表结构</w:t>
              </w:r>
            </w:ins>
          </w:p>
        </w:tc>
        <w:tc>
          <w:tcPr>
            <w:tcW w:w="1250" w:type="pct"/>
            <w:tcPrChange w:id="97" w:author="think" w:date="2017-02-12T22:49:00Z">
              <w:tcPr>
                <w:tcW w:w="1" w:type="pct"/>
              </w:tcPr>
            </w:tcPrChange>
          </w:tcPr>
          <w:p w14:paraId="62775460" w14:textId="5FBE593C" w:rsidR="00764DED" w:rsidRPr="00764DED" w:rsidRDefault="00764DED" w:rsidP="00764D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98" w:author="think" w:date="2017-02-12T22:49:00Z"/>
                <w:sz w:val="21"/>
                <w:szCs w:val="21"/>
                <w:rPrChange w:id="99" w:author="think" w:date="2017-02-12T22:50:00Z">
                  <w:rPr>
                    <w:ins w:id="100" w:author="think" w:date="2017-02-12T22:49:00Z"/>
                  </w:rPr>
                </w:rPrChange>
              </w:rPr>
            </w:pPr>
            <w:ins w:id="101" w:author="think" w:date="2017-02-12T22:49:00Z">
              <w:r w:rsidRPr="00764DED">
                <w:rPr>
                  <w:sz w:val="21"/>
                  <w:szCs w:val="21"/>
                  <w:rPrChange w:id="102" w:author="think" w:date="2017-02-12T22:50:00Z">
                    <w:rPr/>
                  </w:rPrChange>
                </w:rPr>
                <w:t>v1.</w:t>
              </w:r>
            </w:ins>
            <w:ins w:id="103" w:author="think" w:date="2017-02-12T22:54:00Z">
              <w:r w:rsidR="000A5D7A">
                <w:rPr>
                  <w:rFonts w:hint="eastAsia"/>
                  <w:sz w:val="21"/>
                  <w:szCs w:val="21"/>
                </w:rPr>
                <w:t>1</w:t>
              </w:r>
            </w:ins>
            <w:ins w:id="104" w:author="think" w:date="2017-02-12T22:49:00Z">
              <w:r w:rsidRPr="00764DED">
                <w:rPr>
                  <w:sz w:val="21"/>
                  <w:szCs w:val="21"/>
                  <w:rPrChange w:id="105" w:author="think" w:date="2017-02-12T22:50:00Z">
                    <w:rPr/>
                  </w:rPrChange>
                </w:rPr>
                <w:t>.</w:t>
              </w:r>
            </w:ins>
            <w:ins w:id="106" w:author="think" w:date="2017-02-12T22:54:00Z">
              <w:r w:rsidR="000A5D7A">
                <w:rPr>
                  <w:rFonts w:hint="eastAsia"/>
                  <w:sz w:val="21"/>
                  <w:szCs w:val="21"/>
                </w:rPr>
                <w:t>0</w:t>
              </w:r>
            </w:ins>
          </w:p>
        </w:tc>
      </w:tr>
    </w:tbl>
    <w:p w14:paraId="58BA92E0" w14:textId="77777777" w:rsidR="000A31F4" w:rsidRDefault="000A31F4">
      <w:pPr>
        <w:rPr>
          <w:ins w:id="107" w:author="think" w:date="2017-02-12T22:55:00Z"/>
        </w:rPr>
        <w:pPrChange w:id="108" w:author="think" w:date="2017-02-12T22:47:00Z">
          <w:pPr>
            <w:widowControl/>
            <w:jc w:val="left"/>
          </w:pPr>
        </w:pPrChange>
      </w:pPr>
      <w:ins w:id="109" w:author="think" w:date="2017-02-12T22:54:00Z">
        <w:r>
          <w:rPr>
            <w:rFonts w:hint="eastAsia"/>
          </w:rPr>
          <w:t>版本号调整说明：</w:t>
        </w:r>
      </w:ins>
    </w:p>
    <w:p w14:paraId="48535B60" w14:textId="22C629F6" w:rsidR="00764DED" w:rsidRDefault="000A31F4">
      <w:pPr>
        <w:pStyle w:val="a7"/>
        <w:numPr>
          <w:ilvl w:val="0"/>
          <w:numId w:val="12"/>
        </w:numPr>
        <w:ind w:firstLineChars="0"/>
        <w:rPr>
          <w:ins w:id="110" w:author="think" w:date="2017-02-12T22:56:00Z"/>
        </w:rPr>
        <w:pPrChange w:id="111" w:author="think" w:date="2017-02-12T22:56:00Z">
          <w:pPr>
            <w:widowControl/>
            <w:jc w:val="left"/>
          </w:pPr>
        </w:pPrChange>
      </w:pPr>
      <w:ins w:id="112" w:author="think" w:date="2017-02-12T22:54:00Z">
        <w:r>
          <w:rPr>
            <w:rFonts w:hint="eastAsia"/>
          </w:rPr>
          <w:t>修订后版本无法</w:t>
        </w:r>
      </w:ins>
      <w:ins w:id="113" w:author="think" w:date="2017-02-12T22:55:00Z">
        <w:r>
          <w:rPr>
            <w:rFonts w:hint="eastAsia"/>
          </w:rPr>
          <w:t>与之前版本兼容，修改第一个数字，如</w:t>
        </w:r>
        <w:r>
          <w:rPr>
            <w:rFonts w:hint="eastAsia"/>
          </w:rPr>
          <w:t>v1.</w:t>
        </w:r>
      </w:ins>
      <w:ins w:id="114" w:author="think" w:date="2017-02-12T22:57:00Z">
        <w:r w:rsidR="00EB0257">
          <w:t>2</w:t>
        </w:r>
      </w:ins>
      <w:ins w:id="115" w:author="think" w:date="2017-02-12T22:55:00Z">
        <w:r>
          <w:rPr>
            <w:rFonts w:hint="eastAsia"/>
          </w:rPr>
          <w:t>.</w:t>
        </w:r>
      </w:ins>
      <w:ins w:id="116" w:author="think" w:date="2017-02-12T22:57:00Z">
        <w:r w:rsidR="00EB0257">
          <w:t>3</w:t>
        </w:r>
      </w:ins>
      <w:ins w:id="117" w:author="think" w:date="2017-02-12T22:55:00Z">
        <w:r>
          <w:rPr>
            <w:rFonts w:hint="eastAsia"/>
          </w:rPr>
          <w:t>——</w:t>
        </w:r>
        <w:r>
          <w:rPr>
            <w:rFonts w:hint="eastAsia"/>
          </w:rPr>
          <w:t>&gt;v</w:t>
        </w:r>
      </w:ins>
      <w:ins w:id="118" w:author="think" w:date="2017-02-12T22:56:00Z">
        <w:r>
          <w:t>2.0.0</w:t>
        </w:r>
      </w:ins>
    </w:p>
    <w:p w14:paraId="4B072149" w14:textId="74DCDC04" w:rsidR="000A31F4" w:rsidRDefault="000A31F4">
      <w:pPr>
        <w:pStyle w:val="a7"/>
        <w:numPr>
          <w:ilvl w:val="0"/>
          <w:numId w:val="12"/>
        </w:numPr>
        <w:ind w:firstLineChars="0"/>
        <w:rPr>
          <w:ins w:id="119" w:author="think" w:date="2017-02-12T22:56:00Z"/>
        </w:rPr>
        <w:pPrChange w:id="120" w:author="think" w:date="2017-02-12T22:56:00Z">
          <w:pPr>
            <w:widowControl/>
            <w:jc w:val="left"/>
          </w:pPr>
        </w:pPrChange>
      </w:pPr>
      <w:ins w:id="121" w:author="think" w:date="2017-02-12T22:56:00Z">
        <w:r>
          <w:rPr>
            <w:rFonts w:hint="eastAsia"/>
          </w:rPr>
          <w:t>增删改模块内容，修改第二个数字，</w:t>
        </w:r>
        <w:r w:rsidR="00EB0257">
          <w:rPr>
            <w:rFonts w:hint="eastAsia"/>
          </w:rPr>
          <w:t>如</w:t>
        </w:r>
        <w:r w:rsidR="00EB0257">
          <w:rPr>
            <w:rFonts w:hint="eastAsia"/>
          </w:rPr>
          <w:t>v1.</w:t>
        </w:r>
      </w:ins>
      <w:ins w:id="122" w:author="think" w:date="2017-02-12T22:57:00Z">
        <w:r w:rsidR="00EB0257">
          <w:t>2</w:t>
        </w:r>
      </w:ins>
      <w:ins w:id="123" w:author="think" w:date="2017-02-12T22:56:00Z">
        <w:r w:rsidR="00EB0257">
          <w:rPr>
            <w:rFonts w:hint="eastAsia"/>
          </w:rPr>
          <w:t>.</w:t>
        </w:r>
      </w:ins>
      <w:ins w:id="124" w:author="think" w:date="2017-02-12T22:57:00Z">
        <w:r w:rsidR="00EB0257">
          <w:t>3</w:t>
        </w:r>
      </w:ins>
      <w:ins w:id="125" w:author="think" w:date="2017-02-12T22:56:00Z">
        <w:r w:rsidR="00EB0257">
          <w:rPr>
            <w:rFonts w:hint="eastAsia"/>
          </w:rPr>
          <w:t>——</w:t>
        </w:r>
        <w:r w:rsidR="00EB0257">
          <w:rPr>
            <w:rFonts w:hint="eastAsia"/>
          </w:rPr>
          <w:t>&gt;v</w:t>
        </w:r>
      </w:ins>
      <w:ins w:id="126" w:author="think" w:date="2017-02-12T22:57:00Z">
        <w:r w:rsidR="00EB0257">
          <w:t>1</w:t>
        </w:r>
      </w:ins>
      <w:ins w:id="127" w:author="think" w:date="2017-02-12T22:56:00Z">
        <w:r w:rsidR="00EB0257">
          <w:t>.</w:t>
        </w:r>
      </w:ins>
      <w:ins w:id="128" w:author="think" w:date="2017-02-12T22:57:00Z">
        <w:r w:rsidR="00EB0257">
          <w:t>3</w:t>
        </w:r>
      </w:ins>
      <w:ins w:id="129" w:author="think" w:date="2017-02-12T22:56:00Z">
        <w:r w:rsidR="00EB0257">
          <w:t>.0</w:t>
        </w:r>
      </w:ins>
    </w:p>
    <w:p w14:paraId="69417E57" w14:textId="439D2280" w:rsidR="00EB0257" w:rsidRPr="000A31F4" w:rsidRDefault="00EB0257">
      <w:pPr>
        <w:pStyle w:val="a7"/>
        <w:numPr>
          <w:ilvl w:val="0"/>
          <w:numId w:val="12"/>
        </w:numPr>
        <w:ind w:firstLineChars="0"/>
        <w:rPr>
          <w:ins w:id="130" w:author="think" w:date="2017-02-12T22:46:00Z"/>
        </w:rPr>
        <w:pPrChange w:id="131" w:author="think" w:date="2017-02-12T22:56:00Z">
          <w:pPr>
            <w:widowControl/>
            <w:jc w:val="left"/>
          </w:pPr>
        </w:pPrChange>
      </w:pPr>
      <w:ins w:id="132" w:author="think" w:date="2017-02-12T22:56:00Z">
        <w:r>
          <w:rPr>
            <w:rFonts w:hint="eastAsia"/>
          </w:rPr>
          <w:t>修改</w:t>
        </w:r>
        <w:r>
          <w:rPr>
            <w:rFonts w:hint="eastAsia"/>
          </w:rPr>
          <w:t>bug</w:t>
        </w:r>
        <w:r>
          <w:rPr>
            <w:rFonts w:hint="eastAsia"/>
          </w:rPr>
          <w:t>、润色等操作，修改第三个数字，如</w:t>
        </w:r>
        <w:r>
          <w:rPr>
            <w:rFonts w:hint="eastAsia"/>
          </w:rPr>
          <w:t>v1.</w:t>
        </w:r>
      </w:ins>
      <w:ins w:id="133" w:author="think" w:date="2017-02-12T22:57:00Z">
        <w:r>
          <w:t>2</w:t>
        </w:r>
      </w:ins>
      <w:ins w:id="134" w:author="think" w:date="2017-02-12T22:56:00Z">
        <w:r>
          <w:rPr>
            <w:rFonts w:hint="eastAsia"/>
          </w:rPr>
          <w:t>.</w:t>
        </w:r>
      </w:ins>
      <w:ins w:id="135" w:author="think" w:date="2017-02-12T22:57:00Z">
        <w:r>
          <w:t>3</w:t>
        </w:r>
      </w:ins>
      <w:ins w:id="136" w:author="think" w:date="2017-02-12T22:56:00Z">
        <w:r>
          <w:rPr>
            <w:rFonts w:hint="eastAsia"/>
          </w:rPr>
          <w:t>——</w:t>
        </w:r>
        <w:r>
          <w:rPr>
            <w:rFonts w:hint="eastAsia"/>
          </w:rPr>
          <w:t>&gt;v</w:t>
        </w:r>
      </w:ins>
      <w:ins w:id="137" w:author="think" w:date="2017-02-12T22:57:00Z">
        <w:r>
          <w:t>1</w:t>
        </w:r>
      </w:ins>
      <w:ins w:id="138" w:author="think" w:date="2017-02-12T22:56:00Z">
        <w:r>
          <w:t>.</w:t>
        </w:r>
      </w:ins>
      <w:ins w:id="139" w:author="think" w:date="2017-02-12T22:57:00Z">
        <w:r>
          <w:t>2</w:t>
        </w:r>
      </w:ins>
      <w:ins w:id="140" w:author="think" w:date="2017-02-12T22:56:00Z">
        <w:r>
          <w:t>.</w:t>
        </w:r>
      </w:ins>
      <w:ins w:id="141" w:author="think" w:date="2017-02-12T22:57:00Z">
        <w:r>
          <w:t>4</w:t>
        </w:r>
      </w:ins>
    </w:p>
    <w:p w14:paraId="7AD7A475" w14:textId="3920EAB0" w:rsidR="00764DED" w:rsidRDefault="00764DED">
      <w:pPr>
        <w:widowControl/>
        <w:jc w:val="left"/>
        <w:rPr>
          <w:ins w:id="142" w:author="think" w:date="2017-02-12T22:50:00Z"/>
        </w:rPr>
      </w:pPr>
      <w:ins w:id="143" w:author="think" w:date="2017-02-12T22:50:00Z">
        <w:r>
          <w:br w:type="page"/>
        </w:r>
      </w:ins>
    </w:p>
    <w:customXmlInsRangeStart w:id="144" w:author="think" w:date="2017-02-12T22:52:00Z"/>
    <w:sdt>
      <w:sdtPr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lang w:val="zh-CN"/>
        </w:rPr>
        <w:id w:val="5350084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customXmlInsRangeEnd w:id="144"/>
        <w:p w14:paraId="6B94230E" w14:textId="1CFC23B0" w:rsidR="00764DED" w:rsidRPr="00764DED" w:rsidRDefault="00764DED">
          <w:pPr>
            <w:pStyle w:val="TOC"/>
            <w:rPr>
              <w:ins w:id="145" w:author="think" w:date="2017-02-12T22:52:00Z"/>
              <w:sz w:val="22"/>
              <w:rPrChange w:id="146" w:author="think" w:date="2017-02-12T22:52:00Z">
                <w:rPr>
                  <w:ins w:id="147" w:author="think" w:date="2017-02-12T22:52:00Z"/>
                </w:rPr>
              </w:rPrChange>
            </w:rPr>
          </w:pPr>
          <w:ins w:id="148" w:author="think" w:date="2017-02-12T22:52:00Z">
            <w:r w:rsidRPr="00764DED">
              <w:rPr>
                <w:rFonts w:hint="eastAsia"/>
                <w:sz w:val="22"/>
                <w:lang w:val="zh-CN"/>
                <w:rPrChange w:id="149" w:author="think" w:date="2017-02-12T22:52:00Z">
                  <w:rPr>
                    <w:rFonts w:hint="eastAsia"/>
                    <w:lang w:val="zh-CN"/>
                  </w:rPr>
                </w:rPrChange>
              </w:rPr>
              <w:t>目录</w:t>
            </w:r>
          </w:ins>
        </w:p>
        <w:p w14:paraId="361D7FF5" w14:textId="7ADCEC53" w:rsidR="00764DED" w:rsidRPr="00764DED" w:rsidRDefault="00764DED">
          <w:pPr>
            <w:pStyle w:val="11"/>
            <w:tabs>
              <w:tab w:val="right" w:leader="dot" w:pos="8296"/>
            </w:tabs>
            <w:rPr>
              <w:noProof/>
              <w:sz w:val="16"/>
              <w:rPrChange w:id="150" w:author="think" w:date="2017-02-12T22:52:00Z">
                <w:rPr>
                  <w:noProof/>
                  <w:sz w:val="21"/>
                </w:rPr>
              </w:rPrChange>
            </w:rPr>
          </w:pPr>
          <w:ins w:id="151" w:author="think" w:date="2017-02-12T22:52:00Z">
            <w:r w:rsidRPr="00764DED">
              <w:rPr>
                <w:sz w:val="22"/>
                <w:rPrChange w:id="152" w:author="think" w:date="2017-02-12T22:52:00Z">
                  <w:rPr/>
                </w:rPrChange>
              </w:rPr>
              <w:fldChar w:fldCharType="begin"/>
            </w:r>
            <w:r w:rsidRPr="00764DED">
              <w:rPr>
                <w:sz w:val="22"/>
                <w:rPrChange w:id="153" w:author="think" w:date="2017-02-12T22:52:00Z">
                  <w:rPr/>
                </w:rPrChange>
              </w:rPr>
              <w:instrText xml:space="preserve"> TOC \o "1-3" \h \z \u </w:instrText>
            </w:r>
            <w:r w:rsidRPr="00764DED">
              <w:rPr>
                <w:sz w:val="22"/>
                <w:rPrChange w:id="154" w:author="think" w:date="2017-02-12T22:52:00Z">
                  <w:rPr>
                    <w:b/>
                    <w:bCs/>
                    <w:lang w:val="zh-CN"/>
                  </w:rPr>
                </w:rPrChange>
              </w:rPr>
              <w:fldChar w:fldCharType="separate"/>
            </w:r>
          </w:ins>
          <w:r w:rsidRPr="00764DED">
            <w:rPr>
              <w:rStyle w:val="af5"/>
              <w:noProof/>
              <w:sz w:val="22"/>
              <w:rPrChange w:id="155" w:author="think" w:date="2017-02-12T22:52:00Z">
                <w:rPr>
                  <w:rStyle w:val="af5"/>
                  <w:noProof/>
                </w:rPr>
              </w:rPrChange>
            </w:rPr>
            <w:fldChar w:fldCharType="begin"/>
          </w:r>
          <w:r w:rsidRPr="00764DED">
            <w:rPr>
              <w:rStyle w:val="af5"/>
              <w:noProof/>
              <w:sz w:val="22"/>
              <w:rPrChange w:id="156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noProof/>
              <w:sz w:val="22"/>
              <w:rPrChange w:id="157" w:author="think" w:date="2017-02-12T22:52:00Z">
                <w:rPr>
                  <w:noProof/>
                </w:rPr>
              </w:rPrChange>
            </w:rPr>
            <w:instrText>HYPERLINK \l "_Toc474703280"</w:instrText>
          </w:r>
          <w:r w:rsidRPr="00764DED">
            <w:rPr>
              <w:rStyle w:val="af5"/>
              <w:noProof/>
              <w:sz w:val="22"/>
              <w:rPrChange w:id="158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rStyle w:val="af5"/>
              <w:noProof/>
              <w:sz w:val="22"/>
              <w:rPrChange w:id="159" w:author="think" w:date="2017-02-12T22:52:00Z">
                <w:rPr>
                  <w:rStyle w:val="af5"/>
                  <w:noProof/>
                </w:rPr>
              </w:rPrChange>
            </w:rPr>
            <w:fldChar w:fldCharType="separate"/>
          </w:r>
          <w:r w:rsidRPr="00764DED">
            <w:rPr>
              <w:rStyle w:val="af5"/>
              <w:rFonts w:hint="eastAsia"/>
              <w:noProof/>
              <w:sz w:val="22"/>
              <w:rPrChange w:id="160" w:author="think" w:date="2017-02-12T22:52:00Z">
                <w:rPr>
                  <w:rStyle w:val="af5"/>
                  <w:rFonts w:hint="eastAsia"/>
                  <w:noProof/>
                </w:rPr>
              </w:rPrChange>
            </w:rPr>
            <w:t>银码通二维码支付平台功能需求说明书</w:t>
          </w:r>
          <w:r w:rsidRPr="00764DED">
            <w:rPr>
              <w:noProof/>
              <w:webHidden/>
              <w:sz w:val="22"/>
              <w:rPrChange w:id="161" w:author="think" w:date="2017-02-12T22:52:00Z">
                <w:rPr>
                  <w:noProof/>
                  <w:webHidden/>
                </w:rPr>
              </w:rPrChange>
            </w:rPr>
            <w:tab/>
          </w:r>
          <w:r w:rsidRPr="00764DED">
            <w:rPr>
              <w:noProof/>
              <w:webHidden/>
              <w:sz w:val="22"/>
              <w:rPrChange w:id="162" w:author="think" w:date="2017-02-12T22:52:00Z">
                <w:rPr>
                  <w:noProof/>
                  <w:webHidden/>
                </w:rPr>
              </w:rPrChange>
            </w:rPr>
            <w:fldChar w:fldCharType="begin"/>
          </w:r>
          <w:r w:rsidRPr="00764DED">
            <w:rPr>
              <w:noProof/>
              <w:webHidden/>
              <w:sz w:val="22"/>
              <w:rPrChange w:id="163" w:author="think" w:date="2017-02-12T22:52:00Z">
                <w:rPr>
                  <w:noProof/>
                  <w:webHidden/>
                </w:rPr>
              </w:rPrChange>
            </w:rPr>
            <w:instrText xml:space="preserve"> PAGEREF _Toc474703280 \h </w:instrText>
          </w:r>
          <w:r w:rsidRPr="00764DED">
            <w:rPr>
              <w:noProof/>
              <w:webHidden/>
              <w:sz w:val="22"/>
              <w:rPrChange w:id="164" w:author="think" w:date="2017-02-12T22:52:00Z">
                <w:rPr>
                  <w:noProof/>
                  <w:webHidden/>
                  <w:sz w:val="22"/>
                </w:rPr>
              </w:rPrChange>
            </w:rPr>
          </w:r>
          <w:r w:rsidRPr="00764DED">
            <w:rPr>
              <w:noProof/>
              <w:webHidden/>
              <w:sz w:val="22"/>
              <w:rPrChange w:id="165" w:author="think" w:date="2017-02-12T22:52:00Z">
                <w:rPr>
                  <w:noProof/>
                  <w:webHidden/>
                </w:rPr>
              </w:rPrChange>
            </w:rPr>
            <w:fldChar w:fldCharType="separate"/>
          </w:r>
          <w:r w:rsidRPr="00764DED">
            <w:rPr>
              <w:noProof/>
              <w:webHidden/>
              <w:sz w:val="22"/>
              <w:rPrChange w:id="166" w:author="think" w:date="2017-02-12T22:52:00Z">
                <w:rPr>
                  <w:noProof/>
                  <w:webHidden/>
                </w:rPr>
              </w:rPrChange>
            </w:rPr>
            <w:t>1</w:t>
          </w:r>
          <w:r w:rsidRPr="00764DED">
            <w:rPr>
              <w:noProof/>
              <w:webHidden/>
              <w:sz w:val="22"/>
              <w:rPrChange w:id="167" w:author="think" w:date="2017-02-12T22:52:00Z">
                <w:rPr>
                  <w:noProof/>
                  <w:webHidden/>
                </w:rPr>
              </w:rPrChange>
            </w:rPr>
            <w:fldChar w:fldCharType="end"/>
          </w:r>
          <w:r w:rsidRPr="00764DED">
            <w:rPr>
              <w:rStyle w:val="af5"/>
              <w:noProof/>
              <w:sz w:val="22"/>
              <w:rPrChange w:id="168" w:author="think" w:date="2017-02-12T22:52:00Z">
                <w:rPr>
                  <w:rStyle w:val="af5"/>
                  <w:noProof/>
                </w:rPr>
              </w:rPrChange>
            </w:rPr>
            <w:fldChar w:fldCharType="end"/>
          </w:r>
        </w:p>
        <w:p w14:paraId="24C2A4EF" w14:textId="71679A42" w:rsidR="00764DED" w:rsidRPr="00764DED" w:rsidRDefault="00764DED">
          <w:pPr>
            <w:pStyle w:val="11"/>
            <w:tabs>
              <w:tab w:val="right" w:leader="dot" w:pos="8296"/>
            </w:tabs>
            <w:rPr>
              <w:noProof/>
              <w:sz w:val="16"/>
              <w:rPrChange w:id="169" w:author="think" w:date="2017-02-12T22:52:00Z">
                <w:rPr>
                  <w:noProof/>
                  <w:sz w:val="21"/>
                </w:rPr>
              </w:rPrChange>
            </w:rPr>
          </w:pPr>
          <w:r w:rsidRPr="00764DED">
            <w:rPr>
              <w:rStyle w:val="af5"/>
              <w:noProof/>
              <w:sz w:val="22"/>
              <w:rPrChange w:id="170" w:author="think" w:date="2017-02-12T22:52:00Z">
                <w:rPr>
                  <w:rStyle w:val="af5"/>
                  <w:noProof/>
                </w:rPr>
              </w:rPrChange>
            </w:rPr>
            <w:fldChar w:fldCharType="begin"/>
          </w:r>
          <w:r w:rsidRPr="00764DED">
            <w:rPr>
              <w:rStyle w:val="af5"/>
              <w:noProof/>
              <w:sz w:val="22"/>
              <w:rPrChange w:id="171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noProof/>
              <w:sz w:val="22"/>
              <w:rPrChange w:id="172" w:author="think" w:date="2017-02-12T22:52:00Z">
                <w:rPr>
                  <w:noProof/>
                </w:rPr>
              </w:rPrChange>
            </w:rPr>
            <w:instrText>HYPERLINK \l "_Toc474703281"</w:instrText>
          </w:r>
          <w:r w:rsidRPr="00764DED">
            <w:rPr>
              <w:rStyle w:val="af5"/>
              <w:noProof/>
              <w:sz w:val="22"/>
              <w:rPrChange w:id="173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rStyle w:val="af5"/>
              <w:noProof/>
              <w:sz w:val="22"/>
              <w:rPrChange w:id="174" w:author="think" w:date="2017-02-12T22:52:00Z">
                <w:rPr>
                  <w:rStyle w:val="af5"/>
                  <w:noProof/>
                </w:rPr>
              </w:rPrChange>
            </w:rPr>
            <w:fldChar w:fldCharType="separate"/>
          </w:r>
          <w:r w:rsidRPr="00764DED">
            <w:rPr>
              <w:rStyle w:val="af5"/>
              <w:rFonts w:hint="eastAsia"/>
              <w:noProof/>
              <w:sz w:val="22"/>
              <w:rPrChange w:id="175" w:author="think" w:date="2017-02-12T22:52:00Z">
                <w:rPr>
                  <w:rStyle w:val="af5"/>
                  <w:rFonts w:hint="eastAsia"/>
                  <w:noProof/>
                </w:rPr>
              </w:rPrChange>
            </w:rPr>
            <w:t>修订记录</w:t>
          </w:r>
          <w:r w:rsidRPr="00764DED">
            <w:rPr>
              <w:noProof/>
              <w:webHidden/>
              <w:sz w:val="22"/>
              <w:rPrChange w:id="176" w:author="think" w:date="2017-02-12T22:52:00Z">
                <w:rPr>
                  <w:noProof/>
                  <w:webHidden/>
                </w:rPr>
              </w:rPrChange>
            </w:rPr>
            <w:tab/>
          </w:r>
          <w:r w:rsidRPr="00764DED">
            <w:rPr>
              <w:noProof/>
              <w:webHidden/>
              <w:sz w:val="22"/>
              <w:rPrChange w:id="177" w:author="think" w:date="2017-02-12T22:52:00Z">
                <w:rPr>
                  <w:noProof/>
                  <w:webHidden/>
                </w:rPr>
              </w:rPrChange>
            </w:rPr>
            <w:fldChar w:fldCharType="begin"/>
          </w:r>
          <w:r w:rsidRPr="00764DED">
            <w:rPr>
              <w:noProof/>
              <w:webHidden/>
              <w:sz w:val="22"/>
              <w:rPrChange w:id="178" w:author="think" w:date="2017-02-12T22:52:00Z">
                <w:rPr>
                  <w:noProof/>
                  <w:webHidden/>
                </w:rPr>
              </w:rPrChange>
            </w:rPr>
            <w:instrText xml:space="preserve"> PAGEREF _Toc474703281 \h </w:instrText>
          </w:r>
          <w:r w:rsidRPr="00764DED">
            <w:rPr>
              <w:noProof/>
              <w:webHidden/>
              <w:sz w:val="22"/>
              <w:rPrChange w:id="179" w:author="think" w:date="2017-02-12T22:52:00Z">
                <w:rPr>
                  <w:noProof/>
                  <w:webHidden/>
                  <w:sz w:val="22"/>
                </w:rPr>
              </w:rPrChange>
            </w:rPr>
          </w:r>
          <w:r w:rsidRPr="00764DED">
            <w:rPr>
              <w:noProof/>
              <w:webHidden/>
              <w:sz w:val="22"/>
              <w:rPrChange w:id="180" w:author="think" w:date="2017-02-12T22:52:00Z">
                <w:rPr>
                  <w:noProof/>
                  <w:webHidden/>
                </w:rPr>
              </w:rPrChange>
            </w:rPr>
            <w:fldChar w:fldCharType="separate"/>
          </w:r>
          <w:r w:rsidRPr="00764DED">
            <w:rPr>
              <w:noProof/>
              <w:webHidden/>
              <w:sz w:val="22"/>
              <w:rPrChange w:id="181" w:author="think" w:date="2017-02-12T22:52:00Z">
                <w:rPr>
                  <w:noProof/>
                  <w:webHidden/>
                </w:rPr>
              </w:rPrChange>
            </w:rPr>
            <w:t>2</w:t>
          </w:r>
          <w:r w:rsidRPr="00764DED">
            <w:rPr>
              <w:noProof/>
              <w:webHidden/>
              <w:sz w:val="22"/>
              <w:rPrChange w:id="182" w:author="think" w:date="2017-02-12T22:52:00Z">
                <w:rPr>
                  <w:noProof/>
                  <w:webHidden/>
                </w:rPr>
              </w:rPrChange>
            </w:rPr>
            <w:fldChar w:fldCharType="end"/>
          </w:r>
          <w:r w:rsidRPr="00764DED">
            <w:rPr>
              <w:rStyle w:val="af5"/>
              <w:noProof/>
              <w:sz w:val="22"/>
              <w:rPrChange w:id="183" w:author="think" w:date="2017-02-12T22:52:00Z">
                <w:rPr>
                  <w:rStyle w:val="af5"/>
                  <w:noProof/>
                </w:rPr>
              </w:rPrChange>
            </w:rPr>
            <w:fldChar w:fldCharType="end"/>
          </w:r>
        </w:p>
        <w:p w14:paraId="5A3E30E0" w14:textId="161A914A" w:rsidR="00764DED" w:rsidRPr="00764DED" w:rsidRDefault="00764DED">
          <w:pPr>
            <w:pStyle w:val="11"/>
            <w:tabs>
              <w:tab w:val="left" w:pos="840"/>
              <w:tab w:val="right" w:leader="dot" w:pos="8296"/>
            </w:tabs>
            <w:rPr>
              <w:noProof/>
              <w:sz w:val="16"/>
              <w:rPrChange w:id="184" w:author="think" w:date="2017-02-12T22:52:00Z">
                <w:rPr>
                  <w:noProof/>
                  <w:sz w:val="21"/>
                </w:rPr>
              </w:rPrChange>
            </w:rPr>
          </w:pPr>
          <w:r w:rsidRPr="00764DED">
            <w:rPr>
              <w:rStyle w:val="af5"/>
              <w:noProof/>
              <w:sz w:val="22"/>
              <w:rPrChange w:id="185" w:author="think" w:date="2017-02-12T22:52:00Z">
                <w:rPr>
                  <w:rStyle w:val="af5"/>
                  <w:noProof/>
                </w:rPr>
              </w:rPrChange>
            </w:rPr>
            <w:fldChar w:fldCharType="begin"/>
          </w:r>
          <w:r w:rsidRPr="00764DED">
            <w:rPr>
              <w:rStyle w:val="af5"/>
              <w:noProof/>
              <w:sz w:val="22"/>
              <w:rPrChange w:id="186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noProof/>
              <w:sz w:val="22"/>
              <w:rPrChange w:id="187" w:author="think" w:date="2017-02-12T22:52:00Z">
                <w:rPr>
                  <w:noProof/>
                </w:rPr>
              </w:rPrChange>
            </w:rPr>
            <w:instrText>HYPERLINK \l "_Toc474703282"</w:instrText>
          </w:r>
          <w:r w:rsidRPr="00764DED">
            <w:rPr>
              <w:rStyle w:val="af5"/>
              <w:noProof/>
              <w:sz w:val="22"/>
              <w:rPrChange w:id="188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rStyle w:val="af5"/>
              <w:noProof/>
              <w:sz w:val="22"/>
              <w:rPrChange w:id="189" w:author="think" w:date="2017-02-12T22:52:00Z">
                <w:rPr>
                  <w:rStyle w:val="af5"/>
                  <w:noProof/>
                </w:rPr>
              </w:rPrChange>
            </w:rPr>
            <w:fldChar w:fldCharType="separate"/>
          </w:r>
          <w:r w:rsidRPr="00764DED">
            <w:rPr>
              <w:rStyle w:val="af5"/>
              <w:noProof/>
              <w:sz w:val="22"/>
              <w:rPrChange w:id="190" w:author="think" w:date="2017-02-12T22:52:00Z">
                <w:rPr>
                  <w:rStyle w:val="af5"/>
                  <w:noProof/>
                </w:rPr>
              </w:rPrChange>
            </w:rPr>
            <w:t>1</w:t>
          </w:r>
          <w:r w:rsidRPr="00764DED">
            <w:rPr>
              <w:noProof/>
              <w:sz w:val="16"/>
              <w:rPrChange w:id="191" w:author="think" w:date="2017-02-12T22:52:00Z">
                <w:rPr>
                  <w:noProof/>
                  <w:sz w:val="21"/>
                </w:rPr>
              </w:rPrChange>
            </w:rPr>
            <w:tab/>
          </w:r>
          <w:r w:rsidRPr="00764DED">
            <w:rPr>
              <w:rStyle w:val="af5"/>
              <w:rFonts w:hint="eastAsia"/>
              <w:noProof/>
              <w:sz w:val="22"/>
              <w:rPrChange w:id="192" w:author="think" w:date="2017-02-12T22:52:00Z">
                <w:rPr>
                  <w:rStyle w:val="af5"/>
                  <w:rFonts w:hint="eastAsia"/>
                  <w:noProof/>
                </w:rPr>
              </w:rPrChange>
            </w:rPr>
            <w:t>系统角色说明</w:t>
          </w:r>
          <w:r w:rsidRPr="00764DED">
            <w:rPr>
              <w:noProof/>
              <w:webHidden/>
              <w:sz w:val="22"/>
              <w:rPrChange w:id="193" w:author="think" w:date="2017-02-12T22:52:00Z">
                <w:rPr>
                  <w:noProof/>
                  <w:webHidden/>
                </w:rPr>
              </w:rPrChange>
            </w:rPr>
            <w:tab/>
          </w:r>
          <w:r w:rsidRPr="00764DED">
            <w:rPr>
              <w:noProof/>
              <w:webHidden/>
              <w:sz w:val="22"/>
              <w:rPrChange w:id="194" w:author="think" w:date="2017-02-12T22:52:00Z">
                <w:rPr>
                  <w:noProof/>
                  <w:webHidden/>
                </w:rPr>
              </w:rPrChange>
            </w:rPr>
            <w:fldChar w:fldCharType="begin"/>
          </w:r>
          <w:r w:rsidRPr="00764DED">
            <w:rPr>
              <w:noProof/>
              <w:webHidden/>
              <w:sz w:val="22"/>
              <w:rPrChange w:id="195" w:author="think" w:date="2017-02-12T22:52:00Z">
                <w:rPr>
                  <w:noProof/>
                  <w:webHidden/>
                </w:rPr>
              </w:rPrChange>
            </w:rPr>
            <w:instrText xml:space="preserve"> PAGEREF _Toc474703282 \h </w:instrText>
          </w:r>
          <w:r w:rsidRPr="00764DED">
            <w:rPr>
              <w:noProof/>
              <w:webHidden/>
              <w:sz w:val="22"/>
              <w:rPrChange w:id="196" w:author="think" w:date="2017-02-12T22:52:00Z">
                <w:rPr>
                  <w:noProof/>
                  <w:webHidden/>
                  <w:sz w:val="22"/>
                </w:rPr>
              </w:rPrChange>
            </w:rPr>
          </w:r>
          <w:r w:rsidRPr="00764DED">
            <w:rPr>
              <w:noProof/>
              <w:webHidden/>
              <w:sz w:val="22"/>
              <w:rPrChange w:id="197" w:author="think" w:date="2017-02-12T22:52:00Z">
                <w:rPr>
                  <w:noProof/>
                  <w:webHidden/>
                </w:rPr>
              </w:rPrChange>
            </w:rPr>
            <w:fldChar w:fldCharType="separate"/>
          </w:r>
          <w:r w:rsidRPr="00764DED">
            <w:rPr>
              <w:noProof/>
              <w:webHidden/>
              <w:sz w:val="22"/>
              <w:rPrChange w:id="198" w:author="think" w:date="2017-02-12T22:52:00Z">
                <w:rPr>
                  <w:noProof/>
                  <w:webHidden/>
                </w:rPr>
              </w:rPrChange>
            </w:rPr>
            <w:t>5</w:t>
          </w:r>
          <w:r w:rsidRPr="00764DED">
            <w:rPr>
              <w:noProof/>
              <w:webHidden/>
              <w:sz w:val="22"/>
              <w:rPrChange w:id="199" w:author="think" w:date="2017-02-12T22:52:00Z">
                <w:rPr>
                  <w:noProof/>
                  <w:webHidden/>
                </w:rPr>
              </w:rPrChange>
            </w:rPr>
            <w:fldChar w:fldCharType="end"/>
          </w:r>
          <w:r w:rsidRPr="00764DED">
            <w:rPr>
              <w:rStyle w:val="af5"/>
              <w:noProof/>
              <w:sz w:val="22"/>
              <w:rPrChange w:id="200" w:author="think" w:date="2017-02-12T22:52:00Z">
                <w:rPr>
                  <w:rStyle w:val="af5"/>
                  <w:noProof/>
                </w:rPr>
              </w:rPrChange>
            </w:rPr>
            <w:fldChar w:fldCharType="end"/>
          </w:r>
        </w:p>
        <w:p w14:paraId="1EE5E93A" w14:textId="3828367A" w:rsidR="00764DED" w:rsidRPr="00764DED" w:rsidRDefault="00764DED">
          <w:pPr>
            <w:pStyle w:val="21"/>
            <w:tabs>
              <w:tab w:val="left" w:pos="1260"/>
              <w:tab w:val="right" w:leader="dot" w:pos="8296"/>
            </w:tabs>
            <w:ind w:left="640"/>
            <w:rPr>
              <w:noProof/>
              <w:sz w:val="16"/>
              <w:rPrChange w:id="201" w:author="think" w:date="2017-02-12T22:52:00Z">
                <w:rPr>
                  <w:noProof/>
                  <w:sz w:val="21"/>
                </w:rPr>
              </w:rPrChange>
            </w:rPr>
          </w:pPr>
          <w:r w:rsidRPr="00764DED">
            <w:rPr>
              <w:rStyle w:val="af5"/>
              <w:noProof/>
              <w:sz w:val="22"/>
              <w:rPrChange w:id="202" w:author="think" w:date="2017-02-12T22:52:00Z">
                <w:rPr>
                  <w:rStyle w:val="af5"/>
                  <w:noProof/>
                </w:rPr>
              </w:rPrChange>
            </w:rPr>
            <w:fldChar w:fldCharType="begin"/>
          </w:r>
          <w:r w:rsidRPr="00764DED">
            <w:rPr>
              <w:rStyle w:val="af5"/>
              <w:noProof/>
              <w:sz w:val="22"/>
              <w:rPrChange w:id="203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noProof/>
              <w:sz w:val="22"/>
              <w:rPrChange w:id="204" w:author="think" w:date="2017-02-12T22:52:00Z">
                <w:rPr>
                  <w:noProof/>
                </w:rPr>
              </w:rPrChange>
            </w:rPr>
            <w:instrText>HYPERLINK \l "_Toc474703283"</w:instrText>
          </w:r>
          <w:r w:rsidRPr="00764DED">
            <w:rPr>
              <w:rStyle w:val="af5"/>
              <w:noProof/>
              <w:sz w:val="22"/>
              <w:rPrChange w:id="205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rStyle w:val="af5"/>
              <w:noProof/>
              <w:sz w:val="22"/>
              <w:rPrChange w:id="206" w:author="think" w:date="2017-02-12T22:52:00Z">
                <w:rPr>
                  <w:rStyle w:val="af5"/>
                  <w:noProof/>
                </w:rPr>
              </w:rPrChange>
            </w:rPr>
            <w:fldChar w:fldCharType="separate"/>
          </w:r>
          <w:r w:rsidRPr="00764DED">
            <w:rPr>
              <w:rStyle w:val="af5"/>
              <w:noProof/>
              <w:sz w:val="22"/>
              <w:rPrChange w:id="207" w:author="think" w:date="2017-02-12T22:52:00Z">
                <w:rPr>
                  <w:rStyle w:val="af5"/>
                  <w:noProof/>
                </w:rPr>
              </w:rPrChange>
            </w:rPr>
            <w:t>1.1</w:t>
          </w:r>
          <w:r w:rsidRPr="00764DED">
            <w:rPr>
              <w:noProof/>
              <w:sz w:val="16"/>
              <w:rPrChange w:id="208" w:author="think" w:date="2017-02-12T22:52:00Z">
                <w:rPr>
                  <w:noProof/>
                  <w:sz w:val="21"/>
                </w:rPr>
              </w:rPrChange>
            </w:rPr>
            <w:tab/>
          </w:r>
          <w:r w:rsidRPr="00764DED">
            <w:rPr>
              <w:rStyle w:val="af5"/>
              <w:rFonts w:hint="eastAsia"/>
              <w:noProof/>
              <w:sz w:val="22"/>
              <w:rPrChange w:id="209" w:author="think" w:date="2017-02-12T22:52:00Z">
                <w:rPr>
                  <w:rStyle w:val="af5"/>
                  <w:rFonts w:hint="eastAsia"/>
                  <w:noProof/>
                </w:rPr>
              </w:rPrChange>
            </w:rPr>
            <w:t>顾客</w:t>
          </w:r>
          <w:r w:rsidRPr="00764DED">
            <w:rPr>
              <w:noProof/>
              <w:webHidden/>
              <w:sz w:val="22"/>
              <w:rPrChange w:id="210" w:author="think" w:date="2017-02-12T22:52:00Z">
                <w:rPr>
                  <w:noProof/>
                  <w:webHidden/>
                </w:rPr>
              </w:rPrChange>
            </w:rPr>
            <w:tab/>
          </w:r>
          <w:r w:rsidRPr="00764DED">
            <w:rPr>
              <w:noProof/>
              <w:webHidden/>
              <w:sz w:val="22"/>
              <w:rPrChange w:id="211" w:author="think" w:date="2017-02-12T22:52:00Z">
                <w:rPr>
                  <w:noProof/>
                  <w:webHidden/>
                </w:rPr>
              </w:rPrChange>
            </w:rPr>
            <w:fldChar w:fldCharType="begin"/>
          </w:r>
          <w:r w:rsidRPr="00764DED">
            <w:rPr>
              <w:noProof/>
              <w:webHidden/>
              <w:sz w:val="22"/>
              <w:rPrChange w:id="212" w:author="think" w:date="2017-02-12T22:52:00Z">
                <w:rPr>
                  <w:noProof/>
                  <w:webHidden/>
                </w:rPr>
              </w:rPrChange>
            </w:rPr>
            <w:instrText xml:space="preserve"> PAGEREF _Toc474703283 \h </w:instrText>
          </w:r>
          <w:r w:rsidRPr="00764DED">
            <w:rPr>
              <w:noProof/>
              <w:webHidden/>
              <w:sz w:val="22"/>
              <w:rPrChange w:id="213" w:author="think" w:date="2017-02-12T22:52:00Z">
                <w:rPr>
                  <w:noProof/>
                  <w:webHidden/>
                  <w:sz w:val="22"/>
                </w:rPr>
              </w:rPrChange>
            </w:rPr>
          </w:r>
          <w:r w:rsidRPr="00764DED">
            <w:rPr>
              <w:noProof/>
              <w:webHidden/>
              <w:sz w:val="22"/>
              <w:rPrChange w:id="214" w:author="think" w:date="2017-02-12T22:52:00Z">
                <w:rPr>
                  <w:noProof/>
                  <w:webHidden/>
                </w:rPr>
              </w:rPrChange>
            </w:rPr>
            <w:fldChar w:fldCharType="separate"/>
          </w:r>
          <w:r w:rsidRPr="00764DED">
            <w:rPr>
              <w:noProof/>
              <w:webHidden/>
              <w:sz w:val="22"/>
              <w:rPrChange w:id="215" w:author="think" w:date="2017-02-12T22:52:00Z">
                <w:rPr>
                  <w:noProof/>
                  <w:webHidden/>
                </w:rPr>
              </w:rPrChange>
            </w:rPr>
            <w:t>5</w:t>
          </w:r>
          <w:r w:rsidRPr="00764DED">
            <w:rPr>
              <w:noProof/>
              <w:webHidden/>
              <w:sz w:val="22"/>
              <w:rPrChange w:id="216" w:author="think" w:date="2017-02-12T22:52:00Z">
                <w:rPr>
                  <w:noProof/>
                  <w:webHidden/>
                </w:rPr>
              </w:rPrChange>
            </w:rPr>
            <w:fldChar w:fldCharType="end"/>
          </w:r>
          <w:r w:rsidRPr="00764DED">
            <w:rPr>
              <w:rStyle w:val="af5"/>
              <w:noProof/>
              <w:sz w:val="22"/>
              <w:rPrChange w:id="217" w:author="think" w:date="2017-02-12T22:52:00Z">
                <w:rPr>
                  <w:rStyle w:val="af5"/>
                  <w:noProof/>
                </w:rPr>
              </w:rPrChange>
            </w:rPr>
            <w:fldChar w:fldCharType="end"/>
          </w:r>
        </w:p>
        <w:p w14:paraId="75312677" w14:textId="5E9B492D" w:rsidR="00764DED" w:rsidRPr="00764DED" w:rsidRDefault="00764DED">
          <w:pPr>
            <w:pStyle w:val="21"/>
            <w:tabs>
              <w:tab w:val="left" w:pos="1260"/>
              <w:tab w:val="right" w:leader="dot" w:pos="8296"/>
            </w:tabs>
            <w:ind w:left="640"/>
            <w:rPr>
              <w:noProof/>
              <w:sz w:val="16"/>
              <w:rPrChange w:id="218" w:author="think" w:date="2017-02-12T22:52:00Z">
                <w:rPr>
                  <w:noProof/>
                  <w:sz w:val="21"/>
                </w:rPr>
              </w:rPrChange>
            </w:rPr>
          </w:pPr>
          <w:r w:rsidRPr="00764DED">
            <w:rPr>
              <w:rStyle w:val="af5"/>
              <w:noProof/>
              <w:sz w:val="22"/>
              <w:rPrChange w:id="219" w:author="think" w:date="2017-02-12T22:52:00Z">
                <w:rPr>
                  <w:rStyle w:val="af5"/>
                  <w:noProof/>
                </w:rPr>
              </w:rPrChange>
            </w:rPr>
            <w:fldChar w:fldCharType="begin"/>
          </w:r>
          <w:r w:rsidRPr="00764DED">
            <w:rPr>
              <w:rStyle w:val="af5"/>
              <w:noProof/>
              <w:sz w:val="22"/>
              <w:rPrChange w:id="220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noProof/>
              <w:sz w:val="22"/>
              <w:rPrChange w:id="221" w:author="think" w:date="2017-02-12T22:52:00Z">
                <w:rPr>
                  <w:noProof/>
                </w:rPr>
              </w:rPrChange>
            </w:rPr>
            <w:instrText>HYPERLINK \l "_Toc474703284"</w:instrText>
          </w:r>
          <w:r w:rsidRPr="00764DED">
            <w:rPr>
              <w:rStyle w:val="af5"/>
              <w:noProof/>
              <w:sz w:val="22"/>
              <w:rPrChange w:id="222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rStyle w:val="af5"/>
              <w:noProof/>
              <w:sz w:val="22"/>
              <w:rPrChange w:id="223" w:author="think" w:date="2017-02-12T22:52:00Z">
                <w:rPr>
                  <w:rStyle w:val="af5"/>
                  <w:noProof/>
                </w:rPr>
              </w:rPrChange>
            </w:rPr>
            <w:fldChar w:fldCharType="separate"/>
          </w:r>
          <w:r w:rsidRPr="00764DED">
            <w:rPr>
              <w:rStyle w:val="af5"/>
              <w:noProof/>
              <w:sz w:val="22"/>
              <w:rPrChange w:id="224" w:author="think" w:date="2017-02-12T22:52:00Z">
                <w:rPr>
                  <w:rStyle w:val="af5"/>
                  <w:noProof/>
                </w:rPr>
              </w:rPrChange>
            </w:rPr>
            <w:t>1.2</w:t>
          </w:r>
          <w:r w:rsidRPr="00764DED">
            <w:rPr>
              <w:noProof/>
              <w:sz w:val="16"/>
              <w:rPrChange w:id="225" w:author="think" w:date="2017-02-12T22:52:00Z">
                <w:rPr>
                  <w:noProof/>
                  <w:sz w:val="21"/>
                </w:rPr>
              </w:rPrChange>
            </w:rPr>
            <w:tab/>
          </w:r>
          <w:r w:rsidRPr="00764DED">
            <w:rPr>
              <w:rStyle w:val="af5"/>
              <w:rFonts w:hint="eastAsia"/>
              <w:noProof/>
              <w:sz w:val="22"/>
              <w:rPrChange w:id="226" w:author="think" w:date="2017-02-12T22:52:00Z">
                <w:rPr>
                  <w:rStyle w:val="af5"/>
                  <w:rFonts w:hint="eastAsia"/>
                  <w:noProof/>
                </w:rPr>
              </w:rPrChange>
            </w:rPr>
            <w:t>商户</w:t>
          </w:r>
          <w:r w:rsidRPr="00764DED">
            <w:rPr>
              <w:noProof/>
              <w:webHidden/>
              <w:sz w:val="22"/>
              <w:rPrChange w:id="227" w:author="think" w:date="2017-02-12T22:52:00Z">
                <w:rPr>
                  <w:noProof/>
                  <w:webHidden/>
                </w:rPr>
              </w:rPrChange>
            </w:rPr>
            <w:tab/>
          </w:r>
          <w:r w:rsidRPr="00764DED">
            <w:rPr>
              <w:noProof/>
              <w:webHidden/>
              <w:sz w:val="22"/>
              <w:rPrChange w:id="228" w:author="think" w:date="2017-02-12T22:52:00Z">
                <w:rPr>
                  <w:noProof/>
                  <w:webHidden/>
                </w:rPr>
              </w:rPrChange>
            </w:rPr>
            <w:fldChar w:fldCharType="begin"/>
          </w:r>
          <w:r w:rsidRPr="00764DED">
            <w:rPr>
              <w:noProof/>
              <w:webHidden/>
              <w:sz w:val="22"/>
              <w:rPrChange w:id="229" w:author="think" w:date="2017-02-12T22:52:00Z">
                <w:rPr>
                  <w:noProof/>
                  <w:webHidden/>
                </w:rPr>
              </w:rPrChange>
            </w:rPr>
            <w:instrText xml:space="preserve"> PAGEREF _Toc474703284 \h </w:instrText>
          </w:r>
          <w:r w:rsidRPr="00764DED">
            <w:rPr>
              <w:noProof/>
              <w:webHidden/>
              <w:sz w:val="22"/>
              <w:rPrChange w:id="230" w:author="think" w:date="2017-02-12T22:52:00Z">
                <w:rPr>
                  <w:noProof/>
                  <w:webHidden/>
                  <w:sz w:val="22"/>
                </w:rPr>
              </w:rPrChange>
            </w:rPr>
          </w:r>
          <w:r w:rsidRPr="00764DED">
            <w:rPr>
              <w:noProof/>
              <w:webHidden/>
              <w:sz w:val="22"/>
              <w:rPrChange w:id="231" w:author="think" w:date="2017-02-12T22:52:00Z">
                <w:rPr>
                  <w:noProof/>
                  <w:webHidden/>
                </w:rPr>
              </w:rPrChange>
            </w:rPr>
            <w:fldChar w:fldCharType="separate"/>
          </w:r>
          <w:r w:rsidRPr="00764DED">
            <w:rPr>
              <w:noProof/>
              <w:webHidden/>
              <w:sz w:val="22"/>
              <w:rPrChange w:id="232" w:author="think" w:date="2017-02-12T22:52:00Z">
                <w:rPr>
                  <w:noProof/>
                  <w:webHidden/>
                </w:rPr>
              </w:rPrChange>
            </w:rPr>
            <w:t>5</w:t>
          </w:r>
          <w:r w:rsidRPr="00764DED">
            <w:rPr>
              <w:noProof/>
              <w:webHidden/>
              <w:sz w:val="22"/>
              <w:rPrChange w:id="233" w:author="think" w:date="2017-02-12T22:52:00Z">
                <w:rPr>
                  <w:noProof/>
                  <w:webHidden/>
                </w:rPr>
              </w:rPrChange>
            </w:rPr>
            <w:fldChar w:fldCharType="end"/>
          </w:r>
          <w:r w:rsidRPr="00764DED">
            <w:rPr>
              <w:rStyle w:val="af5"/>
              <w:noProof/>
              <w:sz w:val="22"/>
              <w:rPrChange w:id="234" w:author="think" w:date="2017-02-12T22:52:00Z">
                <w:rPr>
                  <w:rStyle w:val="af5"/>
                  <w:noProof/>
                </w:rPr>
              </w:rPrChange>
            </w:rPr>
            <w:fldChar w:fldCharType="end"/>
          </w:r>
        </w:p>
        <w:p w14:paraId="799D9F9C" w14:textId="1242632E" w:rsidR="00764DED" w:rsidRPr="00764DED" w:rsidRDefault="00764DED">
          <w:pPr>
            <w:pStyle w:val="21"/>
            <w:tabs>
              <w:tab w:val="left" w:pos="1260"/>
              <w:tab w:val="right" w:leader="dot" w:pos="8296"/>
            </w:tabs>
            <w:ind w:left="640"/>
            <w:rPr>
              <w:noProof/>
              <w:sz w:val="16"/>
              <w:rPrChange w:id="235" w:author="think" w:date="2017-02-12T22:52:00Z">
                <w:rPr>
                  <w:noProof/>
                  <w:sz w:val="21"/>
                </w:rPr>
              </w:rPrChange>
            </w:rPr>
          </w:pPr>
          <w:r w:rsidRPr="00764DED">
            <w:rPr>
              <w:rStyle w:val="af5"/>
              <w:noProof/>
              <w:sz w:val="22"/>
              <w:rPrChange w:id="236" w:author="think" w:date="2017-02-12T22:52:00Z">
                <w:rPr>
                  <w:rStyle w:val="af5"/>
                  <w:noProof/>
                </w:rPr>
              </w:rPrChange>
            </w:rPr>
            <w:fldChar w:fldCharType="begin"/>
          </w:r>
          <w:r w:rsidRPr="00764DED">
            <w:rPr>
              <w:rStyle w:val="af5"/>
              <w:noProof/>
              <w:sz w:val="22"/>
              <w:rPrChange w:id="237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noProof/>
              <w:sz w:val="22"/>
              <w:rPrChange w:id="238" w:author="think" w:date="2017-02-12T22:52:00Z">
                <w:rPr>
                  <w:noProof/>
                </w:rPr>
              </w:rPrChange>
            </w:rPr>
            <w:instrText>HYPERLINK \l "_Toc474703285"</w:instrText>
          </w:r>
          <w:r w:rsidRPr="00764DED">
            <w:rPr>
              <w:rStyle w:val="af5"/>
              <w:noProof/>
              <w:sz w:val="22"/>
              <w:rPrChange w:id="239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rStyle w:val="af5"/>
              <w:noProof/>
              <w:sz w:val="22"/>
              <w:rPrChange w:id="240" w:author="think" w:date="2017-02-12T22:52:00Z">
                <w:rPr>
                  <w:rStyle w:val="af5"/>
                  <w:noProof/>
                </w:rPr>
              </w:rPrChange>
            </w:rPr>
            <w:fldChar w:fldCharType="separate"/>
          </w:r>
          <w:r w:rsidRPr="00764DED">
            <w:rPr>
              <w:rStyle w:val="af5"/>
              <w:noProof/>
              <w:sz w:val="22"/>
              <w:rPrChange w:id="241" w:author="think" w:date="2017-02-12T22:52:00Z">
                <w:rPr>
                  <w:rStyle w:val="af5"/>
                  <w:noProof/>
                </w:rPr>
              </w:rPrChange>
            </w:rPr>
            <w:t>1.3</w:t>
          </w:r>
          <w:r w:rsidRPr="00764DED">
            <w:rPr>
              <w:noProof/>
              <w:sz w:val="16"/>
              <w:rPrChange w:id="242" w:author="think" w:date="2017-02-12T22:52:00Z">
                <w:rPr>
                  <w:noProof/>
                  <w:sz w:val="21"/>
                </w:rPr>
              </w:rPrChange>
            </w:rPr>
            <w:tab/>
          </w:r>
          <w:r w:rsidRPr="00764DED">
            <w:rPr>
              <w:rStyle w:val="af5"/>
              <w:rFonts w:hint="eastAsia"/>
              <w:noProof/>
              <w:sz w:val="22"/>
              <w:rPrChange w:id="243" w:author="think" w:date="2017-02-12T22:52:00Z">
                <w:rPr>
                  <w:rStyle w:val="af5"/>
                  <w:rFonts w:hint="eastAsia"/>
                  <w:noProof/>
                </w:rPr>
              </w:rPrChange>
            </w:rPr>
            <w:t>客户经理</w:t>
          </w:r>
          <w:r w:rsidRPr="00764DED">
            <w:rPr>
              <w:noProof/>
              <w:webHidden/>
              <w:sz w:val="22"/>
              <w:rPrChange w:id="244" w:author="think" w:date="2017-02-12T22:52:00Z">
                <w:rPr>
                  <w:noProof/>
                  <w:webHidden/>
                </w:rPr>
              </w:rPrChange>
            </w:rPr>
            <w:tab/>
          </w:r>
          <w:r w:rsidRPr="00764DED">
            <w:rPr>
              <w:noProof/>
              <w:webHidden/>
              <w:sz w:val="22"/>
              <w:rPrChange w:id="245" w:author="think" w:date="2017-02-12T22:52:00Z">
                <w:rPr>
                  <w:noProof/>
                  <w:webHidden/>
                </w:rPr>
              </w:rPrChange>
            </w:rPr>
            <w:fldChar w:fldCharType="begin"/>
          </w:r>
          <w:r w:rsidRPr="00764DED">
            <w:rPr>
              <w:noProof/>
              <w:webHidden/>
              <w:sz w:val="22"/>
              <w:rPrChange w:id="246" w:author="think" w:date="2017-02-12T22:52:00Z">
                <w:rPr>
                  <w:noProof/>
                  <w:webHidden/>
                </w:rPr>
              </w:rPrChange>
            </w:rPr>
            <w:instrText xml:space="preserve"> PAGEREF _Toc474703285 \h </w:instrText>
          </w:r>
          <w:r w:rsidRPr="00764DED">
            <w:rPr>
              <w:noProof/>
              <w:webHidden/>
              <w:sz w:val="22"/>
              <w:rPrChange w:id="247" w:author="think" w:date="2017-02-12T22:52:00Z">
                <w:rPr>
                  <w:noProof/>
                  <w:webHidden/>
                  <w:sz w:val="22"/>
                </w:rPr>
              </w:rPrChange>
            </w:rPr>
          </w:r>
          <w:r w:rsidRPr="00764DED">
            <w:rPr>
              <w:noProof/>
              <w:webHidden/>
              <w:sz w:val="22"/>
              <w:rPrChange w:id="248" w:author="think" w:date="2017-02-12T22:52:00Z">
                <w:rPr>
                  <w:noProof/>
                  <w:webHidden/>
                </w:rPr>
              </w:rPrChange>
            </w:rPr>
            <w:fldChar w:fldCharType="separate"/>
          </w:r>
          <w:r w:rsidRPr="00764DED">
            <w:rPr>
              <w:noProof/>
              <w:webHidden/>
              <w:sz w:val="22"/>
              <w:rPrChange w:id="249" w:author="think" w:date="2017-02-12T22:52:00Z">
                <w:rPr>
                  <w:noProof/>
                  <w:webHidden/>
                </w:rPr>
              </w:rPrChange>
            </w:rPr>
            <w:t>5</w:t>
          </w:r>
          <w:r w:rsidRPr="00764DED">
            <w:rPr>
              <w:noProof/>
              <w:webHidden/>
              <w:sz w:val="22"/>
              <w:rPrChange w:id="250" w:author="think" w:date="2017-02-12T22:52:00Z">
                <w:rPr>
                  <w:noProof/>
                  <w:webHidden/>
                </w:rPr>
              </w:rPrChange>
            </w:rPr>
            <w:fldChar w:fldCharType="end"/>
          </w:r>
          <w:r w:rsidRPr="00764DED">
            <w:rPr>
              <w:rStyle w:val="af5"/>
              <w:noProof/>
              <w:sz w:val="22"/>
              <w:rPrChange w:id="251" w:author="think" w:date="2017-02-12T22:52:00Z">
                <w:rPr>
                  <w:rStyle w:val="af5"/>
                  <w:noProof/>
                </w:rPr>
              </w:rPrChange>
            </w:rPr>
            <w:fldChar w:fldCharType="end"/>
          </w:r>
        </w:p>
        <w:p w14:paraId="2F011198" w14:textId="78B1C9EE" w:rsidR="00764DED" w:rsidRPr="00764DED" w:rsidRDefault="00764DED">
          <w:pPr>
            <w:pStyle w:val="21"/>
            <w:tabs>
              <w:tab w:val="left" w:pos="1260"/>
              <w:tab w:val="right" w:leader="dot" w:pos="8296"/>
            </w:tabs>
            <w:ind w:left="640"/>
            <w:rPr>
              <w:noProof/>
              <w:sz w:val="16"/>
              <w:rPrChange w:id="252" w:author="think" w:date="2017-02-12T22:52:00Z">
                <w:rPr>
                  <w:noProof/>
                  <w:sz w:val="21"/>
                </w:rPr>
              </w:rPrChange>
            </w:rPr>
          </w:pPr>
          <w:r w:rsidRPr="00764DED">
            <w:rPr>
              <w:rStyle w:val="af5"/>
              <w:noProof/>
              <w:sz w:val="22"/>
              <w:rPrChange w:id="253" w:author="think" w:date="2017-02-12T22:52:00Z">
                <w:rPr>
                  <w:rStyle w:val="af5"/>
                  <w:noProof/>
                </w:rPr>
              </w:rPrChange>
            </w:rPr>
            <w:fldChar w:fldCharType="begin"/>
          </w:r>
          <w:r w:rsidRPr="00764DED">
            <w:rPr>
              <w:rStyle w:val="af5"/>
              <w:noProof/>
              <w:sz w:val="22"/>
              <w:rPrChange w:id="254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noProof/>
              <w:sz w:val="22"/>
              <w:rPrChange w:id="255" w:author="think" w:date="2017-02-12T22:52:00Z">
                <w:rPr>
                  <w:noProof/>
                </w:rPr>
              </w:rPrChange>
            </w:rPr>
            <w:instrText>HYPERLINK \l "_Toc474703286"</w:instrText>
          </w:r>
          <w:r w:rsidRPr="00764DED">
            <w:rPr>
              <w:rStyle w:val="af5"/>
              <w:noProof/>
              <w:sz w:val="22"/>
              <w:rPrChange w:id="256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rStyle w:val="af5"/>
              <w:noProof/>
              <w:sz w:val="22"/>
              <w:rPrChange w:id="257" w:author="think" w:date="2017-02-12T22:52:00Z">
                <w:rPr>
                  <w:rStyle w:val="af5"/>
                  <w:noProof/>
                </w:rPr>
              </w:rPrChange>
            </w:rPr>
            <w:fldChar w:fldCharType="separate"/>
          </w:r>
          <w:r w:rsidRPr="00764DED">
            <w:rPr>
              <w:rStyle w:val="af5"/>
              <w:noProof/>
              <w:sz w:val="22"/>
              <w:rPrChange w:id="258" w:author="think" w:date="2017-02-12T22:52:00Z">
                <w:rPr>
                  <w:rStyle w:val="af5"/>
                  <w:noProof/>
                </w:rPr>
              </w:rPrChange>
            </w:rPr>
            <w:t>1.4</w:t>
          </w:r>
          <w:r w:rsidRPr="00764DED">
            <w:rPr>
              <w:noProof/>
              <w:sz w:val="16"/>
              <w:rPrChange w:id="259" w:author="think" w:date="2017-02-12T22:52:00Z">
                <w:rPr>
                  <w:noProof/>
                  <w:sz w:val="21"/>
                </w:rPr>
              </w:rPrChange>
            </w:rPr>
            <w:tab/>
          </w:r>
          <w:r w:rsidRPr="00764DED">
            <w:rPr>
              <w:rStyle w:val="af5"/>
              <w:rFonts w:hint="eastAsia"/>
              <w:noProof/>
              <w:sz w:val="22"/>
              <w:rPrChange w:id="260" w:author="think" w:date="2017-02-12T22:52:00Z">
                <w:rPr>
                  <w:rStyle w:val="af5"/>
                  <w:rFonts w:hint="eastAsia"/>
                  <w:noProof/>
                </w:rPr>
              </w:rPrChange>
            </w:rPr>
            <w:t>管理人员</w:t>
          </w:r>
          <w:r w:rsidRPr="00764DED">
            <w:rPr>
              <w:noProof/>
              <w:webHidden/>
              <w:sz w:val="22"/>
              <w:rPrChange w:id="261" w:author="think" w:date="2017-02-12T22:52:00Z">
                <w:rPr>
                  <w:noProof/>
                  <w:webHidden/>
                </w:rPr>
              </w:rPrChange>
            </w:rPr>
            <w:tab/>
          </w:r>
          <w:r w:rsidRPr="00764DED">
            <w:rPr>
              <w:noProof/>
              <w:webHidden/>
              <w:sz w:val="22"/>
              <w:rPrChange w:id="262" w:author="think" w:date="2017-02-12T22:52:00Z">
                <w:rPr>
                  <w:noProof/>
                  <w:webHidden/>
                </w:rPr>
              </w:rPrChange>
            </w:rPr>
            <w:fldChar w:fldCharType="begin"/>
          </w:r>
          <w:r w:rsidRPr="00764DED">
            <w:rPr>
              <w:noProof/>
              <w:webHidden/>
              <w:sz w:val="22"/>
              <w:rPrChange w:id="263" w:author="think" w:date="2017-02-12T22:52:00Z">
                <w:rPr>
                  <w:noProof/>
                  <w:webHidden/>
                </w:rPr>
              </w:rPrChange>
            </w:rPr>
            <w:instrText xml:space="preserve"> PAGEREF _Toc474703286 \h </w:instrText>
          </w:r>
          <w:r w:rsidRPr="00764DED">
            <w:rPr>
              <w:noProof/>
              <w:webHidden/>
              <w:sz w:val="22"/>
              <w:rPrChange w:id="264" w:author="think" w:date="2017-02-12T22:52:00Z">
                <w:rPr>
                  <w:noProof/>
                  <w:webHidden/>
                  <w:sz w:val="22"/>
                </w:rPr>
              </w:rPrChange>
            </w:rPr>
          </w:r>
          <w:r w:rsidRPr="00764DED">
            <w:rPr>
              <w:noProof/>
              <w:webHidden/>
              <w:sz w:val="22"/>
              <w:rPrChange w:id="265" w:author="think" w:date="2017-02-12T22:52:00Z">
                <w:rPr>
                  <w:noProof/>
                  <w:webHidden/>
                </w:rPr>
              </w:rPrChange>
            </w:rPr>
            <w:fldChar w:fldCharType="separate"/>
          </w:r>
          <w:r w:rsidRPr="00764DED">
            <w:rPr>
              <w:noProof/>
              <w:webHidden/>
              <w:sz w:val="22"/>
              <w:rPrChange w:id="266" w:author="think" w:date="2017-02-12T22:52:00Z">
                <w:rPr>
                  <w:noProof/>
                  <w:webHidden/>
                </w:rPr>
              </w:rPrChange>
            </w:rPr>
            <w:t>5</w:t>
          </w:r>
          <w:r w:rsidRPr="00764DED">
            <w:rPr>
              <w:noProof/>
              <w:webHidden/>
              <w:sz w:val="22"/>
              <w:rPrChange w:id="267" w:author="think" w:date="2017-02-12T22:52:00Z">
                <w:rPr>
                  <w:noProof/>
                  <w:webHidden/>
                </w:rPr>
              </w:rPrChange>
            </w:rPr>
            <w:fldChar w:fldCharType="end"/>
          </w:r>
          <w:r w:rsidRPr="00764DED">
            <w:rPr>
              <w:rStyle w:val="af5"/>
              <w:noProof/>
              <w:sz w:val="22"/>
              <w:rPrChange w:id="268" w:author="think" w:date="2017-02-12T22:52:00Z">
                <w:rPr>
                  <w:rStyle w:val="af5"/>
                  <w:noProof/>
                </w:rPr>
              </w:rPrChange>
            </w:rPr>
            <w:fldChar w:fldCharType="end"/>
          </w:r>
        </w:p>
        <w:p w14:paraId="570CB9AD" w14:textId="1809FBCB" w:rsidR="00764DED" w:rsidRPr="00764DED" w:rsidRDefault="00764DED">
          <w:pPr>
            <w:pStyle w:val="21"/>
            <w:tabs>
              <w:tab w:val="left" w:pos="1260"/>
              <w:tab w:val="right" w:leader="dot" w:pos="8296"/>
            </w:tabs>
            <w:ind w:left="640"/>
            <w:rPr>
              <w:noProof/>
              <w:sz w:val="16"/>
              <w:rPrChange w:id="269" w:author="think" w:date="2017-02-12T22:52:00Z">
                <w:rPr>
                  <w:noProof/>
                  <w:sz w:val="21"/>
                </w:rPr>
              </w:rPrChange>
            </w:rPr>
          </w:pPr>
          <w:r w:rsidRPr="00764DED">
            <w:rPr>
              <w:rStyle w:val="af5"/>
              <w:noProof/>
              <w:sz w:val="22"/>
              <w:rPrChange w:id="270" w:author="think" w:date="2017-02-12T22:52:00Z">
                <w:rPr>
                  <w:rStyle w:val="af5"/>
                  <w:noProof/>
                </w:rPr>
              </w:rPrChange>
            </w:rPr>
            <w:fldChar w:fldCharType="begin"/>
          </w:r>
          <w:r w:rsidRPr="00764DED">
            <w:rPr>
              <w:rStyle w:val="af5"/>
              <w:noProof/>
              <w:sz w:val="22"/>
              <w:rPrChange w:id="271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noProof/>
              <w:sz w:val="22"/>
              <w:rPrChange w:id="272" w:author="think" w:date="2017-02-12T22:52:00Z">
                <w:rPr>
                  <w:noProof/>
                </w:rPr>
              </w:rPrChange>
            </w:rPr>
            <w:instrText>HYPERLINK \l "_Toc474703287"</w:instrText>
          </w:r>
          <w:r w:rsidRPr="00764DED">
            <w:rPr>
              <w:rStyle w:val="af5"/>
              <w:noProof/>
              <w:sz w:val="22"/>
              <w:rPrChange w:id="273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rStyle w:val="af5"/>
              <w:noProof/>
              <w:sz w:val="22"/>
              <w:rPrChange w:id="274" w:author="think" w:date="2017-02-12T22:52:00Z">
                <w:rPr>
                  <w:rStyle w:val="af5"/>
                  <w:noProof/>
                </w:rPr>
              </w:rPrChange>
            </w:rPr>
            <w:fldChar w:fldCharType="separate"/>
          </w:r>
          <w:r w:rsidRPr="00764DED">
            <w:rPr>
              <w:rStyle w:val="af5"/>
              <w:noProof/>
              <w:sz w:val="22"/>
              <w:rPrChange w:id="275" w:author="think" w:date="2017-02-12T22:52:00Z">
                <w:rPr>
                  <w:rStyle w:val="af5"/>
                  <w:noProof/>
                </w:rPr>
              </w:rPrChange>
            </w:rPr>
            <w:t>1.5</w:t>
          </w:r>
          <w:r w:rsidRPr="00764DED">
            <w:rPr>
              <w:noProof/>
              <w:sz w:val="16"/>
              <w:rPrChange w:id="276" w:author="think" w:date="2017-02-12T22:52:00Z">
                <w:rPr>
                  <w:noProof/>
                  <w:sz w:val="21"/>
                </w:rPr>
              </w:rPrChange>
            </w:rPr>
            <w:tab/>
          </w:r>
          <w:r w:rsidRPr="00764DED">
            <w:rPr>
              <w:rStyle w:val="af5"/>
              <w:rFonts w:hint="eastAsia"/>
              <w:noProof/>
              <w:sz w:val="22"/>
              <w:rPrChange w:id="277" w:author="think" w:date="2017-02-12T22:52:00Z">
                <w:rPr>
                  <w:rStyle w:val="af5"/>
                  <w:rFonts w:hint="eastAsia"/>
                  <w:noProof/>
                </w:rPr>
              </w:rPrChange>
            </w:rPr>
            <w:t>财务人员</w:t>
          </w:r>
          <w:r w:rsidRPr="00764DED">
            <w:rPr>
              <w:noProof/>
              <w:webHidden/>
              <w:sz w:val="22"/>
              <w:rPrChange w:id="278" w:author="think" w:date="2017-02-12T22:52:00Z">
                <w:rPr>
                  <w:noProof/>
                  <w:webHidden/>
                </w:rPr>
              </w:rPrChange>
            </w:rPr>
            <w:tab/>
          </w:r>
          <w:r w:rsidRPr="00764DED">
            <w:rPr>
              <w:noProof/>
              <w:webHidden/>
              <w:sz w:val="22"/>
              <w:rPrChange w:id="279" w:author="think" w:date="2017-02-12T22:52:00Z">
                <w:rPr>
                  <w:noProof/>
                  <w:webHidden/>
                </w:rPr>
              </w:rPrChange>
            </w:rPr>
            <w:fldChar w:fldCharType="begin"/>
          </w:r>
          <w:r w:rsidRPr="00764DED">
            <w:rPr>
              <w:noProof/>
              <w:webHidden/>
              <w:sz w:val="22"/>
              <w:rPrChange w:id="280" w:author="think" w:date="2017-02-12T22:52:00Z">
                <w:rPr>
                  <w:noProof/>
                  <w:webHidden/>
                </w:rPr>
              </w:rPrChange>
            </w:rPr>
            <w:instrText xml:space="preserve"> PAGEREF _Toc474703287 \h </w:instrText>
          </w:r>
          <w:r w:rsidRPr="00764DED">
            <w:rPr>
              <w:noProof/>
              <w:webHidden/>
              <w:sz w:val="22"/>
              <w:rPrChange w:id="281" w:author="think" w:date="2017-02-12T22:52:00Z">
                <w:rPr>
                  <w:noProof/>
                  <w:webHidden/>
                  <w:sz w:val="22"/>
                </w:rPr>
              </w:rPrChange>
            </w:rPr>
          </w:r>
          <w:r w:rsidRPr="00764DED">
            <w:rPr>
              <w:noProof/>
              <w:webHidden/>
              <w:sz w:val="22"/>
              <w:rPrChange w:id="282" w:author="think" w:date="2017-02-12T22:52:00Z">
                <w:rPr>
                  <w:noProof/>
                  <w:webHidden/>
                </w:rPr>
              </w:rPrChange>
            </w:rPr>
            <w:fldChar w:fldCharType="separate"/>
          </w:r>
          <w:r w:rsidRPr="00764DED">
            <w:rPr>
              <w:noProof/>
              <w:webHidden/>
              <w:sz w:val="22"/>
              <w:rPrChange w:id="283" w:author="think" w:date="2017-02-12T22:52:00Z">
                <w:rPr>
                  <w:noProof/>
                  <w:webHidden/>
                </w:rPr>
              </w:rPrChange>
            </w:rPr>
            <w:t>5</w:t>
          </w:r>
          <w:r w:rsidRPr="00764DED">
            <w:rPr>
              <w:noProof/>
              <w:webHidden/>
              <w:sz w:val="22"/>
              <w:rPrChange w:id="284" w:author="think" w:date="2017-02-12T22:52:00Z">
                <w:rPr>
                  <w:noProof/>
                  <w:webHidden/>
                </w:rPr>
              </w:rPrChange>
            </w:rPr>
            <w:fldChar w:fldCharType="end"/>
          </w:r>
          <w:r w:rsidRPr="00764DED">
            <w:rPr>
              <w:rStyle w:val="af5"/>
              <w:noProof/>
              <w:sz w:val="22"/>
              <w:rPrChange w:id="285" w:author="think" w:date="2017-02-12T22:52:00Z">
                <w:rPr>
                  <w:rStyle w:val="af5"/>
                  <w:noProof/>
                </w:rPr>
              </w:rPrChange>
            </w:rPr>
            <w:fldChar w:fldCharType="end"/>
          </w:r>
        </w:p>
        <w:p w14:paraId="1E3C0A4D" w14:textId="7D85BD7E" w:rsidR="00764DED" w:rsidRPr="00764DED" w:rsidRDefault="00764DED">
          <w:pPr>
            <w:pStyle w:val="21"/>
            <w:tabs>
              <w:tab w:val="left" w:pos="1260"/>
              <w:tab w:val="right" w:leader="dot" w:pos="8296"/>
            </w:tabs>
            <w:ind w:left="640"/>
            <w:rPr>
              <w:noProof/>
              <w:sz w:val="16"/>
              <w:rPrChange w:id="286" w:author="think" w:date="2017-02-12T22:52:00Z">
                <w:rPr>
                  <w:noProof/>
                  <w:sz w:val="21"/>
                </w:rPr>
              </w:rPrChange>
            </w:rPr>
          </w:pPr>
          <w:r w:rsidRPr="00764DED">
            <w:rPr>
              <w:rStyle w:val="af5"/>
              <w:noProof/>
              <w:sz w:val="22"/>
              <w:rPrChange w:id="287" w:author="think" w:date="2017-02-12T22:52:00Z">
                <w:rPr>
                  <w:rStyle w:val="af5"/>
                  <w:noProof/>
                </w:rPr>
              </w:rPrChange>
            </w:rPr>
            <w:fldChar w:fldCharType="begin"/>
          </w:r>
          <w:r w:rsidRPr="00764DED">
            <w:rPr>
              <w:rStyle w:val="af5"/>
              <w:noProof/>
              <w:sz w:val="22"/>
              <w:rPrChange w:id="288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noProof/>
              <w:sz w:val="22"/>
              <w:rPrChange w:id="289" w:author="think" w:date="2017-02-12T22:52:00Z">
                <w:rPr>
                  <w:noProof/>
                </w:rPr>
              </w:rPrChange>
            </w:rPr>
            <w:instrText>HYPERLINK \l "_Toc474703288"</w:instrText>
          </w:r>
          <w:r w:rsidRPr="00764DED">
            <w:rPr>
              <w:rStyle w:val="af5"/>
              <w:noProof/>
              <w:sz w:val="22"/>
              <w:rPrChange w:id="290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rStyle w:val="af5"/>
              <w:noProof/>
              <w:sz w:val="22"/>
              <w:rPrChange w:id="291" w:author="think" w:date="2017-02-12T22:52:00Z">
                <w:rPr>
                  <w:rStyle w:val="af5"/>
                  <w:noProof/>
                </w:rPr>
              </w:rPrChange>
            </w:rPr>
            <w:fldChar w:fldCharType="separate"/>
          </w:r>
          <w:r w:rsidRPr="00764DED">
            <w:rPr>
              <w:rStyle w:val="af5"/>
              <w:noProof/>
              <w:sz w:val="22"/>
              <w:rPrChange w:id="292" w:author="think" w:date="2017-02-12T22:52:00Z">
                <w:rPr>
                  <w:rStyle w:val="af5"/>
                  <w:noProof/>
                </w:rPr>
              </w:rPrChange>
            </w:rPr>
            <w:t>1.6</w:t>
          </w:r>
          <w:r w:rsidRPr="00764DED">
            <w:rPr>
              <w:noProof/>
              <w:sz w:val="16"/>
              <w:rPrChange w:id="293" w:author="think" w:date="2017-02-12T22:52:00Z">
                <w:rPr>
                  <w:noProof/>
                  <w:sz w:val="21"/>
                </w:rPr>
              </w:rPrChange>
            </w:rPr>
            <w:tab/>
          </w:r>
          <w:r w:rsidRPr="00764DED">
            <w:rPr>
              <w:rStyle w:val="af5"/>
              <w:rFonts w:hint="eastAsia"/>
              <w:noProof/>
              <w:sz w:val="22"/>
              <w:rPrChange w:id="294" w:author="think" w:date="2017-02-12T22:52:00Z">
                <w:rPr>
                  <w:rStyle w:val="af5"/>
                  <w:rFonts w:hint="eastAsia"/>
                  <w:noProof/>
                </w:rPr>
              </w:rPrChange>
            </w:rPr>
            <w:t>客服</w:t>
          </w:r>
          <w:r w:rsidRPr="00764DED">
            <w:rPr>
              <w:noProof/>
              <w:webHidden/>
              <w:sz w:val="22"/>
              <w:rPrChange w:id="295" w:author="think" w:date="2017-02-12T22:52:00Z">
                <w:rPr>
                  <w:noProof/>
                  <w:webHidden/>
                </w:rPr>
              </w:rPrChange>
            </w:rPr>
            <w:tab/>
          </w:r>
          <w:r w:rsidRPr="00764DED">
            <w:rPr>
              <w:noProof/>
              <w:webHidden/>
              <w:sz w:val="22"/>
              <w:rPrChange w:id="296" w:author="think" w:date="2017-02-12T22:52:00Z">
                <w:rPr>
                  <w:noProof/>
                  <w:webHidden/>
                </w:rPr>
              </w:rPrChange>
            </w:rPr>
            <w:fldChar w:fldCharType="begin"/>
          </w:r>
          <w:r w:rsidRPr="00764DED">
            <w:rPr>
              <w:noProof/>
              <w:webHidden/>
              <w:sz w:val="22"/>
              <w:rPrChange w:id="297" w:author="think" w:date="2017-02-12T22:52:00Z">
                <w:rPr>
                  <w:noProof/>
                  <w:webHidden/>
                </w:rPr>
              </w:rPrChange>
            </w:rPr>
            <w:instrText xml:space="preserve"> PAGEREF _Toc474703288 \h </w:instrText>
          </w:r>
          <w:r w:rsidRPr="00764DED">
            <w:rPr>
              <w:noProof/>
              <w:webHidden/>
              <w:sz w:val="22"/>
              <w:rPrChange w:id="298" w:author="think" w:date="2017-02-12T22:52:00Z">
                <w:rPr>
                  <w:noProof/>
                  <w:webHidden/>
                  <w:sz w:val="22"/>
                </w:rPr>
              </w:rPrChange>
            </w:rPr>
          </w:r>
          <w:r w:rsidRPr="00764DED">
            <w:rPr>
              <w:noProof/>
              <w:webHidden/>
              <w:sz w:val="22"/>
              <w:rPrChange w:id="299" w:author="think" w:date="2017-02-12T22:52:00Z">
                <w:rPr>
                  <w:noProof/>
                  <w:webHidden/>
                </w:rPr>
              </w:rPrChange>
            </w:rPr>
            <w:fldChar w:fldCharType="separate"/>
          </w:r>
          <w:r w:rsidRPr="00764DED">
            <w:rPr>
              <w:noProof/>
              <w:webHidden/>
              <w:sz w:val="22"/>
              <w:rPrChange w:id="300" w:author="think" w:date="2017-02-12T22:52:00Z">
                <w:rPr>
                  <w:noProof/>
                  <w:webHidden/>
                </w:rPr>
              </w:rPrChange>
            </w:rPr>
            <w:t>5</w:t>
          </w:r>
          <w:r w:rsidRPr="00764DED">
            <w:rPr>
              <w:noProof/>
              <w:webHidden/>
              <w:sz w:val="22"/>
              <w:rPrChange w:id="301" w:author="think" w:date="2017-02-12T22:52:00Z">
                <w:rPr>
                  <w:noProof/>
                  <w:webHidden/>
                </w:rPr>
              </w:rPrChange>
            </w:rPr>
            <w:fldChar w:fldCharType="end"/>
          </w:r>
          <w:r w:rsidRPr="00764DED">
            <w:rPr>
              <w:rStyle w:val="af5"/>
              <w:noProof/>
              <w:sz w:val="22"/>
              <w:rPrChange w:id="302" w:author="think" w:date="2017-02-12T22:52:00Z">
                <w:rPr>
                  <w:rStyle w:val="af5"/>
                  <w:noProof/>
                </w:rPr>
              </w:rPrChange>
            </w:rPr>
            <w:fldChar w:fldCharType="end"/>
          </w:r>
        </w:p>
        <w:p w14:paraId="0063E765" w14:textId="4A65810C" w:rsidR="00764DED" w:rsidRPr="00764DED" w:rsidRDefault="00764DED">
          <w:pPr>
            <w:pStyle w:val="11"/>
            <w:tabs>
              <w:tab w:val="left" w:pos="840"/>
              <w:tab w:val="right" w:leader="dot" w:pos="8296"/>
            </w:tabs>
            <w:rPr>
              <w:noProof/>
              <w:sz w:val="16"/>
              <w:rPrChange w:id="303" w:author="think" w:date="2017-02-12T22:52:00Z">
                <w:rPr>
                  <w:noProof/>
                  <w:sz w:val="21"/>
                </w:rPr>
              </w:rPrChange>
            </w:rPr>
          </w:pPr>
          <w:r w:rsidRPr="00764DED">
            <w:rPr>
              <w:rStyle w:val="af5"/>
              <w:noProof/>
              <w:sz w:val="22"/>
              <w:rPrChange w:id="304" w:author="think" w:date="2017-02-12T22:52:00Z">
                <w:rPr>
                  <w:rStyle w:val="af5"/>
                  <w:noProof/>
                </w:rPr>
              </w:rPrChange>
            </w:rPr>
            <w:fldChar w:fldCharType="begin"/>
          </w:r>
          <w:r w:rsidRPr="00764DED">
            <w:rPr>
              <w:rStyle w:val="af5"/>
              <w:noProof/>
              <w:sz w:val="22"/>
              <w:rPrChange w:id="305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noProof/>
              <w:sz w:val="22"/>
              <w:rPrChange w:id="306" w:author="think" w:date="2017-02-12T22:52:00Z">
                <w:rPr>
                  <w:noProof/>
                </w:rPr>
              </w:rPrChange>
            </w:rPr>
            <w:instrText>HYPERLINK \l "_Toc474703289"</w:instrText>
          </w:r>
          <w:r w:rsidRPr="00764DED">
            <w:rPr>
              <w:rStyle w:val="af5"/>
              <w:noProof/>
              <w:sz w:val="22"/>
              <w:rPrChange w:id="307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rStyle w:val="af5"/>
              <w:noProof/>
              <w:sz w:val="22"/>
              <w:rPrChange w:id="308" w:author="think" w:date="2017-02-12T22:52:00Z">
                <w:rPr>
                  <w:rStyle w:val="af5"/>
                  <w:noProof/>
                </w:rPr>
              </w:rPrChange>
            </w:rPr>
            <w:fldChar w:fldCharType="separate"/>
          </w:r>
          <w:r w:rsidRPr="00764DED">
            <w:rPr>
              <w:rStyle w:val="af5"/>
              <w:noProof/>
              <w:sz w:val="22"/>
              <w:rPrChange w:id="309" w:author="think" w:date="2017-02-12T22:52:00Z">
                <w:rPr>
                  <w:rStyle w:val="af5"/>
                  <w:noProof/>
                </w:rPr>
              </w:rPrChange>
            </w:rPr>
            <w:t>2</w:t>
          </w:r>
          <w:r w:rsidRPr="00764DED">
            <w:rPr>
              <w:noProof/>
              <w:sz w:val="16"/>
              <w:rPrChange w:id="310" w:author="think" w:date="2017-02-12T22:52:00Z">
                <w:rPr>
                  <w:noProof/>
                  <w:sz w:val="21"/>
                </w:rPr>
              </w:rPrChange>
            </w:rPr>
            <w:tab/>
          </w:r>
          <w:r w:rsidRPr="00764DED">
            <w:rPr>
              <w:rStyle w:val="af5"/>
              <w:rFonts w:hint="eastAsia"/>
              <w:noProof/>
              <w:sz w:val="22"/>
              <w:rPrChange w:id="311" w:author="think" w:date="2017-02-12T22:52:00Z">
                <w:rPr>
                  <w:rStyle w:val="af5"/>
                  <w:rFonts w:hint="eastAsia"/>
                  <w:noProof/>
                </w:rPr>
              </w:rPrChange>
            </w:rPr>
            <w:t>业务场景</w:t>
          </w:r>
          <w:r w:rsidRPr="00764DED">
            <w:rPr>
              <w:noProof/>
              <w:webHidden/>
              <w:sz w:val="22"/>
              <w:rPrChange w:id="312" w:author="think" w:date="2017-02-12T22:52:00Z">
                <w:rPr>
                  <w:noProof/>
                  <w:webHidden/>
                </w:rPr>
              </w:rPrChange>
            </w:rPr>
            <w:tab/>
          </w:r>
          <w:r w:rsidRPr="00764DED">
            <w:rPr>
              <w:noProof/>
              <w:webHidden/>
              <w:sz w:val="22"/>
              <w:rPrChange w:id="313" w:author="think" w:date="2017-02-12T22:52:00Z">
                <w:rPr>
                  <w:noProof/>
                  <w:webHidden/>
                </w:rPr>
              </w:rPrChange>
            </w:rPr>
            <w:fldChar w:fldCharType="begin"/>
          </w:r>
          <w:r w:rsidRPr="00764DED">
            <w:rPr>
              <w:noProof/>
              <w:webHidden/>
              <w:sz w:val="22"/>
              <w:rPrChange w:id="314" w:author="think" w:date="2017-02-12T22:52:00Z">
                <w:rPr>
                  <w:noProof/>
                  <w:webHidden/>
                </w:rPr>
              </w:rPrChange>
            </w:rPr>
            <w:instrText xml:space="preserve"> PAGEREF _Toc474703289 \h </w:instrText>
          </w:r>
          <w:r w:rsidRPr="00764DED">
            <w:rPr>
              <w:noProof/>
              <w:webHidden/>
              <w:sz w:val="22"/>
              <w:rPrChange w:id="315" w:author="think" w:date="2017-02-12T22:52:00Z">
                <w:rPr>
                  <w:noProof/>
                  <w:webHidden/>
                  <w:sz w:val="22"/>
                </w:rPr>
              </w:rPrChange>
            </w:rPr>
          </w:r>
          <w:r w:rsidRPr="00764DED">
            <w:rPr>
              <w:noProof/>
              <w:webHidden/>
              <w:sz w:val="22"/>
              <w:rPrChange w:id="316" w:author="think" w:date="2017-02-12T22:52:00Z">
                <w:rPr>
                  <w:noProof/>
                  <w:webHidden/>
                </w:rPr>
              </w:rPrChange>
            </w:rPr>
            <w:fldChar w:fldCharType="separate"/>
          </w:r>
          <w:r w:rsidRPr="00764DED">
            <w:rPr>
              <w:noProof/>
              <w:webHidden/>
              <w:sz w:val="22"/>
              <w:rPrChange w:id="317" w:author="think" w:date="2017-02-12T22:52:00Z">
                <w:rPr>
                  <w:noProof/>
                  <w:webHidden/>
                </w:rPr>
              </w:rPrChange>
            </w:rPr>
            <w:t>6</w:t>
          </w:r>
          <w:r w:rsidRPr="00764DED">
            <w:rPr>
              <w:noProof/>
              <w:webHidden/>
              <w:sz w:val="22"/>
              <w:rPrChange w:id="318" w:author="think" w:date="2017-02-12T22:52:00Z">
                <w:rPr>
                  <w:noProof/>
                  <w:webHidden/>
                </w:rPr>
              </w:rPrChange>
            </w:rPr>
            <w:fldChar w:fldCharType="end"/>
          </w:r>
          <w:r w:rsidRPr="00764DED">
            <w:rPr>
              <w:rStyle w:val="af5"/>
              <w:noProof/>
              <w:sz w:val="22"/>
              <w:rPrChange w:id="319" w:author="think" w:date="2017-02-12T22:52:00Z">
                <w:rPr>
                  <w:rStyle w:val="af5"/>
                  <w:noProof/>
                </w:rPr>
              </w:rPrChange>
            </w:rPr>
            <w:fldChar w:fldCharType="end"/>
          </w:r>
        </w:p>
        <w:p w14:paraId="13B0C2BE" w14:textId="5D9E8723" w:rsidR="00764DED" w:rsidRPr="00764DED" w:rsidRDefault="00764DED">
          <w:pPr>
            <w:pStyle w:val="21"/>
            <w:tabs>
              <w:tab w:val="left" w:pos="1260"/>
              <w:tab w:val="right" w:leader="dot" w:pos="8296"/>
            </w:tabs>
            <w:ind w:left="640"/>
            <w:rPr>
              <w:noProof/>
              <w:sz w:val="16"/>
              <w:rPrChange w:id="320" w:author="think" w:date="2017-02-12T22:52:00Z">
                <w:rPr>
                  <w:noProof/>
                  <w:sz w:val="21"/>
                </w:rPr>
              </w:rPrChange>
            </w:rPr>
          </w:pPr>
          <w:r w:rsidRPr="00764DED">
            <w:rPr>
              <w:rStyle w:val="af5"/>
              <w:noProof/>
              <w:sz w:val="22"/>
              <w:rPrChange w:id="321" w:author="think" w:date="2017-02-12T22:52:00Z">
                <w:rPr>
                  <w:rStyle w:val="af5"/>
                  <w:noProof/>
                </w:rPr>
              </w:rPrChange>
            </w:rPr>
            <w:fldChar w:fldCharType="begin"/>
          </w:r>
          <w:r w:rsidRPr="00764DED">
            <w:rPr>
              <w:rStyle w:val="af5"/>
              <w:noProof/>
              <w:sz w:val="22"/>
              <w:rPrChange w:id="322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noProof/>
              <w:sz w:val="22"/>
              <w:rPrChange w:id="323" w:author="think" w:date="2017-02-12T22:52:00Z">
                <w:rPr>
                  <w:noProof/>
                </w:rPr>
              </w:rPrChange>
            </w:rPr>
            <w:instrText>HYPERLINK \l "_Toc474703290"</w:instrText>
          </w:r>
          <w:r w:rsidRPr="00764DED">
            <w:rPr>
              <w:rStyle w:val="af5"/>
              <w:noProof/>
              <w:sz w:val="22"/>
              <w:rPrChange w:id="324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rStyle w:val="af5"/>
              <w:noProof/>
              <w:sz w:val="22"/>
              <w:rPrChange w:id="325" w:author="think" w:date="2017-02-12T22:52:00Z">
                <w:rPr>
                  <w:rStyle w:val="af5"/>
                  <w:noProof/>
                </w:rPr>
              </w:rPrChange>
            </w:rPr>
            <w:fldChar w:fldCharType="separate"/>
          </w:r>
          <w:r w:rsidRPr="00764DED">
            <w:rPr>
              <w:rStyle w:val="af5"/>
              <w:noProof/>
              <w:sz w:val="22"/>
              <w:rPrChange w:id="326" w:author="think" w:date="2017-02-12T22:52:00Z">
                <w:rPr>
                  <w:rStyle w:val="af5"/>
                  <w:noProof/>
                </w:rPr>
              </w:rPrChange>
            </w:rPr>
            <w:t>2.1</w:t>
          </w:r>
          <w:r w:rsidRPr="00764DED">
            <w:rPr>
              <w:noProof/>
              <w:sz w:val="16"/>
              <w:rPrChange w:id="327" w:author="think" w:date="2017-02-12T22:52:00Z">
                <w:rPr>
                  <w:noProof/>
                  <w:sz w:val="21"/>
                </w:rPr>
              </w:rPrChange>
            </w:rPr>
            <w:tab/>
          </w:r>
          <w:r w:rsidRPr="00764DED">
            <w:rPr>
              <w:rStyle w:val="af5"/>
              <w:rFonts w:hint="eastAsia"/>
              <w:noProof/>
              <w:sz w:val="22"/>
              <w:rPrChange w:id="328" w:author="think" w:date="2017-02-12T22:52:00Z">
                <w:rPr>
                  <w:rStyle w:val="af5"/>
                  <w:rFonts w:hint="eastAsia"/>
                  <w:noProof/>
                </w:rPr>
              </w:rPrChange>
            </w:rPr>
            <w:t>顾客消费交易</w:t>
          </w:r>
          <w:r w:rsidRPr="00764DED">
            <w:rPr>
              <w:noProof/>
              <w:webHidden/>
              <w:sz w:val="22"/>
              <w:rPrChange w:id="329" w:author="think" w:date="2017-02-12T22:52:00Z">
                <w:rPr>
                  <w:noProof/>
                  <w:webHidden/>
                </w:rPr>
              </w:rPrChange>
            </w:rPr>
            <w:tab/>
          </w:r>
          <w:r w:rsidRPr="00764DED">
            <w:rPr>
              <w:noProof/>
              <w:webHidden/>
              <w:sz w:val="22"/>
              <w:rPrChange w:id="330" w:author="think" w:date="2017-02-12T22:52:00Z">
                <w:rPr>
                  <w:noProof/>
                  <w:webHidden/>
                </w:rPr>
              </w:rPrChange>
            </w:rPr>
            <w:fldChar w:fldCharType="begin"/>
          </w:r>
          <w:r w:rsidRPr="00764DED">
            <w:rPr>
              <w:noProof/>
              <w:webHidden/>
              <w:sz w:val="22"/>
              <w:rPrChange w:id="331" w:author="think" w:date="2017-02-12T22:52:00Z">
                <w:rPr>
                  <w:noProof/>
                  <w:webHidden/>
                </w:rPr>
              </w:rPrChange>
            </w:rPr>
            <w:instrText xml:space="preserve"> PAGEREF _Toc474703290 \h </w:instrText>
          </w:r>
          <w:r w:rsidRPr="00764DED">
            <w:rPr>
              <w:noProof/>
              <w:webHidden/>
              <w:sz w:val="22"/>
              <w:rPrChange w:id="332" w:author="think" w:date="2017-02-12T22:52:00Z">
                <w:rPr>
                  <w:noProof/>
                  <w:webHidden/>
                  <w:sz w:val="22"/>
                </w:rPr>
              </w:rPrChange>
            </w:rPr>
          </w:r>
          <w:r w:rsidRPr="00764DED">
            <w:rPr>
              <w:noProof/>
              <w:webHidden/>
              <w:sz w:val="22"/>
              <w:rPrChange w:id="333" w:author="think" w:date="2017-02-12T22:52:00Z">
                <w:rPr>
                  <w:noProof/>
                  <w:webHidden/>
                </w:rPr>
              </w:rPrChange>
            </w:rPr>
            <w:fldChar w:fldCharType="separate"/>
          </w:r>
          <w:r w:rsidRPr="00764DED">
            <w:rPr>
              <w:noProof/>
              <w:webHidden/>
              <w:sz w:val="22"/>
              <w:rPrChange w:id="334" w:author="think" w:date="2017-02-12T22:52:00Z">
                <w:rPr>
                  <w:noProof/>
                  <w:webHidden/>
                </w:rPr>
              </w:rPrChange>
            </w:rPr>
            <w:t>6</w:t>
          </w:r>
          <w:r w:rsidRPr="00764DED">
            <w:rPr>
              <w:noProof/>
              <w:webHidden/>
              <w:sz w:val="22"/>
              <w:rPrChange w:id="335" w:author="think" w:date="2017-02-12T22:52:00Z">
                <w:rPr>
                  <w:noProof/>
                  <w:webHidden/>
                </w:rPr>
              </w:rPrChange>
            </w:rPr>
            <w:fldChar w:fldCharType="end"/>
          </w:r>
          <w:r w:rsidRPr="00764DED">
            <w:rPr>
              <w:rStyle w:val="af5"/>
              <w:noProof/>
              <w:sz w:val="22"/>
              <w:rPrChange w:id="336" w:author="think" w:date="2017-02-12T22:52:00Z">
                <w:rPr>
                  <w:rStyle w:val="af5"/>
                  <w:noProof/>
                </w:rPr>
              </w:rPrChange>
            </w:rPr>
            <w:fldChar w:fldCharType="end"/>
          </w:r>
        </w:p>
        <w:p w14:paraId="7F2BBD93" w14:textId="711253B9" w:rsidR="00764DED" w:rsidRPr="00764DED" w:rsidRDefault="00764DED">
          <w:pPr>
            <w:pStyle w:val="21"/>
            <w:tabs>
              <w:tab w:val="left" w:pos="1260"/>
              <w:tab w:val="right" w:leader="dot" w:pos="8296"/>
            </w:tabs>
            <w:ind w:left="640"/>
            <w:rPr>
              <w:noProof/>
              <w:sz w:val="16"/>
              <w:rPrChange w:id="337" w:author="think" w:date="2017-02-12T22:52:00Z">
                <w:rPr>
                  <w:noProof/>
                  <w:sz w:val="21"/>
                </w:rPr>
              </w:rPrChange>
            </w:rPr>
          </w:pPr>
          <w:r w:rsidRPr="00764DED">
            <w:rPr>
              <w:rStyle w:val="af5"/>
              <w:noProof/>
              <w:sz w:val="22"/>
              <w:rPrChange w:id="338" w:author="think" w:date="2017-02-12T22:52:00Z">
                <w:rPr>
                  <w:rStyle w:val="af5"/>
                  <w:noProof/>
                </w:rPr>
              </w:rPrChange>
            </w:rPr>
            <w:fldChar w:fldCharType="begin"/>
          </w:r>
          <w:r w:rsidRPr="00764DED">
            <w:rPr>
              <w:rStyle w:val="af5"/>
              <w:noProof/>
              <w:sz w:val="22"/>
              <w:rPrChange w:id="339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noProof/>
              <w:sz w:val="22"/>
              <w:rPrChange w:id="340" w:author="think" w:date="2017-02-12T22:52:00Z">
                <w:rPr>
                  <w:noProof/>
                </w:rPr>
              </w:rPrChange>
            </w:rPr>
            <w:instrText>HYPERLINK \l "_Toc474703291"</w:instrText>
          </w:r>
          <w:r w:rsidRPr="00764DED">
            <w:rPr>
              <w:rStyle w:val="af5"/>
              <w:noProof/>
              <w:sz w:val="22"/>
              <w:rPrChange w:id="341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rStyle w:val="af5"/>
              <w:noProof/>
              <w:sz w:val="22"/>
              <w:rPrChange w:id="342" w:author="think" w:date="2017-02-12T22:52:00Z">
                <w:rPr>
                  <w:rStyle w:val="af5"/>
                  <w:noProof/>
                </w:rPr>
              </w:rPrChange>
            </w:rPr>
            <w:fldChar w:fldCharType="separate"/>
          </w:r>
          <w:r w:rsidRPr="00764DED">
            <w:rPr>
              <w:rStyle w:val="af5"/>
              <w:noProof/>
              <w:sz w:val="22"/>
              <w:rPrChange w:id="343" w:author="think" w:date="2017-02-12T22:52:00Z">
                <w:rPr>
                  <w:rStyle w:val="af5"/>
                  <w:noProof/>
                </w:rPr>
              </w:rPrChange>
            </w:rPr>
            <w:t>2.2</w:t>
          </w:r>
          <w:r w:rsidRPr="00764DED">
            <w:rPr>
              <w:noProof/>
              <w:sz w:val="16"/>
              <w:rPrChange w:id="344" w:author="think" w:date="2017-02-12T22:52:00Z">
                <w:rPr>
                  <w:noProof/>
                  <w:sz w:val="21"/>
                </w:rPr>
              </w:rPrChange>
            </w:rPr>
            <w:tab/>
          </w:r>
          <w:r w:rsidRPr="00764DED">
            <w:rPr>
              <w:rStyle w:val="af5"/>
              <w:rFonts w:hint="eastAsia"/>
              <w:noProof/>
              <w:sz w:val="22"/>
              <w:rPrChange w:id="345" w:author="think" w:date="2017-02-12T22:52:00Z">
                <w:rPr>
                  <w:rStyle w:val="af5"/>
                  <w:rFonts w:hint="eastAsia"/>
                  <w:noProof/>
                </w:rPr>
              </w:rPrChange>
            </w:rPr>
            <w:t>商户交易结果反馈</w:t>
          </w:r>
          <w:r w:rsidRPr="00764DED">
            <w:rPr>
              <w:noProof/>
              <w:webHidden/>
              <w:sz w:val="22"/>
              <w:rPrChange w:id="346" w:author="think" w:date="2017-02-12T22:52:00Z">
                <w:rPr>
                  <w:noProof/>
                  <w:webHidden/>
                </w:rPr>
              </w:rPrChange>
            </w:rPr>
            <w:tab/>
          </w:r>
          <w:r w:rsidRPr="00764DED">
            <w:rPr>
              <w:noProof/>
              <w:webHidden/>
              <w:sz w:val="22"/>
              <w:rPrChange w:id="347" w:author="think" w:date="2017-02-12T22:52:00Z">
                <w:rPr>
                  <w:noProof/>
                  <w:webHidden/>
                </w:rPr>
              </w:rPrChange>
            </w:rPr>
            <w:fldChar w:fldCharType="begin"/>
          </w:r>
          <w:r w:rsidRPr="00764DED">
            <w:rPr>
              <w:noProof/>
              <w:webHidden/>
              <w:sz w:val="22"/>
              <w:rPrChange w:id="348" w:author="think" w:date="2017-02-12T22:52:00Z">
                <w:rPr>
                  <w:noProof/>
                  <w:webHidden/>
                </w:rPr>
              </w:rPrChange>
            </w:rPr>
            <w:instrText xml:space="preserve"> PAGEREF _Toc474703291 \h </w:instrText>
          </w:r>
          <w:r w:rsidRPr="00764DED">
            <w:rPr>
              <w:noProof/>
              <w:webHidden/>
              <w:sz w:val="22"/>
              <w:rPrChange w:id="349" w:author="think" w:date="2017-02-12T22:52:00Z">
                <w:rPr>
                  <w:noProof/>
                  <w:webHidden/>
                  <w:sz w:val="22"/>
                </w:rPr>
              </w:rPrChange>
            </w:rPr>
          </w:r>
          <w:r w:rsidRPr="00764DED">
            <w:rPr>
              <w:noProof/>
              <w:webHidden/>
              <w:sz w:val="22"/>
              <w:rPrChange w:id="350" w:author="think" w:date="2017-02-12T22:52:00Z">
                <w:rPr>
                  <w:noProof/>
                  <w:webHidden/>
                </w:rPr>
              </w:rPrChange>
            </w:rPr>
            <w:fldChar w:fldCharType="separate"/>
          </w:r>
          <w:r w:rsidRPr="00764DED">
            <w:rPr>
              <w:noProof/>
              <w:webHidden/>
              <w:sz w:val="22"/>
              <w:rPrChange w:id="351" w:author="think" w:date="2017-02-12T22:52:00Z">
                <w:rPr>
                  <w:noProof/>
                  <w:webHidden/>
                </w:rPr>
              </w:rPrChange>
            </w:rPr>
            <w:t>6</w:t>
          </w:r>
          <w:r w:rsidRPr="00764DED">
            <w:rPr>
              <w:noProof/>
              <w:webHidden/>
              <w:sz w:val="22"/>
              <w:rPrChange w:id="352" w:author="think" w:date="2017-02-12T22:52:00Z">
                <w:rPr>
                  <w:noProof/>
                  <w:webHidden/>
                </w:rPr>
              </w:rPrChange>
            </w:rPr>
            <w:fldChar w:fldCharType="end"/>
          </w:r>
          <w:r w:rsidRPr="00764DED">
            <w:rPr>
              <w:rStyle w:val="af5"/>
              <w:noProof/>
              <w:sz w:val="22"/>
              <w:rPrChange w:id="353" w:author="think" w:date="2017-02-12T22:52:00Z">
                <w:rPr>
                  <w:rStyle w:val="af5"/>
                  <w:noProof/>
                </w:rPr>
              </w:rPrChange>
            </w:rPr>
            <w:fldChar w:fldCharType="end"/>
          </w:r>
        </w:p>
        <w:p w14:paraId="4C14B4B5" w14:textId="3A6AE683" w:rsidR="00764DED" w:rsidRPr="00764DED" w:rsidRDefault="00764DED">
          <w:pPr>
            <w:pStyle w:val="21"/>
            <w:tabs>
              <w:tab w:val="left" w:pos="1260"/>
              <w:tab w:val="right" w:leader="dot" w:pos="8296"/>
            </w:tabs>
            <w:ind w:left="640"/>
            <w:rPr>
              <w:noProof/>
              <w:sz w:val="16"/>
              <w:rPrChange w:id="354" w:author="think" w:date="2017-02-12T22:52:00Z">
                <w:rPr>
                  <w:noProof/>
                  <w:sz w:val="21"/>
                </w:rPr>
              </w:rPrChange>
            </w:rPr>
          </w:pPr>
          <w:r w:rsidRPr="00764DED">
            <w:rPr>
              <w:rStyle w:val="af5"/>
              <w:noProof/>
              <w:sz w:val="22"/>
              <w:rPrChange w:id="355" w:author="think" w:date="2017-02-12T22:52:00Z">
                <w:rPr>
                  <w:rStyle w:val="af5"/>
                  <w:noProof/>
                </w:rPr>
              </w:rPrChange>
            </w:rPr>
            <w:fldChar w:fldCharType="begin"/>
          </w:r>
          <w:r w:rsidRPr="00764DED">
            <w:rPr>
              <w:rStyle w:val="af5"/>
              <w:noProof/>
              <w:sz w:val="22"/>
              <w:rPrChange w:id="356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noProof/>
              <w:sz w:val="22"/>
              <w:rPrChange w:id="357" w:author="think" w:date="2017-02-12T22:52:00Z">
                <w:rPr>
                  <w:noProof/>
                </w:rPr>
              </w:rPrChange>
            </w:rPr>
            <w:instrText>HYPERLINK \l "_Toc474703292"</w:instrText>
          </w:r>
          <w:r w:rsidRPr="00764DED">
            <w:rPr>
              <w:rStyle w:val="af5"/>
              <w:noProof/>
              <w:sz w:val="22"/>
              <w:rPrChange w:id="358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rStyle w:val="af5"/>
              <w:noProof/>
              <w:sz w:val="22"/>
              <w:rPrChange w:id="359" w:author="think" w:date="2017-02-12T22:52:00Z">
                <w:rPr>
                  <w:rStyle w:val="af5"/>
                  <w:noProof/>
                </w:rPr>
              </w:rPrChange>
            </w:rPr>
            <w:fldChar w:fldCharType="separate"/>
          </w:r>
          <w:r w:rsidRPr="00764DED">
            <w:rPr>
              <w:rStyle w:val="af5"/>
              <w:noProof/>
              <w:sz w:val="22"/>
              <w:rPrChange w:id="360" w:author="think" w:date="2017-02-12T22:52:00Z">
                <w:rPr>
                  <w:rStyle w:val="af5"/>
                  <w:noProof/>
                </w:rPr>
              </w:rPrChange>
            </w:rPr>
            <w:t>2.3</w:t>
          </w:r>
          <w:r w:rsidRPr="00764DED">
            <w:rPr>
              <w:noProof/>
              <w:sz w:val="16"/>
              <w:rPrChange w:id="361" w:author="think" w:date="2017-02-12T22:52:00Z">
                <w:rPr>
                  <w:noProof/>
                  <w:sz w:val="21"/>
                </w:rPr>
              </w:rPrChange>
            </w:rPr>
            <w:tab/>
          </w:r>
          <w:r w:rsidRPr="00764DED">
            <w:rPr>
              <w:rStyle w:val="af5"/>
              <w:rFonts w:hint="eastAsia"/>
              <w:noProof/>
              <w:sz w:val="22"/>
              <w:rPrChange w:id="362" w:author="think" w:date="2017-02-12T22:52:00Z">
                <w:rPr>
                  <w:rStyle w:val="af5"/>
                  <w:rFonts w:hint="eastAsia"/>
                  <w:noProof/>
                </w:rPr>
              </w:rPrChange>
            </w:rPr>
            <w:t>商户自助服务</w:t>
          </w:r>
          <w:r w:rsidRPr="00764DED">
            <w:rPr>
              <w:noProof/>
              <w:webHidden/>
              <w:sz w:val="22"/>
              <w:rPrChange w:id="363" w:author="think" w:date="2017-02-12T22:52:00Z">
                <w:rPr>
                  <w:noProof/>
                  <w:webHidden/>
                </w:rPr>
              </w:rPrChange>
            </w:rPr>
            <w:tab/>
          </w:r>
          <w:r w:rsidRPr="00764DED">
            <w:rPr>
              <w:noProof/>
              <w:webHidden/>
              <w:sz w:val="22"/>
              <w:rPrChange w:id="364" w:author="think" w:date="2017-02-12T22:52:00Z">
                <w:rPr>
                  <w:noProof/>
                  <w:webHidden/>
                </w:rPr>
              </w:rPrChange>
            </w:rPr>
            <w:fldChar w:fldCharType="begin"/>
          </w:r>
          <w:r w:rsidRPr="00764DED">
            <w:rPr>
              <w:noProof/>
              <w:webHidden/>
              <w:sz w:val="22"/>
              <w:rPrChange w:id="365" w:author="think" w:date="2017-02-12T22:52:00Z">
                <w:rPr>
                  <w:noProof/>
                  <w:webHidden/>
                </w:rPr>
              </w:rPrChange>
            </w:rPr>
            <w:instrText xml:space="preserve"> PAGEREF _Toc474703292 \h </w:instrText>
          </w:r>
          <w:r w:rsidRPr="00764DED">
            <w:rPr>
              <w:noProof/>
              <w:webHidden/>
              <w:sz w:val="22"/>
              <w:rPrChange w:id="366" w:author="think" w:date="2017-02-12T22:52:00Z">
                <w:rPr>
                  <w:noProof/>
                  <w:webHidden/>
                  <w:sz w:val="22"/>
                </w:rPr>
              </w:rPrChange>
            </w:rPr>
          </w:r>
          <w:r w:rsidRPr="00764DED">
            <w:rPr>
              <w:noProof/>
              <w:webHidden/>
              <w:sz w:val="22"/>
              <w:rPrChange w:id="367" w:author="think" w:date="2017-02-12T22:52:00Z">
                <w:rPr>
                  <w:noProof/>
                  <w:webHidden/>
                </w:rPr>
              </w:rPrChange>
            </w:rPr>
            <w:fldChar w:fldCharType="separate"/>
          </w:r>
          <w:r w:rsidRPr="00764DED">
            <w:rPr>
              <w:noProof/>
              <w:webHidden/>
              <w:sz w:val="22"/>
              <w:rPrChange w:id="368" w:author="think" w:date="2017-02-12T22:52:00Z">
                <w:rPr>
                  <w:noProof/>
                  <w:webHidden/>
                </w:rPr>
              </w:rPrChange>
            </w:rPr>
            <w:t>7</w:t>
          </w:r>
          <w:r w:rsidRPr="00764DED">
            <w:rPr>
              <w:noProof/>
              <w:webHidden/>
              <w:sz w:val="22"/>
              <w:rPrChange w:id="369" w:author="think" w:date="2017-02-12T22:52:00Z">
                <w:rPr>
                  <w:noProof/>
                  <w:webHidden/>
                </w:rPr>
              </w:rPrChange>
            </w:rPr>
            <w:fldChar w:fldCharType="end"/>
          </w:r>
          <w:r w:rsidRPr="00764DED">
            <w:rPr>
              <w:rStyle w:val="af5"/>
              <w:noProof/>
              <w:sz w:val="22"/>
              <w:rPrChange w:id="370" w:author="think" w:date="2017-02-12T22:52:00Z">
                <w:rPr>
                  <w:rStyle w:val="af5"/>
                  <w:noProof/>
                </w:rPr>
              </w:rPrChange>
            </w:rPr>
            <w:fldChar w:fldCharType="end"/>
          </w:r>
        </w:p>
        <w:p w14:paraId="51655CFE" w14:textId="53017B80" w:rsidR="00764DED" w:rsidRPr="00764DED" w:rsidRDefault="00764DED">
          <w:pPr>
            <w:pStyle w:val="21"/>
            <w:tabs>
              <w:tab w:val="left" w:pos="1260"/>
              <w:tab w:val="right" w:leader="dot" w:pos="8296"/>
            </w:tabs>
            <w:ind w:left="640"/>
            <w:rPr>
              <w:noProof/>
              <w:sz w:val="16"/>
              <w:rPrChange w:id="371" w:author="think" w:date="2017-02-12T22:52:00Z">
                <w:rPr>
                  <w:noProof/>
                  <w:sz w:val="21"/>
                </w:rPr>
              </w:rPrChange>
            </w:rPr>
          </w:pPr>
          <w:r w:rsidRPr="00764DED">
            <w:rPr>
              <w:rStyle w:val="af5"/>
              <w:noProof/>
              <w:sz w:val="22"/>
              <w:rPrChange w:id="372" w:author="think" w:date="2017-02-12T22:52:00Z">
                <w:rPr>
                  <w:rStyle w:val="af5"/>
                  <w:noProof/>
                </w:rPr>
              </w:rPrChange>
            </w:rPr>
            <w:fldChar w:fldCharType="begin"/>
          </w:r>
          <w:r w:rsidRPr="00764DED">
            <w:rPr>
              <w:rStyle w:val="af5"/>
              <w:noProof/>
              <w:sz w:val="22"/>
              <w:rPrChange w:id="373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noProof/>
              <w:sz w:val="22"/>
              <w:rPrChange w:id="374" w:author="think" w:date="2017-02-12T22:52:00Z">
                <w:rPr>
                  <w:noProof/>
                </w:rPr>
              </w:rPrChange>
            </w:rPr>
            <w:instrText>HYPERLINK \l "_Toc474703293"</w:instrText>
          </w:r>
          <w:r w:rsidRPr="00764DED">
            <w:rPr>
              <w:rStyle w:val="af5"/>
              <w:noProof/>
              <w:sz w:val="22"/>
              <w:rPrChange w:id="375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rStyle w:val="af5"/>
              <w:noProof/>
              <w:sz w:val="22"/>
              <w:rPrChange w:id="376" w:author="think" w:date="2017-02-12T22:52:00Z">
                <w:rPr>
                  <w:rStyle w:val="af5"/>
                  <w:noProof/>
                </w:rPr>
              </w:rPrChange>
            </w:rPr>
            <w:fldChar w:fldCharType="separate"/>
          </w:r>
          <w:r w:rsidRPr="00764DED">
            <w:rPr>
              <w:rStyle w:val="af5"/>
              <w:noProof/>
              <w:sz w:val="22"/>
              <w:rPrChange w:id="377" w:author="think" w:date="2017-02-12T22:52:00Z">
                <w:rPr>
                  <w:rStyle w:val="af5"/>
                  <w:noProof/>
                </w:rPr>
              </w:rPrChange>
            </w:rPr>
            <w:t>2.4</w:t>
          </w:r>
          <w:r w:rsidRPr="00764DED">
            <w:rPr>
              <w:noProof/>
              <w:sz w:val="16"/>
              <w:rPrChange w:id="378" w:author="think" w:date="2017-02-12T22:52:00Z">
                <w:rPr>
                  <w:noProof/>
                  <w:sz w:val="21"/>
                </w:rPr>
              </w:rPrChange>
            </w:rPr>
            <w:tab/>
          </w:r>
          <w:r w:rsidRPr="00764DED">
            <w:rPr>
              <w:rStyle w:val="af5"/>
              <w:rFonts w:hint="eastAsia"/>
              <w:noProof/>
              <w:sz w:val="22"/>
              <w:rPrChange w:id="379" w:author="think" w:date="2017-02-12T22:52:00Z">
                <w:rPr>
                  <w:rStyle w:val="af5"/>
                  <w:rFonts w:hint="eastAsia"/>
                  <w:noProof/>
                </w:rPr>
              </w:rPrChange>
            </w:rPr>
            <w:t>客户经理自助查询</w:t>
          </w:r>
          <w:r w:rsidRPr="00764DED">
            <w:rPr>
              <w:noProof/>
              <w:webHidden/>
              <w:sz w:val="22"/>
              <w:rPrChange w:id="380" w:author="think" w:date="2017-02-12T22:52:00Z">
                <w:rPr>
                  <w:noProof/>
                  <w:webHidden/>
                </w:rPr>
              </w:rPrChange>
            </w:rPr>
            <w:tab/>
          </w:r>
          <w:r w:rsidRPr="00764DED">
            <w:rPr>
              <w:noProof/>
              <w:webHidden/>
              <w:sz w:val="22"/>
              <w:rPrChange w:id="381" w:author="think" w:date="2017-02-12T22:52:00Z">
                <w:rPr>
                  <w:noProof/>
                  <w:webHidden/>
                </w:rPr>
              </w:rPrChange>
            </w:rPr>
            <w:fldChar w:fldCharType="begin"/>
          </w:r>
          <w:r w:rsidRPr="00764DED">
            <w:rPr>
              <w:noProof/>
              <w:webHidden/>
              <w:sz w:val="22"/>
              <w:rPrChange w:id="382" w:author="think" w:date="2017-02-12T22:52:00Z">
                <w:rPr>
                  <w:noProof/>
                  <w:webHidden/>
                </w:rPr>
              </w:rPrChange>
            </w:rPr>
            <w:instrText xml:space="preserve"> PAGEREF _Toc474703293 \h </w:instrText>
          </w:r>
          <w:r w:rsidRPr="00764DED">
            <w:rPr>
              <w:noProof/>
              <w:webHidden/>
              <w:sz w:val="22"/>
              <w:rPrChange w:id="383" w:author="think" w:date="2017-02-12T22:52:00Z">
                <w:rPr>
                  <w:noProof/>
                  <w:webHidden/>
                  <w:sz w:val="22"/>
                </w:rPr>
              </w:rPrChange>
            </w:rPr>
          </w:r>
          <w:r w:rsidRPr="00764DED">
            <w:rPr>
              <w:noProof/>
              <w:webHidden/>
              <w:sz w:val="22"/>
              <w:rPrChange w:id="384" w:author="think" w:date="2017-02-12T22:52:00Z">
                <w:rPr>
                  <w:noProof/>
                  <w:webHidden/>
                </w:rPr>
              </w:rPrChange>
            </w:rPr>
            <w:fldChar w:fldCharType="separate"/>
          </w:r>
          <w:r w:rsidRPr="00764DED">
            <w:rPr>
              <w:noProof/>
              <w:webHidden/>
              <w:sz w:val="22"/>
              <w:rPrChange w:id="385" w:author="think" w:date="2017-02-12T22:52:00Z">
                <w:rPr>
                  <w:noProof/>
                  <w:webHidden/>
                </w:rPr>
              </w:rPrChange>
            </w:rPr>
            <w:t>7</w:t>
          </w:r>
          <w:r w:rsidRPr="00764DED">
            <w:rPr>
              <w:noProof/>
              <w:webHidden/>
              <w:sz w:val="22"/>
              <w:rPrChange w:id="386" w:author="think" w:date="2017-02-12T22:52:00Z">
                <w:rPr>
                  <w:noProof/>
                  <w:webHidden/>
                </w:rPr>
              </w:rPrChange>
            </w:rPr>
            <w:fldChar w:fldCharType="end"/>
          </w:r>
          <w:r w:rsidRPr="00764DED">
            <w:rPr>
              <w:rStyle w:val="af5"/>
              <w:noProof/>
              <w:sz w:val="22"/>
              <w:rPrChange w:id="387" w:author="think" w:date="2017-02-12T22:52:00Z">
                <w:rPr>
                  <w:rStyle w:val="af5"/>
                  <w:noProof/>
                </w:rPr>
              </w:rPrChange>
            </w:rPr>
            <w:fldChar w:fldCharType="end"/>
          </w:r>
        </w:p>
        <w:p w14:paraId="38AD62ED" w14:textId="4F58B8A1" w:rsidR="00764DED" w:rsidRPr="00764DED" w:rsidRDefault="00764DED">
          <w:pPr>
            <w:pStyle w:val="21"/>
            <w:tabs>
              <w:tab w:val="left" w:pos="1260"/>
              <w:tab w:val="right" w:leader="dot" w:pos="8296"/>
            </w:tabs>
            <w:ind w:left="640"/>
            <w:rPr>
              <w:noProof/>
              <w:sz w:val="16"/>
              <w:rPrChange w:id="388" w:author="think" w:date="2017-02-12T22:52:00Z">
                <w:rPr>
                  <w:noProof/>
                  <w:sz w:val="21"/>
                </w:rPr>
              </w:rPrChange>
            </w:rPr>
          </w:pPr>
          <w:r w:rsidRPr="00764DED">
            <w:rPr>
              <w:rStyle w:val="af5"/>
              <w:noProof/>
              <w:sz w:val="22"/>
              <w:rPrChange w:id="389" w:author="think" w:date="2017-02-12T22:52:00Z">
                <w:rPr>
                  <w:rStyle w:val="af5"/>
                  <w:noProof/>
                </w:rPr>
              </w:rPrChange>
            </w:rPr>
            <w:fldChar w:fldCharType="begin"/>
          </w:r>
          <w:r w:rsidRPr="00764DED">
            <w:rPr>
              <w:rStyle w:val="af5"/>
              <w:noProof/>
              <w:sz w:val="22"/>
              <w:rPrChange w:id="390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noProof/>
              <w:sz w:val="22"/>
              <w:rPrChange w:id="391" w:author="think" w:date="2017-02-12T22:52:00Z">
                <w:rPr>
                  <w:noProof/>
                </w:rPr>
              </w:rPrChange>
            </w:rPr>
            <w:instrText>HYPERLINK \l "_Toc474703295"</w:instrText>
          </w:r>
          <w:r w:rsidRPr="00764DED">
            <w:rPr>
              <w:rStyle w:val="af5"/>
              <w:noProof/>
              <w:sz w:val="22"/>
              <w:rPrChange w:id="392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rStyle w:val="af5"/>
              <w:noProof/>
              <w:sz w:val="22"/>
              <w:rPrChange w:id="393" w:author="think" w:date="2017-02-12T22:52:00Z">
                <w:rPr>
                  <w:rStyle w:val="af5"/>
                  <w:noProof/>
                </w:rPr>
              </w:rPrChange>
            </w:rPr>
            <w:fldChar w:fldCharType="separate"/>
          </w:r>
          <w:r w:rsidRPr="00764DED">
            <w:rPr>
              <w:rStyle w:val="af5"/>
              <w:noProof/>
              <w:sz w:val="22"/>
              <w:rPrChange w:id="394" w:author="think" w:date="2017-02-12T22:52:00Z">
                <w:rPr>
                  <w:rStyle w:val="af5"/>
                  <w:noProof/>
                </w:rPr>
              </w:rPrChange>
            </w:rPr>
            <w:t>2.5</w:t>
          </w:r>
          <w:r w:rsidRPr="00764DED">
            <w:rPr>
              <w:noProof/>
              <w:sz w:val="16"/>
              <w:rPrChange w:id="395" w:author="think" w:date="2017-02-12T22:52:00Z">
                <w:rPr>
                  <w:noProof/>
                  <w:sz w:val="21"/>
                </w:rPr>
              </w:rPrChange>
            </w:rPr>
            <w:tab/>
          </w:r>
          <w:r w:rsidRPr="00764DED">
            <w:rPr>
              <w:rStyle w:val="af5"/>
              <w:rFonts w:hint="eastAsia"/>
              <w:noProof/>
              <w:sz w:val="22"/>
              <w:rPrChange w:id="396" w:author="think" w:date="2017-02-12T22:52:00Z">
                <w:rPr>
                  <w:rStyle w:val="af5"/>
                  <w:rFonts w:hint="eastAsia"/>
                  <w:noProof/>
                </w:rPr>
              </w:rPrChange>
            </w:rPr>
            <w:t>后台管理</w:t>
          </w:r>
          <w:r w:rsidRPr="00764DED">
            <w:rPr>
              <w:noProof/>
              <w:webHidden/>
              <w:sz w:val="22"/>
              <w:rPrChange w:id="397" w:author="think" w:date="2017-02-12T22:52:00Z">
                <w:rPr>
                  <w:noProof/>
                  <w:webHidden/>
                </w:rPr>
              </w:rPrChange>
            </w:rPr>
            <w:tab/>
          </w:r>
          <w:r w:rsidRPr="00764DED">
            <w:rPr>
              <w:noProof/>
              <w:webHidden/>
              <w:sz w:val="22"/>
              <w:rPrChange w:id="398" w:author="think" w:date="2017-02-12T22:52:00Z">
                <w:rPr>
                  <w:noProof/>
                  <w:webHidden/>
                </w:rPr>
              </w:rPrChange>
            </w:rPr>
            <w:fldChar w:fldCharType="begin"/>
          </w:r>
          <w:r w:rsidRPr="00764DED">
            <w:rPr>
              <w:noProof/>
              <w:webHidden/>
              <w:sz w:val="22"/>
              <w:rPrChange w:id="399" w:author="think" w:date="2017-02-12T22:52:00Z">
                <w:rPr>
                  <w:noProof/>
                  <w:webHidden/>
                </w:rPr>
              </w:rPrChange>
            </w:rPr>
            <w:instrText xml:space="preserve"> PAGEREF _Toc474703295 \h </w:instrText>
          </w:r>
          <w:r w:rsidRPr="00764DED">
            <w:rPr>
              <w:noProof/>
              <w:webHidden/>
              <w:sz w:val="22"/>
              <w:rPrChange w:id="400" w:author="think" w:date="2017-02-12T22:52:00Z">
                <w:rPr>
                  <w:noProof/>
                  <w:webHidden/>
                  <w:sz w:val="22"/>
                </w:rPr>
              </w:rPrChange>
            </w:rPr>
          </w:r>
          <w:r w:rsidRPr="00764DED">
            <w:rPr>
              <w:noProof/>
              <w:webHidden/>
              <w:sz w:val="22"/>
              <w:rPrChange w:id="401" w:author="think" w:date="2017-02-12T22:52:00Z">
                <w:rPr>
                  <w:noProof/>
                  <w:webHidden/>
                </w:rPr>
              </w:rPrChange>
            </w:rPr>
            <w:fldChar w:fldCharType="separate"/>
          </w:r>
          <w:r w:rsidRPr="00764DED">
            <w:rPr>
              <w:noProof/>
              <w:webHidden/>
              <w:sz w:val="22"/>
              <w:rPrChange w:id="402" w:author="think" w:date="2017-02-12T22:52:00Z">
                <w:rPr>
                  <w:noProof/>
                  <w:webHidden/>
                </w:rPr>
              </w:rPrChange>
            </w:rPr>
            <w:t>8</w:t>
          </w:r>
          <w:r w:rsidRPr="00764DED">
            <w:rPr>
              <w:noProof/>
              <w:webHidden/>
              <w:sz w:val="22"/>
              <w:rPrChange w:id="403" w:author="think" w:date="2017-02-12T22:52:00Z">
                <w:rPr>
                  <w:noProof/>
                  <w:webHidden/>
                </w:rPr>
              </w:rPrChange>
            </w:rPr>
            <w:fldChar w:fldCharType="end"/>
          </w:r>
          <w:r w:rsidRPr="00764DED">
            <w:rPr>
              <w:rStyle w:val="af5"/>
              <w:noProof/>
              <w:sz w:val="22"/>
              <w:rPrChange w:id="404" w:author="think" w:date="2017-02-12T22:52:00Z">
                <w:rPr>
                  <w:rStyle w:val="af5"/>
                  <w:noProof/>
                </w:rPr>
              </w:rPrChange>
            </w:rPr>
            <w:fldChar w:fldCharType="end"/>
          </w:r>
        </w:p>
        <w:p w14:paraId="6EB8F217" w14:textId="1950442E" w:rsidR="00764DED" w:rsidRPr="00764DED" w:rsidRDefault="00764DED">
          <w:pPr>
            <w:pStyle w:val="11"/>
            <w:tabs>
              <w:tab w:val="left" w:pos="840"/>
              <w:tab w:val="right" w:leader="dot" w:pos="8296"/>
            </w:tabs>
            <w:rPr>
              <w:noProof/>
              <w:sz w:val="16"/>
              <w:rPrChange w:id="405" w:author="think" w:date="2017-02-12T22:52:00Z">
                <w:rPr>
                  <w:noProof/>
                  <w:sz w:val="21"/>
                </w:rPr>
              </w:rPrChange>
            </w:rPr>
          </w:pPr>
          <w:r w:rsidRPr="00764DED">
            <w:rPr>
              <w:rStyle w:val="af5"/>
              <w:noProof/>
              <w:sz w:val="22"/>
              <w:rPrChange w:id="406" w:author="think" w:date="2017-02-12T22:52:00Z">
                <w:rPr>
                  <w:rStyle w:val="af5"/>
                  <w:noProof/>
                </w:rPr>
              </w:rPrChange>
            </w:rPr>
            <w:fldChar w:fldCharType="begin"/>
          </w:r>
          <w:r w:rsidRPr="00764DED">
            <w:rPr>
              <w:rStyle w:val="af5"/>
              <w:noProof/>
              <w:sz w:val="22"/>
              <w:rPrChange w:id="407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noProof/>
              <w:sz w:val="22"/>
              <w:rPrChange w:id="408" w:author="think" w:date="2017-02-12T22:52:00Z">
                <w:rPr>
                  <w:noProof/>
                </w:rPr>
              </w:rPrChange>
            </w:rPr>
            <w:instrText>HYPERLINK \l "_Toc474703300"</w:instrText>
          </w:r>
          <w:r w:rsidRPr="00764DED">
            <w:rPr>
              <w:rStyle w:val="af5"/>
              <w:noProof/>
              <w:sz w:val="22"/>
              <w:rPrChange w:id="409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rStyle w:val="af5"/>
              <w:noProof/>
              <w:sz w:val="22"/>
              <w:rPrChange w:id="410" w:author="think" w:date="2017-02-12T22:52:00Z">
                <w:rPr>
                  <w:rStyle w:val="af5"/>
                  <w:noProof/>
                </w:rPr>
              </w:rPrChange>
            </w:rPr>
            <w:fldChar w:fldCharType="separate"/>
          </w:r>
          <w:r w:rsidRPr="00764DED">
            <w:rPr>
              <w:rStyle w:val="af5"/>
              <w:noProof/>
              <w:sz w:val="22"/>
              <w:rPrChange w:id="411" w:author="think" w:date="2017-02-12T22:52:00Z">
                <w:rPr>
                  <w:rStyle w:val="af5"/>
                  <w:noProof/>
                </w:rPr>
              </w:rPrChange>
            </w:rPr>
            <w:t>3</w:t>
          </w:r>
          <w:r w:rsidRPr="00764DED">
            <w:rPr>
              <w:noProof/>
              <w:sz w:val="16"/>
              <w:rPrChange w:id="412" w:author="think" w:date="2017-02-12T22:52:00Z">
                <w:rPr>
                  <w:noProof/>
                  <w:sz w:val="21"/>
                </w:rPr>
              </w:rPrChange>
            </w:rPr>
            <w:tab/>
          </w:r>
          <w:r w:rsidRPr="00764DED">
            <w:rPr>
              <w:rStyle w:val="af5"/>
              <w:rFonts w:hint="eastAsia"/>
              <w:noProof/>
              <w:sz w:val="22"/>
              <w:rPrChange w:id="413" w:author="think" w:date="2017-02-12T22:52:00Z">
                <w:rPr>
                  <w:rStyle w:val="af5"/>
                  <w:rFonts w:hint="eastAsia"/>
                  <w:noProof/>
                </w:rPr>
              </w:rPrChange>
            </w:rPr>
            <w:t>详细功能要求</w:t>
          </w:r>
          <w:r w:rsidRPr="00764DED">
            <w:rPr>
              <w:noProof/>
              <w:webHidden/>
              <w:sz w:val="22"/>
              <w:rPrChange w:id="414" w:author="think" w:date="2017-02-12T22:52:00Z">
                <w:rPr>
                  <w:noProof/>
                  <w:webHidden/>
                </w:rPr>
              </w:rPrChange>
            </w:rPr>
            <w:tab/>
          </w:r>
          <w:r w:rsidRPr="00764DED">
            <w:rPr>
              <w:noProof/>
              <w:webHidden/>
              <w:sz w:val="22"/>
              <w:rPrChange w:id="415" w:author="think" w:date="2017-02-12T22:52:00Z">
                <w:rPr>
                  <w:noProof/>
                  <w:webHidden/>
                </w:rPr>
              </w:rPrChange>
            </w:rPr>
            <w:fldChar w:fldCharType="begin"/>
          </w:r>
          <w:r w:rsidRPr="00764DED">
            <w:rPr>
              <w:noProof/>
              <w:webHidden/>
              <w:sz w:val="22"/>
              <w:rPrChange w:id="416" w:author="think" w:date="2017-02-12T22:52:00Z">
                <w:rPr>
                  <w:noProof/>
                  <w:webHidden/>
                </w:rPr>
              </w:rPrChange>
            </w:rPr>
            <w:instrText xml:space="preserve"> PAGEREF _Toc474703300 \h </w:instrText>
          </w:r>
          <w:r w:rsidRPr="00764DED">
            <w:rPr>
              <w:noProof/>
              <w:webHidden/>
              <w:sz w:val="22"/>
              <w:rPrChange w:id="417" w:author="think" w:date="2017-02-12T22:52:00Z">
                <w:rPr>
                  <w:noProof/>
                  <w:webHidden/>
                  <w:sz w:val="22"/>
                </w:rPr>
              </w:rPrChange>
            </w:rPr>
          </w:r>
          <w:r w:rsidRPr="00764DED">
            <w:rPr>
              <w:noProof/>
              <w:webHidden/>
              <w:sz w:val="22"/>
              <w:rPrChange w:id="418" w:author="think" w:date="2017-02-12T22:52:00Z">
                <w:rPr>
                  <w:noProof/>
                  <w:webHidden/>
                </w:rPr>
              </w:rPrChange>
            </w:rPr>
            <w:fldChar w:fldCharType="separate"/>
          </w:r>
          <w:r w:rsidRPr="00764DED">
            <w:rPr>
              <w:noProof/>
              <w:webHidden/>
              <w:sz w:val="22"/>
              <w:rPrChange w:id="419" w:author="think" w:date="2017-02-12T22:52:00Z">
                <w:rPr>
                  <w:noProof/>
                  <w:webHidden/>
                </w:rPr>
              </w:rPrChange>
            </w:rPr>
            <w:t>11</w:t>
          </w:r>
          <w:r w:rsidRPr="00764DED">
            <w:rPr>
              <w:noProof/>
              <w:webHidden/>
              <w:sz w:val="22"/>
              <w:rPrChange w:id="420" w:author="think" w:date="2017-02-12T22:52:00Z">
                <w:rPr>
                  <w:noProof/>
                  <w:webHidden/>
                </w:rPr>
              </w:rPrChange>
            </w:rPr>
            <w:fldChar w:fldCharType="end"/>
          </w:r>
          <w:r w:rsidRPr="00764DED">
            <w:rPr>
              <w:rStyle w:val="af5"/>
              <w:noProof/>
              <w:sz w:val="22"/>
              <w:rPrChange w:id="421" w:author="think" w:date="2017-02-12T22:52:00Z">
                <w:rPr>
                  <w:rStyle w:val="af5"/>
                  <w:noProof/>
                </w:rPr>
              </w:rPrChange>
            </w:rPr>
            <w:fldChar w:fldCharType="end"/>
          </w:r>
        </w:p>
        <w:p w14:paraId="482C4DF2" w14:textId="102E1255" w:rsidR="00764DED" w:rsidRPr="00764DED" w:rsidRDefault="00764DED">
          <w:pPr>
            <w:pStyle w:val="21"/>
            <w:tabs>
              <w:tab w:val="left" w:pos="1260"/>
              <w:tab w:val="right" w:leader="dot" w:pos="8296"/>
            </w:tabs>
            <w:ind w:left="640"/>
            <w:rPr>
              <w:noProof/>
              <w:sz w:val="16"/>
              <w:rPrChange w:id="422" w:author="think" w:date="2017-02-12T22:52:00Z">
                <w:rPr>
                  <w:noProof/>
                  <w:sz w:val="21"/>
                </w:rPr>
              </w:rPrChange>
            </w:rPr>
          </w:pPr>
          <w:r w:rsidRPr="00764DED">
            <w:rPr>
              <w:rStyle w:val="af5"/>
              <w:noProof/>
              <w:sz w:val="22"/>
              <w:rPrChange w:id="423" w:author="think" w:date="2017-02-12T22:52:00Z">
                <w:rPr>
                  <w:rStyle w:val="af5"/>
                  <w:noProof/>
                </w:rPr>
              </w:rPrChange>
            </w:rPr>
            <w:fldChar w:fldCharType="begin"/>
          </w:r>
          <w:r w:rsidRPr="00764DED">
            <w:rPr>
              <w:rStyle w:val="af5"/>
              <w:noProof/>
              <w:sz w:val="22"/>
              <w:rPrChange w:id="424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noProof/>
              <w:sz w:val="22"/>
              <w:rPrChange w:id="425" w:author="think" w:date="2017-02-12T22:52:00Z">
                <w:rPr>
                  <w:noProof/>
                </w:rPr>
              </w:rPrChange>
            </w:rPr>
            <w:instrText>HYPERLINK \l "_Toc474703301"</w:instrText>
          </w:r>
          <w:r w:rsidRPr="00764DED">
            <w:rPr>
              <w:rStyle w:val="af5"/>
              <w:noProof/>
              <w:sz w:val="22"/>
              <w:rPrChange w:id="426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rStyle w:val="af5"/>
              <w:noProof/>
              <w:sz w:val="22"/>
              <w:rPrChange w:id="427" w:author="think" w:date="2017-02-12T22:52:00Z">
                <w:rPr>
                  <w:rStyle w:val="af5"/>
                  <w:noProof/>
                </w:rPr>
              </w:rPrChange>
            </w:rPr>
            <w:fldChar w:fldCharType="separate"/>
          </w:r>
          <w:r w:rsidRPr="00764DED">
            <w:rPr>
              <w:rStyle w:val="af5"/>
              <w:noProof/>
              <w:sz w:val="22"/>
              <w:rPrChange w:id="428" w:author="think" w:date="2017-02-12T22:52:00Z">
                <w:rPr>
                  <w:rStyle w:val="af5"/>
                  <w:noProof/>
                </w:rPr>
              </w:rPrChange>
            </w:rPr>
            <w:t>3.1</w:t>
          </w:r>
          <w:r w:rsidRPr="00764DED">
            <w:rPr>
              <w:noProof/>
              <w:sz w:val="16"/>
              <w:rPrChange w:id="429" w:author="think" w:date="2017-02-12T22:52:00Z">
                <w:rPr>
                  <w:noProof/>
                  <w:sz w:val="21"/>
                </w:rPr>
              </w:rPrChange>
            </w:rPr>
            <w:tab/>
          </w:r>
          <w:r w:rsidRPr="00764DED">
            <w:rPr>
              <w:rStyle w:val="af5"/>
              <w:rFonts w:hint="eastAsia"/>
              <w:noProof/>
              <w:sz w:val="22"/>
              <w:rPrChange w:id="430" w:author="think" w:date="2017-02-12T22:52:00Z">
                <w:rPr>
                  <w:rStyle w:val="af5"/>
                  <w:rFonts w:hint="eastAsia"/>
                  <w:noProof/>
                </w:rPr>
              </w:rPrChange>
            </w:rPr>
            <w:t>商户自助功能</w:t>
          </w:r>
          <w:r w:rsidRPr="00764DED">
            <w:rPr>
              <w:noProof/>
              <w:webHidden/>
              <w:sz w:val="22"/>
              <w:rPrChange w:id="431" w:author="think" w:date="2017-02-12T22:52:00Z">
                <w:rPr>
                  <w:noProof/>
                  <w:webHidden/>
                </w:rPr>
              </w:rPrChange>
            </w:rPr>
            <w:tab/>
          </w:r>
          <w:r w:rsidRPr="00764DED">
            <w:rPr>
              <w:noProof/>
              <w:webHidden/>
              <w:sz w:val="22"/>
              <w:rPrChange w:id="432" w:author="think" w:date="2017-02-12T22:52:00Z">
                <w:rPr>
                  <w:noProof/>
                  <w:webHidden/>
                </w:rPr>
              </w:rPrChange>
            </w:rPr>
            <w:fldChar w:fldCharType="begin"/>
          </w:r>
          <w:r w:rsidRPr="00764DED">
            <w:rPr>
              <w:noProof/>
              <w:webHidden/>
              <w:sz w:val="22"/>
              <w:rPrChange w:id="433" w:author="think" w:date="2017-02-12T22:52:00Z">
                <w:rPr>
                  <w:noProof/>
                  <w:webHidden/>
                </w:rPr>
              </w:rPrChange>
            </w:rPr>
            <w:instrText xml:space="preserve"> PAGEREF _Toc474703301 \h </w:instrText>
          </w:r>
          <w:r w:rsidRPr="00764DED">
            <w:rPr>
              <w:noProof/>
              <w:webHidden/>
              <w:sz w:val="22"/>
              <w:rPrChange w:id="434" w:author="think" w:date="2017-02-12T22:52:00Z">
                <w:rPr>
                  <w:noProof/>
                  <w:webHidden/>
                  <w:sz w:val="22"/>
                </w:rPr>
              </w:rPrChange>
            </w:rPr>
          </w:r>
          <w:r w:rsidRPr="00764DED">
            <w:rPr>
              <w:noProof/>
              <w:webHidden/>
              <w:sz w:val="22"/>
              <w:rPrChange w:id="435" w:author="think" w:date="2017-02-12T22:52:00Z">
                <w:rPr>
                  <w:noProof/>
                  <w:webHidden/>
                </w:rPr>
              </w:rPrChange>
            </w:rPr>
            <w:fldChar w:fldCharType="separate"/>
          </w:r>
          <w:r w:rsidRPr="00764DED">
            <w:rPr>
              <w:noProof/>
              <w:webHidden/>
              <w:sz w:val="22"/>
              <w:rPrChange w:id="436" w:author="think" w:date="2017-02-12T22:52:00Z">
                <w:rPr>
                  <w:noProof/>
                  <w:webHidden/>
                </w:rPr>
              </w:rPrChange>
            </w:rPr>
            <w:t>11</w:t>
          </w:r>
          <w:r w:rsidRPr="00764DED">
            <w:rPr>
              <w:noProof/>
              <w:webHidden/>
              <w:sz w:val="22"/>
              <w:rPrChange w:id="437" w:author="think" w:date="2017-02-12T22:52:00Z">
                <w:rPr>
                  <w:noProof/>
                  <w:webHidden/>
                </w:rPr>
              </w:rPrChange>
            </w:rPr>
            <w:fldChar w:fldCharType="end"/>
          </w:r>
          <w:r w:rsidRPr="00764DED">
            <w:rPr>
              <w:rStyle w:val="af5"/>
              <w:noProof/>
              <w:sz w:val="22"/>
              <w:rPrChange w:id="438" w:author="think" w:date="2017-02-12T22:52:00Z">
                <w:rPr>
                  <w:rStyle w:val="af5"/>
                  <w:noProof/>
                </w:rPr>
              </w:rPrChange>
            </w:rPr>
            <w:fldChar w:fldCharType="end"/>
          </w:r>
        </w:p>
        <w:p w14:paraId="66B724D6" w14:textId="38FCFB7B" w:rsidR="00764DED" w:rsidRPr="00764DED" w:rsidRDefault="00764DED">
          <w:pPr>
            <w:pStyle w:val="31"/>
            <w:tabs>
              <w:tab w:val="left" w:pos="1776"/>
              <w:tab w:val="right" w:leader="dot" w:pos="8296"/>
            </w:tabs>
            <w:ind w:left="1280"/>
            <w:rPr>
              <w:noProof/>
              <w:sz w:val="16"/>
              <w:rPrChange w:id="439" w:author="think" w:date="2017-02-12T22:52:00Z">
                <w:rPr>
                  <w:noProof/>
                  <w:sz w:val="21"/>
                </w:rPr>
              </w:rPrChange>
            </w:rPr>
          </w:pPr>
          <w:r w:rsidRPr="00764DED">
            <w:rPr>
              <w:rStyle w:val="af5"/>
              <w:noProof/>
              <w:sz w:val="22"/>
              <w:rPrChange w:id="440" w:author="think" w:date="2017-02-12T22:52:00Z">
                <w:rPr>
                  <w:rStyle w:val="af5"/>
                  <w:noProof/>
                </w:rPr>
              </w:rPrChange>
            </w:rPr>
            <w:fldChar w:fldCharType="begin"/>
          </w:r>
          <w:r w:rsidRPr="00764DED">
            <w:rPr>
              <w:rStyle w:val="af5"/>
              <w:noProof/>
              <w:sz w:val="22"/>
              <w:rPrChange w:id="441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noProof/>
              <w:sz w:val="22"/>
              <w:rPrChange w:id="442" w:author="think" w:date="2017-02-12T22:52:00Z">
                <w:rPr>
                  <w:noProof/>
                </w:rPr>
              </w:rPrChange>
            </w:rPr>
            <w:instrText>HYPERLINK \l "_Toc474703302"</w:instrText>
          </w:r>
          <w:r w:rsidRPr="00764DED">
            <w:rPr>
              <w:rStyle w:val="af5"/>
              <w:noProof/>
              <w:sz w:val="22"/>
              <w:rPrChange w:id="443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rStyle w:val="af5"/>
              <w:noProof/>
              <w:sz w:val="22"/>
              <w:rPrChange w:id="444" w:author="think" w:date="2017-02-12T22:52:00Z">
                <w:rPr>
                  <w:rStyle w:val="af5"/>
                  <w:noProof/>
                </w:rPr>
              </w:rPrChange>
            </w:rPr>
            <w:fldChar w:fldCharType="separate"/>
          </w:r>
          <w:r w:rsidRPr="00764DED">
            <w:rPr>
              <w:rStyle w:val="af5"/>
              <w:noProof/>
              <w:sz w:val="22"/>
              <w:rPrChange w:id="445" w:author="think" w:date="2017-02-12T22:52:00Z">
                <w:rPr>
                  <w:rStyle w:val="af5"/>
                  <w:noProof/>
                </w:rPr>
              </w:rPrChange>
            </w:rPr>
            <w:t>3.1.1</w:t>
          </w:r>
          <w:r w:rsidRPr="00764DED">
            <w:rPr>
              <w:noProof/>
              <w:sz w:val="16"/>
              <w:rPrChange w:id="446" w:author="think" w:date="2017-02-12T22:52:00Z">
                <w:rPr>
                  <w:noProof/>
                  <w:sz w:val="21"/>
                </w:rPr>
              </w:rPrChange>
            </w:rPr>
            <w:tab/>
          </w:r>
          <w:r w:rsidRPr="00764DED">
            <w:rPr>
              <w:rStyle w:val="af5"/>
              <w:rFonts w:hint="eastAsia"/>
              <w:noProof/>
              <w:sz w:val="22"/>
              <w:rPrChange w:id="447" w:author="think" w:date="2017-02-12T22:52:00Z">
                <w:rPr>
                  <w:rStyle w:val="af5"/>
                  <w:rFonts w:hint="eastAsia"/>
                  <w:noProof/>
                </w:rPr>
              </w:rPrChange>
            </w:rPr>
            <w:t>商户关注公众号：</w:t>
          </w:r>
          <w:r w:rsidRPr="00764DED">
            <w:rPr>
              <w:noProof/>
              <w:webHidden/>
              <w:sz w:val="22"/>
              <w:rPrChange w:id="448" w:author="think" w:date="2017-02-12T22:52:00Z">
                <w:rPr>
                  <w:noProof/>
                  <w:webHidden/>
                </w:rPr>
              </w:rPrChange>
            </w:rPr>
            <w:tab/>
          </w:r>
          <w:r w:rsidRPr="00764DED">
            <w:rPr>
              <w:noProof/>
              <w:webHidden/>
              <w:sz w:val="22"/>
              <w:rPrChange w:id="449" w:author="think" w:date="2017-02-12T22:52:00Z">
                <w:rPr>
                  <w:noProof/>
                  <w:webHidden/>
                </w:rPr>
              </w:rPrChange>
            </w:rPr>
            <w:fldChar w:fldCharType="begin"/>
          </w:r>
          <w:r w:rsidRPr="00764DED">
            <w:rPr>
              <w:noProof/>
              <w:webHidden/>
              <w:sz w:val="22"/>
              <w:rPrChange w:id="450" w:author="think" w:date="2017-02-12T22:52:00Z">
                <w:rPr>
                  <w:noProof/>
                  <w:webHidden/>
                </w:rPr>
              </w:rPrChange>
            </w:rPr>
            <w:instrText xml:space="preserve"> PAGEREF _Toc474703302 \h </w:instrText>
          </w:r>
          <w:r w:rsidRPr="00764DED">
            <w:rPr>
              <w:noProof/>
              <w:webHidden/>
              <w:sz w:val="22"/>
              <w:rPrChange w:id="451" w:author="think" w:date="2017-02-12T22:52:00Z">
                <w:rPr>
                  <w:noProof/>
                  <w:webHidden/>
                  <w:sz w:val="22"/>
                </w:rPr>
              </w:rPrChange>
            </w:rPr>
          </w:r>
          <w:r w:rsidRPr="00764DED">
            <w:rPr>
              <w:noProof/>
              <w:webHidden/>
              <w:sz w:val="22"/>
              <w:rPrChange w:id="452" w:author="think" w:date="2017-02-12T22:52:00Z">
                <w:rPr>
                  <w:noProof/>
                  <w:webHidden/>
                </w:rPr>
              </w:rPrChange>
            </w:rPr>
            <w:fldChar w:fldCharType="separate"/>
          </w:r>
          <w:r w:rsidRPr="00764DED">
            <w:rPr>
              <w:noProof/>
              <w:webHidden/>
              <w:sz w:val="22"/>
              <w:rPrChange w:id="453" w:author="think" w:date="2017-02-12T22:52:00Z">
                <w:rPr>
                  <w:noProof/>
                  <w:webHidden/>
                </w:rPr>
              </w:rPrChange>
            </w:rPr>
            <w:t>11</w:t>
          </w:r>
          <w:r w:rsidRPr="00764DED">
            <w:rPr>
              <w:noProof/>
              <w:webHidden/>
              <w:sz w:val="22"/>
              <w:rPrChange w:id="454" w:author="think" w:date="2017-02-12T22:52:00Z">
                <w:rPr>
                  <w:noProof/>
                  <w:webHidden/>
                </w:rPr>
              </w:rPrChange>
            </w:rPr>
            <w:fldChar w:fldCharType="end"/>
          </w:r>
          <w:r w:rsidRPr="00764DED">
            <w:rPr>
              <w:rStyle w:val="af5"/>
              <w:noProof/>
              <w:sz w:val="22"/>
              <w:rPrChange w:id="455" w:author="think" w:date="2017-02-12T22:52:00Z">
                <w:rPr>
                  <w:rStyle w:val="af5"/>
                  <w:noProof/>
                </w:rPr>
              </w:rPrChange>
            </w:rPr>
            <w:fldChar w:fldCharType="end"/>
          </w:r>
        </w:p>
        <w:p w14:paraId="1B0D2379" w14:textId="57B256F2" w:rsidR="00764DED" w:rsidRPr="00764DED" w:rsidRDefault="00764DED">
          <w:pPr>
            <w:pStyle w:val="31"/>
            <w:tabs>
              <w:tab w:val="left" w:pos="1776"/>
              <w:tab w:val="right" w:leader="dot" w:pos="8296"/>
            </w:tabs>
            <w:ind w:left="1280"/>
            <w:rPr>
              <w:noProof/>
              <w:sz w:val="16"/>
              <w:rPrChange w:id="456" w:author="think" w:date="2017-02-12T22:52:00Z">
                <w:rPr>
                  <w:noProof/>
                  <w:sz w:val="21"/>
                </w:rPr>
              </w:rPrChange>
            </w:rPr>
          </w:pPr>
          <w:r w:rsidRPr="00764DED">
            <w:rPr>
              <w:rStyle w:val="af5"/>
              <w:noProof/>
              <w:sz w:val="22"/>
              <w:rPrChange w:id="457" w:author="think" w:date="2017-02-12T22:52:00Z">
                <w:rPr>
                  <w:rStyle w:val="af5"/>
                  <w:noProof/>
                </w:rPr>
              </w:rPrChange>
            </w:rPr>
            <w:fldChar w:fldCharType="begin"/>
          </w:r>
          <w:r w:rsidRPr="00764DED">
            <w:rPr>
              <w:rStyle w:val="af5"/>
              <w:noProof/>
              <w:sz w:val="22"/>
              <w:rPrChange w:id="458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noProof/>
              <w:sz w:val="22"/>
              <w:rPrChange w:id="459" w:author="think" w:date="2017-02-12T22:52:00Z">
                <w:rPr>
                  <w:noProof/>
                </w:rPr>
              </w:rPrChange>
            </w:rPr>
            <w:instrText>HYPERLINK \l "_Toc474703303"</w:instrText>
          </w:r>
          <w:r w:rsidRPr="00764DED">
            <w:rPr>
              <w:rStyle w:val="af5"/>
              <w:noProof/>
              <w:sz w:val="22"/>
              <w:rPrChange w:id="460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rStyle w:val="af5"/>
              <w:noProof/>
              <w:sz w:val="22"/>
              <w:rPrChange w:id="461" w:author="think" w:date="2017-02-12T22:52:00Z">
                <w:rPr>
                  <w:rStyle w:val="af5"/>
                  <w:noProof/>
                </w:rPr>
              </w:rPrChange>
            </w:rPr>
            <w:fldChar w:fldCharType="separate"/>
          </w:r>
          <w:r w:rsidRPr="00764DED">
            <w:rPr>
              <w:rStyle w:val="af5"/>
              <w:noProof/>
              <w:sz w:val="22"/>
              <w:rPrChange w:id="462" w:author="think" w:date="2017-02-12T22:52:00Z">
                <w:rPr>
                  <w:rStyle w:val="af5"/>
                  <w:noProof/>
                </w:rPr>
              </w:rPrChange>
            </w:rPr>
            <w:t>3.1.2</w:t>
          </w:r>
          <w:r w:rsidRPr="00764DED">
            <w:rPr>
              <w:noProof/>
              <w:sz w:val="16"/>
              <w:rPrChange w:id="463" w:author="think" w:date="2017-02-12T22:52:00Z">
                <w:rPr>
                  <w:noProof/>
                  <w:sz w:val="21"/>
                </w:rPr>
              </w:rPrChange>
            </w:rPr>
            <w:tab/>
          </w:r>
          <w:r w:rsidRPr="00764DED">
            <w:rPr>
              <w:rStyle w:val="af5"/>
              <w:rFonts w:hint="eastAsia"/>
              <w:noProof/>
              <w:sz w:val="22"/>
              <w:rPrChange w:id="464" w:author="think" w:date="2017-02-12T22:52:00Z">
                <w:rPr>
                  <w:rStyle w:val="af5"/>
                  <w:rFonts w:hint="eastAsia"/>
                  <w:noProof/>
                </w:rPr>
              </w:rPrChange>
            </w:rPr>
            <w:t>商户注册</w:t>
          </w:r>
          <w:r w:rsidRPr="00764DED">
            <w:rPr>
              <w:noProof/>
              <w:webHidden/>
              <w:sz w:val="22"/>
              <w:rPrChange w:id="465" w:author="think" w:date="2017-02-12T22:52:00Z">
                <w:rPr>
                  <w:noProof/>
                  <w:webHidden/>
                </w:rPr>
              </w:rPrChange>
            </w:rPr>
            <w:tab/>
          </w:r>
          <w:r w:rsidRPr="00764DED">
            <w:rPr>
              <w:noProof/>
              <w:webHidden/>
              <w:sz w:val="22"/>
              <w:rPrChange w:id="466" w:author="think" w:date="2017-02-12T22:52:00Z">
                <w:rPr>
                  <w:noProof/>
                  <w:webHidden/>
                </w:rPr>
              </w:rPrChange>
            </w:rPr>
            <w:fldChar w:fldCharType="begin"/>
          </w:r>
          <w:r w:rsidRPr="00764DED">
            <w:rPr>
              <w:noProof/>
              <w:webHidden/>
              <w:sz w:val="22"/>
              <w:rPrChange w:id="467" w:author="think" w:date="2017-02-12T22:52:00Z">
                <w:rPr>
                  <w:noProof/>
                  <w:webHidden/>
                </w:rPr>
              </w:rPrChange>
            </w:rPr>
            <w:instrText xml:space="preserve"> PAGEREF _Toc474703303 \h </w:instrText>
          </w:r>
          <w:r w:rsidRPr="00764DED">
            <w:rPr>
              <w:noProof/>
              <w:webHidden/>
              <w:sz w:val="22"/>
              <w:rPrChange w:id="468" w:author="think" w:date="2017-02-12T22:52:00Z">
                <w:rPr>
                  <w:noProof/>
                  <w:webHidden/>
                  <w:sz w:val="22"/>
                </w:rPr>
              </w:rPrChange>
            </w:rPr>
          </w:r>
          <w:r w:rsidRPr="00764DED">
            <w:rPr>
              <w:noProof/>
              <w:webHidden/>
              <w:sz w:val="22"/>
              <w:rPrChange w:id="469" w:author="think" w:date="2017-02-12T22:52:00Z">
                <w:rPr>
                  <w:noProof/>
                  <w:webHidden/>
                </w:rPr>
              </w:rPrChange>
            </w:rPr>
            <w:fldChar w:fldCharType="separate"/>
          </w:r>
          <w:r w:rsidRPr="00764DED">
            <w:rPr>
              <w:noProof/>
              <w:webHidden/>
              <w:sz w:val="22"/>
              <w:rPrChange w:id="470" w:author="think" w:date="2017-02-12T22:52:00Z">
                <w:rPr>
                  <w:noProof/>
                  <w:webHidden/>
                </w:rPr>
              </w:rPrChange>
            </w:rPr>
            <w:t>12</w:t>
          </w:r>
          <w:r w:rsidRPr="00764DED">
            <w:rPr>
              <w:noProof/>
              <w:webHidden/>
              <w:sz w:val="22"/>
              <w:rPrChange w:id="471" w:author="think" w:date="2017-02-12T22:52:00Z">
                <w:rPr>
                  <w:noProof/>
                  <w:webHidden/>
                </w:rPr>
              </w:rPrChange>
            </w:rPr>
            <w:fldChar w:fldCharType="end"/>
          </w:r>
          <w:r w:rsidRPr="00764DED">
            <w:rPr>
              <w:rStyle w:val="af5"/>
              <w:noProof/>
              <w:sz w:val="22"/>
              <w:rPrChange w:id="472" w:author="think" w:date="2017-02-12T22:52:00Z">
                <w:rPr>
                  <w:rStyle w:val="af5"/>
                  <w:noProof/>
                </w:rPr>
              </w:rPrChange>
            </w:rPr>
            <w:fldChar w:fldCharType="end"/>
          </w:r>
        </w:p>
        <w:p w14:paraId="6216AADA" w14:textId="2D75DB34" w:rsidR="00764DED" w:rsidRPr="00764DED" w:rsidRDefault="00764DED">
          <w:pPr>
            <w:pStyle w:val="31"/>
            <w:tabs>
              <w:tab w:val="left" w:pos="1776"/>
              <w:tab w:val="right" w:leader="dot" w:pos="8296"/>
            </w:tabs>
            <w:ind w:left="1280"/>
            <w:rPr>
              <w:noProof/>
              <w:sz w:val="16"/>
              <w:rPrChange w:id="473" w:author="think" w:date="2017-02-12T22:52:00Z">
                <w:rPr>
                  <w:noProof/>
                  <w:sz w:val="21"/>
                </w:rPr>
              </w:rPrChange>
            </w:rPr>
          </w:pPr>
          <w:r w:rsidRPr="00764DED">
            <w:rPr>
              <w:rStyle w:val="af5"/>
              <w:noProof/>
              <w:sz w:val="22"/>
              <w:rPrChange w:id="474" w:author="think" w:date="2017-02-12T22:52:00Z">
                <w:rPr>
                  <w:rStyle w:val="af5"/>
                  <w:noProof/>
                </w:rPr>
              </w:rPrChange>
            </w:rPr>
            <w:fldChar w:fldCharType="begin"/>
          </w:r>
          <w:r w:rsidRPr="00764DED">
            <w:rPr>
              <w:rStyle w:val="af5"/>
              <w:noProof/>
              <w:sz w:val="22"/>
              <w:rPrChange w:id="475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noProof/>
              <w:sz w:val="22"/>
              <w:rPrChange w:id="476" w:author="think" w:date="2017-02-12T22:52:00Z">
                <w:rPr>
                  <w:noProof/>
                </w:rPr>
              </w:rPrChange>
            </w:rPr>
            <w:instrText>HYPERLINK \l "_Toc474703304"</w:instrText>
          </w:r>
          <w:r w:rsidRPr="00764DED">
            <w:rPr>
              <w:rStyle w:val="af5"/>
              <w:noProof/>
              <w:sz w:val="22"/>
              <w:rPrChange w:id="477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rStyle w:val="af5"/>
              <w:noProof/>
              <w:sz w:val="22"/>
              <w:rPrChange w:id="478" w:author="think" w:date="2017-02-12T22:52:00Z">
                <w:rPr>
                  <w:rStyle w:val="af5"/>
                  <w:noProof/>
                </w:rPr>
              </w:rPrChange>
            </w:rPr>
            <w:fldChar w:fldCharType="separate"/>
          </w:r>
          <w:r w:rsidRPr="00764DED">
            <w:rPr>
              <w:rStyle w:val="af5"/>
              <w:noProof/>
              <w:sz w:val="22"/>
              <w:rPrChange w:id="479" w:author="think" w:date="2017-02-12T22:52:00Z">
                <w:rPr>
                  <w:rStyle w:val="af5"/>
                  <w:noProof/>
                </w:rPr>
              </w:rPrChange>
            </w:rPr>
            <w:t>3.1.3</w:t>
          </w:r>
          <w:r w:rsidRPr="00764DED">
            <w:rPr>
              <w:noProof/>
              <w:sz w:val="16"/>
              <w:rPrChange w:id="480" w:author="think" w:date="2017-02-12T22:52:00Z">
                <w:rPr>
                  <w:noProof/>
                  <w:sz w:val="21"/>
                </w:rPr>
              </w:rPrChange>
            </w:rPr>
            <w:tab/>
          </w:r>
          <w:r w:rsidRPr="00764DED">
            <w:rPr>
              <w:rStyle w:val="af5"/>
              <w:rFonts w:hint="eastAsia"/>
              <w:noProof/>
              <w:sz w:val="22"/>
              <w:rPrChange w:id="481" w:author="think" w:date="2017-02-12T22:52:00Z">
                <w:rPr>
                  <w:rStyle w:val="af5"/>
                  <w:rFonts w:hint="eastAsia"/>
                  <w:noProof/>
                </w:rPr>
              </w:rPrChange>
            </w:rPr>
            <w:t>收款</w:t>
          </w:r>
          <w:r w:rsidRPr="00764DED">
            <w:rPr>
              <w:noProof/>
              <w:webHidden/>
              <w:sz w:val="22"/>
              <w:rPrChange w:id="482" w:author="think" w:date="2017-02-12T22:52:00Z">
                <w:rPr>
                  <w:noProof/>
                  <w:webHidden/>
                </w:rPr>
              </w:rPrChange>
            </w:rPr>
            <w:tab/>
          </w:r>
          <w:r w:rsidRPr="00764DED">
            <w:rPr>
              <w:noProof/>
              <w:webHidden/>
              <w:sz w:val="22"/>
              <w:rPrChange w:id="483" w:author="think" w:date="2017-02-12T22:52:00Z">
                <w:rPr>
                  <w:noProof/>
                  <w:webHidden/>
                </w:rPr>
              </w:rPrChange>
            </w:rPr>
            <w:fldChar w:fldCharType="begin"/>
          </w:r>
          <w:r w:rsidRPr="00764DED">
            <w:rPr>
              <w:noProof/>
              <w:webHidden/>
              <w:sz w:val="22"/>
              <w:rPrChange w:id="484" w:author="think" w:date="2017-02-12T22:52:00Z">
                <w:rPr>
                  <w:noProof/>
                  <w:webHidden/>
                </w:rPr>
              </w:rPrChange>
            </w:rPr>
            <w:instrText xml:space="preserve"> PAGEREF _Toc474703304 \h </w:instrText>
          </w:r>
          <w:r w:rsidRPr="00764DED">
            <w:rPr>
              <w:noProof/>
              <w:webHidden/>
              <w:sz w:val="22"/>
              <w:rPrChange w:id="485" w:author="think" w:date="2017-02-12T22:52:00Z">
                <w:rPr>
                  <w:noProof/>
                  <w:webHidden/>
                  <w:sz w:val="22"/>
                </w:rPr>
              </w:rPrChange>
            </w:rPr>
          </w:r>
          <w:r w:rsidRPr="00764DED">
            <w:rPr>
              <w:noProof/>
              <w:webHidden/>
              <w:sz w:val="22"/>
              <w:rPrChange w:id="486" w:author="think" w:date="2017-02-12T22:52:00Z">
                <w:rPr>
                  <w:noProof/>
                  <w:webHidden/>
                </w:rPr>
              </w:rPrChange>
            </w:rPr>
            <w:fldChar w:fldCharType="separate"/>
          </w:r>
          <w:r w:rsidRPr="00764DED">
            <w:rPr>
              <w:noProof/>
              <w:webHidden/>
              <w:sz w:val="22"/>
              <w:rPrChange w:id="487" w:author="think" w:date="2017-02-12T22:52:00Z">
                <w:rPr>
                  <w:noProof/>
                  <w:webHidden/>
                </w:rPr>
              </w:rPrChange>
            </w:rPr>
            <w:t>13</w:t>
          </w:r>
          <w:r w:rsidRPr="00764DED">
            <w:rPr>
              <w:noProof/>
              <w:webHidden/>
              <w:sz w:val="22"/>
              <w:rPrChange w:id="488" w:author="think" w:date="2017-02-12T22:52:00Z">
                <w:rPr>
                  <w:noProof/>
                  <w:webHidden/>
                </w:rPr>
              </w:rPrChange>
            </w:rPr>
            <w:fldChar w:fldCharType="end"/>
          </w:r>
          <w:r w:rsidRPr="00764DED">
            <w:rPr>
              <w:rStyle w:val="af5"/>
              <w:noProof/>
              <w:sz w:val="22"/>
              <w:rPrChange w:id="489" w:author="think" w:date="2017-02-12T22:52:00Z">
                <w:rPr>
                  <w:rStyle w:val="af5"/>
                  <w:noProof/>
                </w:rPr>
              </w:rPrChange>
            </w:rPr>
            <w:fldChar w:fldCharType="end"/>
          </w:r>
        </w:p>
        <w:p w14:paraId="1AA55B7E" w14:textId="1BB39508" w:rsidR="00764DED" w:rsidRPr="00764DED" w:rsidRDefault="00764DED">
          <w:pPr>
            <w:pStyle w:val="31"/>
            <w:tabs>
              <w:tab w:val="left" w:pos="1776"/>
              <w:tab w:val="right" w:leader="dot" w:pos="8296"/>
            </w:tabs>
            <w:ind w:left="1280"/>
            <w:rPr>
              <w:noProof/>
              <w:sz w:val="16"/>
              <w:rPrChange w:id="490" w:author="think" w:date="2017-02-12T22:52:00Z">
                <w:rPr>
                  <w:noProof/>
                  <w:sz w:val="21"/>
                </w:rPr>
              </w:rPrChange>
            </w:rPr>
          </w:pPr>
          <w:r w:rsidRPr="00764DED">
            <w:rPr>
              <w:rStyle w:val="af5"/>
              <w:noProof/>
              <w:sz w:val="22"/>
              <w:rPrChange w:id="491" w:author="think" w:date="2017-02-12T22:52:00Z">
                <w:rPr>
                  <w:rStyle w:val="af5"/>
                  <w:noProof/>
                </w:rPr>
              </w:rPrChange>
            </w:rPr>
            <w:fldChar w:fldCharType="begin"/>
          </w:r>
          <w:r w:rsidRPr="00764DED">
            <w:rPr>
              <w:rStyle w:val="af5"/>
              <w:noProof/>
              <w:sz w:val="22"/>
              <w:rPrChange w:id="492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noProof/>
              <w:sz w:val="22"/>
              <w:rPrChange w:id="493" w:author="think" w:date="2017-02-12T22:52:00Z">
                <w:rPr>
                  <w:noProof/>
                </w:rPr>
              </w:rPrChange>
            </w:rPr>
            <w:instrText>HYPERLINK \l "_Toc474703305"</w:instrText>
          </w:r>
          <w:r w:rsidRPr="00764DED">
            <w:rPr>
              <w:rStyle w:val="af5"/>
              <w:noProof/>
              <w:sz w:val="22"/>
              <w:rPrChange w:id="494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rStyle w:val="af5"/>
              <w:noProof/>
              <w:sz w:val="22"/>
              <w:rPrChange w:id="495" w:author="think" w:date="2017-02-12T22:52:00Z">
                <w:rPr>
                  <w:rStyle w:val="af5"/>
                  <w:noProof/>
                </w:rPr>
              </w:rPrChange>
            </w:rPr>
            <w:fldChar w:fldCharType="separate"/>
          </w:r>
          <w:r w:rsidRPr="00764DED">
            <w:rPr>
              <w:rStyle w:val="af5"/>
              <w:noProof/>
              <w:sz w:val="22"/>
              <w:rPrChange w:id="496" w:author="think" w:date="2017-02-12T22:52:00Z">
                <w:rPr>
                  <w:rStyle w:val="af5"/>
                  <w:noProof/>
                </w:rPr>
              </w:rPrChange>
            </w:rPr>
            <w:t>3.1.4</w:t>
          </w:r>
          <w:r w:rsidRPr="00764DED">
            <w:rPr>
              <w:noProof/>
              <w:sz w:val="16"/>
              <w:rPrChange w:id="497" w:author="think" w:date="2017-02-12T22:52:00Z">
                <w:rPr>
                  <w:noProof/>
                  <w:sz w:val="21"/>
                </w:rPr>
              </w:rPrChange>
            </w:rPr>
            <w:tab/>
          </w:r>
          <w:r w:rsidRPr="00764DED">
            <w:rPr>
              <w:rStyle w:val="af5"/>
              <w:rFonts w:hint="eastAsia"/>
              <w:noProof/>
              <w:sz w:val="22"/>
              <w:rPrChange w:id="498" w:author="think" w:date="2017-02-12T22:52:00Z">
                <w:rPr>
                  <w:rStyle w:val="af5"/>
                  <w:rFonts w:hint="eastAsia"/>
                  <w:noProof/>
                </w:rPr>
              </w:rPrChange>
            </w:rPr>
            <w:t>上一笔交易记录查询</w:t>
          </w:r>
          <w:r w:rsidRPr="00764DED">
            <w:rPr>
              <w:rStyle w:val="af5"/>
              <w:rFonts w:hint="eastAsia"/>
              <w:noProof/>
              <w:sz w:val="22"/>
              <w:highlight w:val="yellow"/>
              <w:rPrChange w:id="499" w:author="think" w:date="2017-02-12T22:52:00Z">
                <w:rPr>
                  <w:rStyle w:val="af5"/>
                  <w:rFonts w:hint="eastAsia"/>
                  <w:noProof/>
                  <w:highlight w:val="yellow"/>
                </w:rPr>
              </w:rPrChange>
            </w:rPr>
            <w:t>（需增加入账情况字段）</w:t>
          </w:r>
          <w:r w:rsidRPr="00764DED">
            <w:rPr>
              <w:noProof/>
              <w:webHidden/>
              <w:sz w:val="22"/>
              <w:rPrChange w:id="500" w:author="think" w:date="2017-02-12T22:52:00Z">
                <w:rPr>
                  <w:noProof/>
                  <w:webHidden/>
                </w:rPr>
              </w:rPrChange>
            </w:rPr>
            <w:tab/>
          </w:r>
          <w:r w:rsidRPr="00764DED">
            <w:rPr>
              <w:noProof/>
              <w:webHidden/>
              <w:sz w:val="22"/>
              <w:rPrChange w:id="501" w:author="think" w:date="2017-02-12T22:52:00Z">
                <w:rPr>
                  <w:noProof/>
                  <w:webHidden/>
                </w:rPr>
              </w:rPrChange>
            </w:rPr>
            <w:fldChar w:fldCharType="begin"/>
          </w:r>
          <w:r w:rsidRPr="00764DED">
            <w:rPr>
              <w:noProof/>
              <w:webHidden/>
              <w:sz w:val="22"/>
              <w:rPrChange w:id="502" w:author="think" w:date="2017-02-12T22:52:00Z">
                <w:rPr>
                  <w:noProof/>
                  <w:webHidden/>
                </w:rPr>
              </w:rPrChange>
            </w:rPr>
            <w:instrText xml:space="preserve"> PAGEREF _Toc474703305 \h </w:instrText>
          </w:r>
          <w:r w:rsidRPr="00764DED">
            <w:rPr>
              <w:noProof/>
              <w:webHidden/>
              <w:sz w:val="22"/>
              <w:rPrChange w:id="503" w:author="think" w:date="2017-02-12T22:52:00Z">
                <w:rPr>
                  <w:noProof/>
                  <w:webHidden/>
                  <w:sz w:val="22"/>
                </w:rPr>
              </w:rPrChange>
            </w:rPr>
          </w:r>
          <w:r w:rsidRPr="00764DED">
            <w:rPr>
              <w:noProof/>
              <w:webHidden/>
              <w:sz w:val="22"/>
              <w:rPrChange w:id="504" w:author="think" w:date="2017-02-12T22:52:00Z">
                <w:rPr>
                  <w:noProof/>
                  <w:webHidden/>
                </w:rPr>
              </w:rPrChange>
            </w:rPr>
            <w:fldChar w:fldCharType="separate"/>
          </w:r>
          <w:r w:rsidRPr="00764DED">
            <w:rPr>
              <w:noProof/>
              <w:webHidden/>
              <w:sz w:val="22"/>
              <w:rPrChange w:id="505" w:author="think" w:date="2017-02-12T22:52:00Z">
                <w:rPr>
                  <w:noProof/>
                  <w:webHidden/>
                </w:rPr>
              </w:rPrChange>
            </w:rPr>
            <w:t>14</w:t>
          </w:r>
          <w:r w:rsidRPr="00764DED">
            <w:rPr>
              <w:noProof/>
              <w:webHidden/>
              <w:sz w:val="22"/>
              <w:rPrChange w:id="506" w:author="think" w:date="2017-02-12T22:52:00Z">
                <w:rPr>
                  <w:noProof/>
                  <w:webHidden/>
                </w:rPr>
              </w:rPrChange>
            </w:rPr>
            <w:fldChar w:fldCharType="end"/>
          </w:r>
          <w:r w:rsidRPr="00764DED">
            <w:rPr>
              <w:rStyle w:val="af5"/>
              <w:noProof/>
              <w:sz w:val="22"/>
              <w:rPrChange w:id="507" w:author="think" w:date="2017-02-12T22:52:00Z">
                <w:rPr>
                  <w:rStyle w:val="af5"/>
                  <w:noProof/>
                </w:rPr>
              </w:rPrChange>
            </w:rPr>
            <w:fldChar w:fldCharType="end"/>
          </w:r>
        </w:p>
        <w:p w14:paraId="54B3B2A2" w14:textId="295B9EE0" w:rsidR="00764DED" w:rsidRPr="00764DED" w:rsidRDefault="00764DED">
          <w:pPr>
            <w:pStyle w:val="31"/>
            <w:tabs>
              <w:tab w:val="left" w:pos="1776"/>
              <w:tab w:val="right" w:leader="dot" w:pos="8296"/>
            </w:tabs>
            <w:ind w:left="1280"/>
            <w:rPr>
              <w:noProof/>
              <w:sz w:val="16"/>
              <w:rPrChange w:id="508" w:author="think" w:date="2017-02-12T22:52:00Z">
                <w:rPr>
                  <w:noProof/>
                  <w:sz w:val="21"/>
                </w:rPr>
              </w:rPrChange>
            </w:rPr>
          </w:pPr>
          <w:r w:rsidRPr="00764DED">
            <w:rPr>
              <w:rStyle w:val="af5"/>
              <w:noProof/>
              <w:sz w:val="22"/>
              <w:rPrChange w:id="509" w:author="think" w:date="2017-02-12T22:52:00Z">
                <w:rPr>
                  <w:rStyle w:val="af5"/>
                  <w:noProof/>
                </w:rPr>
              </w:rPrChange>
            </w:rPr>
            <w:fldChar w:fldCharType="begin"/>
          </w:r>
          <w:r w:rsidRPr="00764DED">
            <w:rPr>
              <w:rStyle w:val="af5"/>
              <w:noProof/>
              <w:sz w:val="22"/>
              <w:rPrChange w:id="510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noProof/>
              <w:sz w:val="22"/>
              <w:rPrChange w:id="511" w:author="think" w:date="2017-02-12T22:52:00Z">
                <w:rPr>
                  <w:noProof/>
                </w:rPr>
              </w:rPrChange>
            </w:rPr>
            <w:instrText>HYPERLINK \l "_Toc474703306"</w:instrText>
          </w:r>
          <w:r w:rsidRPr="00764DED">
            <w:rPr>
              <w:rStyle w:val="af5"/>
              <w:noProof/>
              <w:sz w:val="22"/>
              <w:rPrChange w:id="512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rStyle w:val="af5"/>
              <w:noProof/>
              <w:sz w:val="22"/>
              <w:rPrChange w:id="513" w:author="think" w:date="2017-02-12T22:52:00Z">
                <w:rPr>
                  <w:rStyle w:val="af5"/>
                  <w:noProof/>
                </w:rPr>
              </w:rPrChange>
            </w:rPr>
            <w:fldChar w:fldCharType="separate"/>
          </w:r>
          <w:r w:rsidRPr="00764DED">
            <w:rPr>
              <w:rStyle w:val="af5"/>
              <w:noProof/>
              <w:sz w:val="22"/>
              <w:rPrChange w:id="514" w:author="think" w:date="2017-02-12T22:52:00Z">
                <w:rPr>
                  <w:rStyle w:val="af5"/>
                  <w:noProof/>
                </w:rPr>
              </w:rPrChange>
            </w:rPr>
            <w:t>3.1.5</w:t>
          </w:r>
          <w:r w:rsidRPr="00764DED">
            <w:rPr>
              <w:noProof/>
              <w:sz w:val="16"/>
              <w:rPrChange w:id="515" w:author="think" w:date="2017-02-12T22:52:00Z">
                <w:rPr>
                  <w:noProof/>
                  <w:sz w:val="21"/>
                </w:rPr>
              </w:rPrChange>
            </w:rPr>
            <w:tab/>
          </w:r>
          <w:r w:rsidRPr="00764DED">
            <w:rPr>
              <w:rStyle w:val="af5"/>
              <w:rFonts w:hint="eastAsia"/>
              <w:noProof/>
              <w:sz w:val="22"/>
              <w:rPrChange w:id="516" w:author="think" w:date="2017-02-12T22:52:00Z">
                <w:rPr>
                  <w:rStyle w:val="af5"/>
                  <w:rFonts w:hint="eastAsia"/>
                  <w:noProof/>
                </w:rPr>
              </w:rPrChange>
            </w:rPr>
            <w:t>今天、前天交易查询</w:t>
          </w:r>
          <w:r w:rsidRPr="00764DED">
            <w:rPr>
              <w:rStyle w:val="af5"/>
              <w:rFonts w:hint="eastAsia"/>
              <w:noProof/>
              <w:sz w:val="22"/>
              <w:highlight w:val="yellow"/>
              <w:rPrChange w:id="517" w:author="think" w:date="2017-02-12T22:52:00Z">
                <w:rPr>
                  <w:rStyle w:val="af5"/>
                  <w:rFonts w:hint="eastAsia"/>
                  <w:noProof/>
                  <w:highlight w:val="yellow"/>
                </w:rPr>
              </w:rPrChange>
            </w:rPr>
            <w:t>（需增加入账情况字段）</w:t>
          </w:r>
          <w:r w:rsidRPr="00764DED">
            <w:rPr>
              <w:noProof/>
              <w:webHidden/>
              <w:sz w:val="22"/>
              <w:rPrChange w:id="518" w:author="think" w:date="2017-02-12T22:52:00Z">
                <w:rPr>
                  <w:noProof/>
                  <w:webHidden/>
                </w:rPr>
              </w:rPrChange>
            </w:rPr>
            <w:tab/>
          </w:r>
          <w:r w:rsidRPr="00764DED">
            <w:rPr>
              <w:noProof/>
              <w:webHidden/>
              <w:sz w:val="22"/>
              <w:rPrChange w:id="519" w:author="think" w:date="2017-02-12T22:52:00Z">
                <w:rPr>
                  <w:noProof/>
                  <w:webHidden/>
                </w:rPr>
              </w:rPrChange>
            </w:rPr>
            <w:fldChar w:fldCharType="begin"/>
          </w:r>
          <w:r w:rsidRPr="00764DED">
            <w:rPr>
              <w:noProof/>
              <w:webHidden/>
              <w:sz w:val="22"/>
              <w:rPrChange w:id="520" w:author="think" w:date="2017-02-12T22:52:00Z">
                <w:rPr>
                  <w:noProof/>
                  <w:webHidden/>
                </w:rPr>
              </w:rPrChange>
            </w:rPr>
            <w:instrText xml:space="preserve"> PAGEREF _Toc474703306 \h </w:instrText>
          </w:r>
          <w:r w:rsidRPr="00764DED">
            <w:rPr>
              <w:noProof/>
              <w:webHidden/>
              <w:sz w:val="22"/>
              <w:rPrChange w:id="521" w:author="think" w:date="2017-02-12T22:52:00Z">
                <w:rPr>
                  <w:noProof/>
                  <w:webHidden/>
                  <w:sz w:val="22"/>
                </w:rPr>
              </w:rPrChange>
            </w:rPr>
          </w:r>
          <w:r w:rsidRPr="00764DED">
            <w:rPr>
              <w:noProof/>
              <w:webHidden/>
              <w:sz w:val="22"/>
              <w:rPrChange w:id="522" w:author="think" w:date="2017-02-12T22:52:00Z">
                <w:rPr>
                  <w:noProof/>
                  <w:webHidden/>
                </w:rPr>
              </w:rPrChange>
            </w:rPr>
            <w:fldChar w:fldCharType="separate"/>
          </w:r>
          <w:r w:rsidRPr="00764DED">
            <w:rPr>
              <w:noProof/>
              <w:webHidden/>
              <w:sz w:val="22"/>
              <w:rPrChange w:id="523" w:author="think" w:date="2017-02-12T22:52:00Z">
                <w:rPr>
                  <w:noProof/>
                  <w:webHidden/>
                </w:rPr>
              </w:rPrChange>
            </w:rPr>
            <w:t>15</w:t>
          </w:r>
          <w:r w:rsidRPr="00764DED">
            <w:rPr>
              <w:noProof/>
              <w:webHidden/>
              <w:sz w:val="22"/>
              <w:rPrChange w:id="524" w:author="think" w:date="2017-02-12T22:52:00Z">
                <w:rPr>
                  <w:noProof/>
                  <w:webHidden/>
                </w:rPr>
              </w:rPrChange>
            </w:rPr>
            <w:fldChar w:fldCharType="end"/>
          </w:r>
          <w:r w:rsidRPr="00764DED">
            <w:rPr>
              <w:rStyle w:val="af5"/>
              <w:noProof/>
              <w:sz w:val="22"/>
              <w:rPrChange w:id="525" w:author="think" w:date="2017-02-12T22:52:00Z">
                <w:rPr>
                  <w:rStyle w:val="af5"/>
                  <w:noProof/>
                </w:rPr>
              </w:rPrChange>
            </w:rPr>
            <w:fldChar w:fldCharType="end"/>
          </w:r>
        </w:p>
        <w:p w14:paraId="0CD8E418" w14:textId="2FD3FF4D" w:rsidR="00764DED" w:rsidRPr="00764DED" w:rsidRDefault="00764DED">
          <w:pPr>
            <w:pStyle w:val="31"/>
            <w:tabs>
              <w:tab w:val="left" w:pos="1776"/>
              <w:tab w:val="right" w:leader="dot" w:pos="8296"/>
            </w:tabs>
            <w:ind w:left="1280"/>
            <w:rPr>
              <w:noProof/>
              <w:sz w:val="16"/>
              <w:rPrChange w:id="526" w:author="think" w:date="2017-02-12T22:52:00Z">
                <w:rPr>
                  <w:noProof/>
                  <w:sz w:val="21"/>
                </w:rPr>
              </w:rPrChange>
            </w:rPr>
          </w:pPr>
          <w:r w:rsidRPr="00764DED">
            <w:rPr>
              <w:rStyle w:val="af5"/>
              <w:noProof/>
              <w:sz w:val="22"/>
              <w:rPrChange w:id="527" w:author="think" w:date="2017-02-12T22:52:00Z">
                <w:rPr>
                  <w:rStyle w:val="af5"/>
                  <w:noProof/>
                </w:rPr>
              </w:rPrChange>
            </w:rPr>
            <w:fldChar w:fldCharType="begin"/>
          </w:r>
          <w:r w:rsidRPr="00764DED">
            <w:rPr>
              <w:rStyle w:val="af5"/>
              <w:noProof/>
              <w:sz w:val="22"/>
              <w:rPrChange w:id="528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noProof/>
              <w:sz w:val="22"/>
              <w:rPrChange w:id="529" w:author="think" w:date="2017-02-12T22:52:00Z">
                <w:rPr>
                  <w:noProof/>
                </w:rPr>
              </w:rPrChange>
            </w:rPr>
            <w:instrText>HYPERLINK \l "_Toc474703307"</w:instrText>
          </w:r>
          <w:r w:rsidRPr="00764DED">
            <w:rPr>
              <w:rStyle w:val="af5"/>
              <w:noProof/>
              <w:sz w:val="22"/>
              <w:rPrChange w:id="530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rStyle w:val="af5"/>
              <w:noProof/>
              <w:sz w:val="22"/>
              <w:rPrChange w:id="531" w:author="think" w:date="2017-02-12T22:52:00Z">
                <w:rPr>
                  <w:rStyle w:val="af5"/>
                  <w:noProof/>
                </w:rPr>
              </w:rPrChange>
            </w:rPr>
            <w:fldChar w:fldCharType="separate"/>
          </w:r>
          <w:r w:rsidRPr="00764DED">
            <w:rPr>
              <w:rStyle w:val="af5"/>
              <w:noProof/>
              <w:sz w:val="22"/>
              <w:rPrChange w:id="532" w:author="think" w:date="2017-02-12T22:52:00Z">
                <w:rPr>
                  <w:rStyle w:val="af5"/>
                  <w:noProof/>
                </w:rPr>
              </w:rPrChange>
            </w:rPr>
            <w:t>3.1.6</w:t>
          </w:r>
          <w:r w:rsidRPr="00764DED">
            <w:rPr>
              <w:noProof/>
              <w:sz w:val="16"/>
              <w:rPrChange w:id="533" w:author="think" w:date="2017-02-12T22:52:00Z">
                <w:rPr>
                  <w:noProof/>
                  <w:sz w:val="21"/>
                </w:rPr>
              </w:rPrChange>
            </w:rPr>
            <w:tab/>
          </w:r>
          <w:r w:rsidRPr="00764DED">
            <w:rPr>
              <w:rStyle w:val="af5"/>
              <w:rFonts w:hint="eastAsia"/>
              <w:noProof/>
              <w:sz w:val="22"/>
              <w:rPrChange w:id="534" w:author="think" w:date="2017-02-12T22:52:00Z">
                <w:rPr>
                  <w:rStyle w:val="af5"/>
                  <w:rFonts w:hint="eastAsia"/>
                  <w:noProof/>
                </w:rPr>
              </w:rPrChange>
            </w:rPr>
            <w:t>历史交易查询</w:t>
          </w:r>
          <w:r w:rsidRPr="00764DED">
            <w:rPr>
              <w:rStyle w:val="af5"/>
              <w:rFonts w:hint="eastAsia"/>
              <w:noProof/>
              <w:sz w:val="22"/>
              <w:highlight w:val="yellow"/>
              <w:rPrChange w:id="535" w:author="think" w:date="2017-02-12T22:52:00Z">
                <w:rPr>
                  <w:rStyle w:val="af5"/>
                  <w:rFonts w:hint="eastAsia"/>
                  <w:noProof/>
                  <w:highlight w:val="yellow"/>
                </w:rPr>
              </w:rPrChange>
            </w:rPr>
            <w:t>（需增加入账情况字段）</w:t>
          </w:r>
          <w:r w:rsidRPr="00764DED">
            <w:rPr>
              <w:noProof/>
              <w:webHidden/>
              <w:sz w:val="22"/>
              <w:rPrChange w:id="536" w:author="think" w:date="2017-02-12T22:52:00Z">
                <w:rPr>
                  <w:noProof/>
                  <w:webHidden/>
                </w:rPr>
              </w:rPrChange>
            </w:rPr>
            <w:tab/>
          </w:r>
          <w:r w:rsidRPr="00764DED">
            <w:rPr>
              <w:noProof/>
              <w:webHidden/>
              <w:sz w:val="22"/>
              <w:rPrChange w:id="537" w:author="think" w:date="2017-02-12T22:52:00Z">
                <w:rPr>
                  <w:noProof/>
                  <w:webHidden/>
                </w:rPr>
              </w:rPrChange>
            </w:rPr>
            <w:fldChar w:fldCharType="begin"/>
          </w:r>
          <w:r w:rsidRPr="00764DED">
            <w:rPr>
              <w:noProof/>
              <w:webHidden/>
              <w:sz w:val="22"/>
              <w:rPrChange w:id="538" w:author="think" w:date="2017-02-12T22:52:00Z">
                <w:rPr>
                  <w:noProof/>
                  <w:webHidden/>
                </w:rPr>
              </w:rPrChange>
            </w:rPr>
            <w:instrText xml:space="preserve"> PAGEREF _Toc474703307 \h </w:instrText>
          </w:r>
          <w:r w:rsidRPr="00764DED">
            <w:rPr>
              <w:noProof/>
              <w:webHidden/>
              <w:sz w:val="22"/>
              <w:rPrChange w:id="539" w:author="think" w:date="2017-02-12T22:52:00Z">
                <w:rPr>
                  <w:noProof/>
                  <w:webHidden/>
                  <w:sz w:val="22"/>
                </w:rPr>
              </w:rPrChange>
            </w:rPr>
          </w:r>
          <w:r w:rsidRPr="00764DED">
            <w:rPr>
              <w:noProof/>
              <w:webHidden/>
              <w:sz w:val="22"/>
              <w:rPrChange w:id="540" w:author="think" w:date="2017-02-12T22:52:00Z">
                <w:rPr>
                  <w:noProof/>
                  <w:webHidden/>
                </w:rPr>
              </w:rPrChange>
            </w:rPr>
            <w:fldChar w:fldCharType="separate"/>
          </w:r>
          <w:r w:rsidRPr="00764DED">
            <w:rPr>
              <w:noProof/>
              <w:webHidden/>
              <w:sz w:val="22"/>
              <w:rPrChange w:id="541" w:author="think" w:date="2017-02-12T22:52:00Z">
                <w:rPr>
                  <w:noProof/>
                  <w:webHidden/>
                </w:rPr>
              </w:rPrChange>
            </w:rPr>
            <w:t>15</w:t>
          </w:r>
          <w:r w:rsidRPr="00764DED">
            <w:rPr>
              <w:noProof/>
              <w:webHidden/>
              <w:sz w:val="22"/>
              <w:rPrChange w:id="542" w:author="think" w:date="2017-02-12T22:52:00Z">
                <w:rPr>
                  <w:noProof/>
                  <w:webHidden/>
                </w:rPr>
              </w:rPrChange>
            </w:rPr>
            <w:fldChar w:fldCharType="end"/>
          </w:r>
          <w:r w:rsidRPr="00764DED">
            <w:rPr>
              <w:rStyle w:val="af5"/>
              <w:noProof/>
              <w:sz w:val="22"/>
              <w:rPrChange w:id="543" w:author="think" w:date="2017-02-12T22:52:00Z">
                <w:rPr>
                  <w:rStyle w:val="af5"/>
                  <w:noProof/>
                </w:rPr>
              </w:rPrChange>
            </w:rPr>
            <w:fldChar w:fldCharType="end"/>
          </w:r>
        </w:p>
        <w:p w14:paraId="77B32E21" w14:textId="2985E831" w:rsidR="00764DED" w:rsidRPr="00764DED" w:rsidRDefault="00764DED">
          <w:pPr>
            <w:pStyle w:val="31"/>
            <w:tabs>
              <w:tab w:val="left" w:pos="1796"/>
              <w:tab w:val="right" w:leader="dot" w:pos="8296"/>
            </w:tabs>
            <w:ind w:left="1280"/>
            <w:rPr>
              <w:noProof/>
              <w:sz w:val="16"/>
              <w:rPrChange w:id="544" w:author="think" w:date="2017-02-12T22:52:00Z">
                <w:rPr>
                  <w:noProof/>
                  <w:sz w:val="21"/>
                </w:rPr>
              </w:rPrChange>
            </w:rPr>
          </w:pPr>
          <w:r w:rsidRPr="00764DED">
            <w:rPr>
              <w:rStyle w:val="af5"/>
              <w:noProof/>
              <w:sz w:val="22"/>
              <w:rPrChange w:id="545" w:author="think" w:date="2017-02-12T22:52:00Z">
                <w:rPr>
                  <w:rStyle w:val="af5"/>
                  <w:noProof/>
                </w:rPr>
              </w:rPrChange>
            </w:rPr>
            <w:fldChar w:fldCharType="begin"/>
          </w:r>
          <w:r w:rsidRPr="00764DED">
            <w:rPr>
              <w:rStyle w:val="af5"/>
              <w:noProof/>
              <w:sz w:val="22"/>
              <w:rPrChange w:id="546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noProof/>
              <w:sz w:val="22"/>
              <w:rPrChange w:id="547" w:author="think" w:date="2017-02-12T22:52:00Z">
                <w:rPr>
                  <w:noProof/>
                </w:rPr>
              </w:rPrChange>
            </w:rPr>
            <w:instrText>HYPERLINK \l "_Toc474703308"</w:instrText>
          </w:r>
          <w:r w:rsidRPr="00764DED">
            <w:rPr>
              <w:rStyle w:val="af5"/>
              <w:noProof/>
              <w:sz w:val="22"/>
              <w:rPrChange w:id="548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rStyle w:val="af5"/>
              <w:noProof/>
              <w:sz w:val="22"/>
              <w:rPrChange w:id="549" w:author="think" w:date="2017-02-12T22:52:00Z">
                <w:rPr>
                  <w:rStyle w:val="af5"/>
                  <w:noProof/>
                </w:rPr>
              </w:rPrChange>
            </w:rPr>
            <w:fldChar w:fldCharType="separate"/>
          </w:r>
          <w:r w:rsidRPr="00764DED">
            <w:rPr>
              <w:rStyle w:val="af5"/>
              <w:noProof/>
              <w:sz w:val="22"/>
              <w:highlight w:val="yellow"/>
              <w:rPrChange w:id="550" w:author="think" w:date="2017-02-12T22:52:00Z">
                <w:rPr>
                  <w:rStyle w:val="af5"/>
                  <w:noProof/>
                  <w:highlight w:val="yellow"/>
                </w:rPr>
              </w:rPrChange>
            </w:rPr>
            <w:t>3.1.7</w:t>
          </w:r>
          <w:r w:rsidRPr="00764DED">
            <w:rPr>
              <w:noProof/>
              <w:sz w:val="16"/>
              <w:rPrChange w:id="551" w:author="think" w:date="2017-02-12T22:52:00Z">
                <w:rPr>
                  <w:noProof/>
                  <w:sz w:val="21"/>
                </w:rPr>
              </w:rPrChange>
            </w:rPr>
            <w:tab/>
          </w:r>
          <w:r w:rsidRPr="00764DED">
            <w:rPr>
              <w:rStyle w:val="af5"/>
              <w:rFonts w:hint="eastAsia"/>
              <w:noProof/>
              <w:sz w:val="22"/>
              <w:rPrChange w:id="552" w:author="think" w:date="2017-02-12T22:52:00Z">
                <w:rPr>
                  <w:rStyle w:val="af5"/>
                  <w:rFonts w:hint="eastAsia"/>
                  <w:noProof/>
                </w:rPr>
              </w:rPrChange>
            </w:rPr>
            <w:t>找客服</w:t>
          </w:r>
          <w:r w:rsidRPr="00764DED">
            <w:rPr>
              <w:rStyle w:val="af5"/>
              <w:rFonts w:hint="eastAsia"/>
              <w:noProof/>
              <w:sz w:val="22"/>
              <w:highlight w:val="yellow"/>
              <w:rPrChange w:id="553" w:author="think" w:date="2017-02-12T22:52:00Z">
                <w:rPr>
                  <w:rStyle w:val="af5"/>
                  <w:rFonts w:hint="eastAsia"/>
                  <w:noProof/>
                  <w:highlight w:val="yellow"/>
                </w:rPr>
              </w:rPrChange>
            </w:rPr>
            <w:t>（建议使用原有微信功能，减少客户培训指导工作）</w:t>
          </w:r>
          <w:r w:rsidRPr="00764DED">
            <w:rPr>
              <w:noProof/>
              <w:webHidden/>
              <w:sz w:val="22"/>
              <w:rPrChange w:id="554" w:author="think" w:date="2017-02-12T22:52:00Z">
                <w:rPr>
                  <w:noProof/>
                  <w:webHidden/>
                </w:rPr>
              </w:rPrChange>
            </w:rPr>
            <w:tab/>
          </w:r>
          <w:r w:rsidRPr="00764DED">
            <w:rPr>
              <w:noProof/>
              <w:webHidden/>
              <w:sz w:val="22"/>
              <w:rPrChange w:id="555" w:author="think" w:date="2017-02-12T22:52:00Z">
                <w:rPr>
                  <w:noProof/>
                  <w:webHidden/>
                </w:rPr>
              </w:rPrChange>
            </w:rPr>
            <w:fldChar w:fldCharType="begin"/>
          </w:r>
          <w:r w:rsidRPr="00764DED">
            <w:rPr>
              <w:noProof/>
              <w:webHidden/>
              <w:sz w:val="22"/>
              <w:rPrChange w:id="556" w:author="think" w:date="2017-02-12T22:52:00Z">
                <w:rPr>
                  <w:noProof/>
                  <w:webHidden/>
                </w:rPr>
              </w:rPrChange>
            </w:rPr>
            <w:instrText xml:space="preserve"> PAGEREF _Toc474703308 \h </w:instrText>
          </w:r>
          <w:r w:rsidRPr="00764DED">
            <w:rPr>
              <w:noProof/>
              <w:webHidden/>
              <w:sz w:val="22"/>
              <w:rPrChange w:id="557" w:author="think" w:date="2017-02-12T22:52:00Z">
                <w:rPr>
                  <w:noProof/>
                  <w:webHidden/>
                  <w:sz w:val="22"/>
                </w:rPr>
              </w:rPrChange>
            </w:rPr>
          </w:r>
          <w:r w:rsidRPr="00764DED">
            <w:rPr>
              <w:noProof/>
              <w:webHidden/>
              <w:sz w:val="22"/>
              <w:rPrChange w:id="558" w:author="think" w:date="2017-02-12T22:52:00Z">
                <w:rPr>
                  <w:noProof/>
                  <w:webHidden/>
                </w:rPr>
              </w:rPrChange>
            </w:rPr>
            <w:fldChar w:fldCharType="separate"/>
          </w:r>
          <w:r w:rsidRPr="00764DED">
            <w:rPr>
              <w:noProof/>
              <w:webHidden/>
              <w:sz w:val="22"/>
              <w:rPrChange w:id="559" w:author="think" w:date="2017-02-12T22:52:00Z">
                <w:rPr>
                  <w:noProof/>
                  <w:webHidden/>
                </w:rPr>
              </w:rPrChange>
            </w:rPr>
            <w:t>16</w:t>
          </w:r>
          <w:r w:rsidRPr="00764DED">
            <w:rPr>
              <w:noProof/>
              <w:webHidden/>
              <w:sz w:val="22"/>
              <w:rPrChange w:id="560" w:author="think" w:date="2017-02-12T22:52:00Z">
                <w:rPr>
                  <w:noProof/>
                  <w:webHidden/>
                </w:rPr>
              </w:rPrChange>
            </w:rPr>
            <w:fldChar w:fldCharType="end"/>
          </w:r>
          <w:r w:rsidRPr="00764DED">
            <w:rPr>
              <w:rStyle w:val="af5"/>
              <w:noProof/>
              <w:sz w:val="22"/>
              <w:rPrChange w:id="561" w:author="think" w:date="2017-02-12T22:52:00Z">
                <w:rPr>
                  <w:rStyle w:val="af5"/>
                  <w:noProof/>
                </w:rPr>
              </w:rPrChange>
            </w:rPr>
            <w:fldChar w:fldCharType="end"/>
          </w:r>
        </w:p>
        <w:p w14:paraId="2FFD97C8" w14:textId="0CB6F994" w:rsidR="00764DED" w:rsidRPr="00764DED" w:rsidRDefault="00764DED">
          <w:pPr>
            <w:pStyle w:val="21"/>
            <w:tabs>
              <w:tab w:val="left" w:pos="1260"/>
              <w:tab w:val="right" w:leader="dot" w:pos="8296"/>
            </w:tabs>
            <w:ind w:left="640"/>
            <w:rPr>
              <w:noProof/>
              <w:sz w:val="16"/>
              <w:rPrChange w:id="562" w:author="think" w:date="2017-02-12T22:52:00Z">
                <w:rPr>
                  <w:noProof/>
                  <w:sz w:val="21"/>
                </w:rPr>
              </w:rPrChange>
            </w:rPr>
          </w:pPr>
          <w:r w:rsidRPr="00764DED">
            <w:rPr>
              <w:rStyle w:val="af5"/>
              <w:noProof/>
              <w:sz w:val="22"/>
              <w:rPrChange w:id="563" w:author="think" w:date="2017-02-12T22:52:00Z">
                <w:rPr>
                  <w:rStyle w:val="af5"/>
                  <w:noProof/>
                </w:rPr>
              </w:rPrChange>
            </w:rPr>
            <w:fldChar w:fldCharType="begin"/>
          </w:r>
          <w:r w:rsidRPr="00764DED">
            <w:rPr>
              <w:rStyle w:val="af5"/>
              <w:noProof/>
              <w:sz w:val="22"/>
              <w:rPrChange w:id="564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noProof/>
              <w:sz w:val="22"/>
              <w:rPrChange w:id="565" w:author="think" w:date="2017-02-12T22:52:00Z">
                <w:rPr>
                  <w:noProof/>
                </w:rPr>
              </w:rPrChange>
            </w:rPr>
            <w:instrText>HYPERLINK \l "_Toc474703309"</w:instrText>
          </w:r>
          <w:r w:rsidRPr="00764DED">
            <w:rPr>
              <w:rStyle w:val="af5"/>
              <w:noProof/>
              <w:sz w:val="22"/>
              <w:rPrChange w:id="566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rStyle w:val="af5"/>
              <w:noProof/>
              <w:sz w:val="22"/>
              <w:rPrChange w:id="567" w:author="think" w:date="2017-02-12T22:52:00Z">
                <w:rPr>
                  <w:rStyle w:val="af5"/>
                  <w:noProof/>
                </w:rPr>
              </w:rPrChange>
            </w:rPr>
            <w:fldChar w:fldCharType="separate"/>
          </w:r>
          <w:r w:rsidRPr="00764DED">
            <w:rPr>
              <w:rStyle w:val="af5"/>
              <w:noProof/>
              <w:sz w:val="22"/>
              <w:rPrChange w:id="568" w:author="think" w:date="2017-02-12T22:52:00Z">
                <w:rPr>
                  <w:rStyle w:val="af5"/>
                  <w:noProof/>
                </w:rPr>
              </w:rPrChange>
            </w:rPr>
            <w:t>3.2</w:t>
          </w:r>
          <w:r w:rsidRPr="00764DED">
            <w:rPr>
              <w:noProof/>
              <w:sz w:val="16"/>
              <w:rPrChange w:id="569" w:author="think" w:date="2017-02-12T22:52:00Z">
                <w:rPr>
                  <w:noProof/>
                  <w:sz w:val="21"/>
                </w:rPr>
              </w:rPrChange>
            </w:rPr>
            <w:tab/>
          </w:r>
          <w:r w:rsidRPr="00764DED">
            <w:rPr>
              <w:rStyle w:val="af5"/>
              <w:rFonts w:hint="eastAsia"/>
              <w:noProof/>
              <w:sz w:val="22"/>
              <w:rPrChange w:id="570" w:author="think" w:date="2017-02-12T22:52:00Z">
                <w:rPr>
                  <w:rStyle w:val="af5"/>
                  <w:rFonts w:hint="eastAsia"/>
                  <w:noProof/>
                </w:rPr>
              </w:rPrChange>
            </w:rPr>
            <w:t>后台管理功能（</w:t>
          </w:r>
          <w:r w:rsidRPr="00764DED">
            <w:rPr>
              <w:rStyle w:val="af5"/>
              <w:noProof/>
              <w:sz w:val="22"/>
              <w:rPrChange w:id="571" w:author="think" w:date="2017-02-12T22:52:00Z">
                <w:rPr>
                  <w:rStyle w:val="af5"/>
                  <w:noProof/>
                </w:rPr>
              </w:rPrChange>
            </w:rPr>
            <w:t>PC</w:t>
          </w:r>
          <w:r w:rsidRPr="00764DED">
            <w:rPr>
              <w:rStyle w:val="af5"/>
              <w:rFonts w:hint="eastAsia"/>
              <w:noProof/>
              <w:sz w:val="22"/>
              <w:rPrChange w:id="572" w:author="think" w:date="2017-02-12T22:52:00Z">
                <w:rPr>
                  <w:rStyle w:val="af5"/>
                  <w:rFonts w:hint="eastAsia"/>
                  <w:noProof/>
                </w:rPr>
              </w:rPrChange>
            </w:rPr>
            <w:t>端）</w:t>
          </w:r>
          <w:r w:rsidRPr="00764DED">
            <w:rPr>
              <w:rStyle w:val="af5"/>
              <w:rFonts w:hint="eastAsia"/>
              <w:noProof/>
              <w:sz w:val="22"/>
              <w:highlight w:val="yellow"/>
              <w:rPrChange w:id="573" w:author="think" w:date="2017-02-12T22:52:00Z">
                <w:rPr>
                  <w:rStyle w:val="af5"/>
                  <w:rFonts w:hint="eastAsia"/>
                  <w:noProof/>
                  <w:highlight w:val="yellow"/>
                </w:rPr>
              </w:rPrChange>
            </w:rPr>
            <w:t>（请按照业务场景进行调整、补充）</w:t>
          </w:r>
          <w:r w:rsidRPr="00764DED">
            <w:rPr>
              <w:noProof/>
              <w:webHidden/>
              <w:sz w:val="22"/>
              <w:rPrChange w:id="574" w:author="think" w:date="2017-02-12T22:52:00Z">
                <w:rPr>
                  <w:noProof/>
                  <w:webHidden/>
                </w:rPr>
              </w:rPrChange>
            </w:rPr>
            <w:tab/>
          </w:r>
          <w:r w:rsidRPr="00764DED">
            <w:rPr>
              <w:noProof/>
              <w:webHidden/>
              <w:sz w:val="22"/>
              <w:rPrChange w:id="575" w:author="think" w:date="2017-02-12T22:52:00Z">
                <w:rPr>
                  <w:noProof/>
                  <w:webHidden/>
                </w:rPr>
              </w:rPrChange>
            </w:rPr>
            <w:fldChar w:fldCharType="begin"/>
          </w:r>
          <w:r w:rsidRPr="00764DED">
            <w:rPr>
              <w:noProof/>
              <w:webHidden/>
              <w:sz w:val="22"/>
              <w:rPrChange w:id="576" w:author="think" w:date="2017-02-12T22:52:00Z">
                <w:rPr>
                  <w:noProof/>
                  <w:webHidden/>
                </w:rPr>
              </w:rPrChange>
            </w:rPr>
            <w:instrText xml:space="preserve"> PAGEREF _Toc474703309 \h </w:instrText>
          </w:r>
          <w:r w:rsidRPr="00764DED">
            <w:rPr>
              <w:noProof/>
              <w:webHidden/>
              <w:sz w:val="22"/>
              <w:rPrChange w:id="577" w:author="think" w:date="2017-02-12T22:52:00Z">
                <w:rPr>
                  <w:noProof/>
                  <w:webHidden/>
                  <w:sz w:val="22"/>
                </w:rPr>
              </w:rPrChange>
            </w:rPr>
          </w:r>
          <w:r w:rsidRPr="00764DED">
            <w:rPr>
              <w:noProof/>
              <w:webHidden/>
              <w:sz w:val="22"/>
              <w:rPrChange w:id="578" w:author="think" w:date="2017-02-12T22:52:00Z">
                <w:rPr>
                  <w:noProof/>
                  <w:webHidden/>
                </w:rPr>
              </w:rPrChange>
            </w:rPr>
            <w:fldChar w:fldCharType="separate"/>
          </w:r>
          <w:r w:rsidRPr="00764DED">
            <w:rPr>
              <w:noProof/>
              <w:webHidden/>
              <w:sz w:val="22"/>
              <w:rPrChange w:id="579" w:author="think" w:date="2017-02-12T22:52:00Z">
                <w:rPr>
                  <w:noProof/>
                  <w:webHidden/>
                </w:rPr>
              </w:rPrChange>
            </w:rPr>
            <w:t>18</w:t>
          </w:r>
          <w:r w:rsidRPr="00764DED">
            <w:rPr>
              <w:noProof/>
              <w:webHidden/>
              <w:sz w:val="22"/>
              <w:rPrChange w:id="580" w:author="think" w:date="2017-02-12T22:52:00Z">
                <w:rPr>
                  <w:noProof/>
                  <w:webHidden/>
                </w:rPr>
              </w:rPrChange>
            </w:rPr>
            <w:fldChar w:fldCharType="end"/>
          </w:r>
          <w:r w:rsidRPr="00764DED">
            <w:rPr>
              <w:rStyle w:val="af5"/>
              <w:noProof/>
              <w:sz w:val="22"/>
              <w:rPrChange w:id="581" w:author="think" w:date="2017-02-12T22:52:00Z">
                <w:rPr>
                  <w:rStyle w:val="af5"/>
                  <w:noProof/>
                </w:rPr>
              </w:rPrChange>
            </w:rPr>
            <w:fldChar w:fldCharType="end"/>
          </w:r>
        </w:p>
        <w:p w14:paraId="2EB4ADCC" w14:textId="297BC187" w:rsidR="00764DED" w:rsidRPr="00764DED" w:rsidRDefault="00764DED">
          <w:pPr>
            <w:pStyle w:val="31"/>
            <w:tabs>
              <w:tab w:val="left" w:pos="1776"/>
              <w:tab w:val="right" w:leader="dot" w:pos="8296"/>
            </w:tabs>
            <w:ind w:left="1280"/>
            <w:rPr>
              <w:noProof/>
              <w:sz w:val="16"/>
              <w:rPrChange w:id="582" w:author="think" w:date="2017-02-12T22:52:00Z">
                <w:rPr>
                  <w:noProof/>
                  <w:sz w:val="21"/>
                </w:rPr>
              </w:rPrChange>
            </w:rPr>
          </w:pPr>
          <w:r w:rsidRPr="00764DED">
            <w:rPr>
              <w:rStyle w:val="af5"/>
              <w:noProof/>
              <w:sz w:val="22"/>
              <w:rPrChange w:id="583" w:author="think" w:date="2017-02-12T22:52:00Z">
                <w:rPr>
                  <w:rStyle w:val="af5"/>
                  <w:noProof/>
                </w:rPr>
              </w:rPrChange>
            </w:rPr>
            <w:fldChar w:fldCharType="begin"/>
          </w:r>
          <w:r w:rsidRPr="00764DED">
            <w:rPr>
              <w:rStyle w:val="af5"/>
              <w:noProof/>
              <w:sz w:val="22"/>
              <w:rPrChange w:id="584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noProof/>
              <w:sz w:val="22"/>
              <w:rPrChange w:id="585" w:author="think" w:date="2017-02-12T22:52:00Z">
                <w:rPr>
                  <w:noProof/>
                </w:rPr>
              </w:rPrChange>
            </w:rPr>
            <w:instrText>HYPERLINK \l "_Toc474703310"</w:instrText>
          </w:r>
          <w:r w:rsidRPr="00764DED">
            <w:rPr>
              <w:rStyle w:val="af5"/>
              <w:noProof/>
              <w:sz w:val="22"/>
              <w:rPrChange w:id="586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rStyle w:val="af5"/>
              <w:noProof/>
              <w:sz w:val="22"/>
              <w:rPrChange w:id="587" w:author="think" w:date="2017-02-12T22:52:00Z">
                <w:rPr>
                  <w:rStyle w:val="af5"/>
                  <w:noProof/>
                </w:rPr>
              </w:rPrChange>
            </w:rPr>
            <w:fldChar w:fldCharType="separate"/>
          </w:r>
          <w:r w:rsidRPr="00764DED">
            <w:rPr>
              <w:rStyle w:val="af5"/>
              <w:noProof/>
              <w:sz w:val="22"/>
              <w:rPrChange w:id="588" w:author="think" w:date="2017-02-12T22:52:00Z">
                <w:rPr>
                  <w:rStyle w:val="af5"/>
                  <w:noProof/>
                </w:rPr>
              </w:rPrChange>
            </w:rPr>
            <w:t>3.2.1</w:t>
          </w:r>
          <w:r w:rsidRPr="00764DED">
            <w:rPr>
              <w:noProof/>
              <w:sz w:val="16"/>
              <w:rPrChange w:id="589" w:author="think" w:date="2017-02-12T22:52:00Z">
                <w:rPr>
                  <w:noProof/>
                  <w:sz w:val="21"/>
                </w:rPr>
              </w:rPrChange>
            </w:rPr>
            <w:tab/>
          </w:r>
          <w:r w:rsidRPr="00764DED">
            <w:rPr>
              <w:rStyle w:val="af5"/>
              <w:rFonts w:hint="eastAsia"/>
              <w:noProof/>
              <w:sz w:val="22"/>
              <w:rPrChange w:id="590" w:author="think" w:date="2017-02-12T22:52:00Z">
                <w:rPr>
                  <w:rStyle w:val="af5"/>
                  <w:rFonts w:hint="eastAsia"/>
                  <w:noProof/>
                </w:rPr>
              </w:rPrChange>
            </w:rPr>
            <w:t>商户信息管理</w:t>
          </w:r>
          <w:r w:rsidRPr="00764DED">
            <w:rPr>
              <w:noProof/>
              <w:webHidden/>
              <w:sz w:val="22"/>
              <w:rPrChange w:id="591" w:author="think" w:date="2017-02-12T22:52:00Z">
                <w:rPr>
                  <w:noProof/>
                  <w:webHidden/>
                </w:rPr>
              </w:rPrChange>
            </w:rPr>
            <w:tab/>
          </w:r>
          <w:r w:rsidRPr="00764DED">
            <w:rPr>
              <w:noProof/>
              <w:webHidden/>
              <w:sz w:val="22"/>
              <w:rPrChange w:id="592" w:author="think" w:date="2017-02-12T22:52:00Z">
                <w:rPr>
                  <w:noProof/>
                  <w:webHidden/>
                </w:rPr>
              </w:rPrChange>
            </w:rPr>
            <w:fldChar w:fldCharType="begin"/>
          </w:r>
          <w:r w:rsidRPr="00764DED">
            <w:rPr>
              <w:noProof/>
              <w:webHidden/>
              <w:sz w:val="22"/>
              <w:rPrChange w:id="593" w:author="think" w:date="2017-02-12T22:52:00Z">
                <w:rPr>
                  <w:noProof/>
                  <w:webHidden/>
                </w:rPr>
              </w:rPrChange>
            </w:rPr>
            <w:instrText xml:space="preserve"> PAGEREF _Toc474703310 \h </w:instrText>
          </w:r>
          <w:r w:rsidRPr="00764DED">
            <w:rPr>
              <w:noProof/>
              <w:webHidden/>
              <w:sz w:val="22"/>
              <w:rPrChange w:id="594" w:author="think" w:date="2017-02-12T22:52:00Z">
                <w:rPr>
                  <w:noProof/>
                  <w:webHidden/>
                  <w:sz w:val="22"/>
                </w:rPr>
              </w:rPrChange>
            </w:rPr>
          </w:r>
          <w:r w:rsidRPr="00764DED">
            <w:rPr>
              <w:noProof/>
              <w:webHidden/>
              <w:sz w:val="22"/>
              <w:rPrChange w:id="595" w:author="think" w:date="2017-02-12T22:52:00Z">
                <w:rPr>
                  <w:noProof/>
                  <w:webHidden/>
                </w:rPr>
              </w:rPrChange>
            </w:rPr>
            <w:fldChar w:fldCharType="separate"/>
          </w:r>
          <w:r w:rsidRPr="00764DED">
            <w:rPr>
              <w:noProof/>
              <w:webHidden/>
              <w:sz w:val="22"/>
              <w:rPrChange w:id="596" w:author="think" w:date="2017-02-12T22:52:00Z">
                <w:rPr>
                  <w:noProof/>
                  <w:webHidden/>
                </w:rPr>
              </w:rPrChange>
            </w:rPr>
            <w:t>18</w:t>
          </w:r>
          <w:r w:rsidRPr="00764DED">
            <w:rPr>
              <w:noProof/>
              <w:webHidden/>
              <w:sz w:val="22"/>
              <w:rPrChange w:id="597" w:author="think" w:date="2017-02-12T22:52:00Z">
                <w:rPr>
                  <w:noProof/>
                  <w:webHidden/>
                </w:rPr>
              </w:rPrChange>
            </w:rPr>
            <w:fldChar w:fldCharType="end"/>
          </w:r>
          <w:r w:rsidRPr="00764DED">
            <w:rPr>
              <w:rStyle w:val="af5"/>
              <w:noProof/>
              <w:sz w:val="22"/>
              <w:rPrChange w:id="598" w:author="think" w:date="2017-02-12T22:52:00Z">
                <w:rPr>
                  <w:rStyle w:val="af5"/>
                  <w:noProof/>
                </w:rPr>
              </w:rPrChange>
            </w:rPr>
            <w:fldChar w:fldCharType="end"/>
          </w:r>
        </w:p>
        <w:p w14:paraId="647C324A" w14:textId="2A552E8C" w:rsidR="00764DED" w:rsidRPr="00764DED" w:rsidRDefault="00764DED">
          <w:pPr>
            <w:pStyle w:val="31"/>
            <w:tabs>
              <w:tab w:val="left" w:pos="1776"/>
              <w:tab w:val="right" w:leader="dot" w:pos="8296"/>
            </w:tabs>
            <w:ind w:left="1280"/>
            <w:rPr>
              <w:noProof/>
              <w:sz w:val="16"/>
              <w:rPrChange w:id="599" w:author="think" w:date="2017-02-12T22:52:00Z">
                <w:rPr>
                  <w:noProof/>
                  <w:sz w:val="21"/>
                </w:rPr>
              </w:rPrChange>
            </w:rPr>
          </w:pPr>
          <w:r w:rsidRPr="00764DED">
            <w:rPr>
              <w:rStyle w:val="af5"/>
              <w:noProof/>
              <w:sz w:val="22"/>
              <w:rPrChange w:id="600" w:author="think" w:date="2017-02-12T22:52:00Z">
                <w:rPr>
                  <w:rStyle w:val="af5"/>
                  <w:noProof/>
                </w:rPr>
              </w:rPrChange>
            </w:rPr>
            <w:fldChar w:fldCharType="begin"/>
          </w:r>
          <w:r w:rsidRPr="00764DED">
            <w:rPr>
              <w:rStyle w:val="af5"/>
              <w:noProof/>
              <w:sz w:val="22"/>
              <w:rPrChange w:id="601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noProof/>
              <w:sz w:val="22"/>
              <w:rPrChange w:id="602" w:author="think" w:date="2017-02-12T22:52:00Z">
                <w:rPr>
                  <w:noProof/>
                </w:rPr>
              </w:rPrChange>
            </w:rPr>
            <w:instrText>HYPERLINK \l "_Toc474703311"</w:instrText>
          </w:r>
          <w:r w:rsidRPr="00764DED">
            <w:rPr>
              <w:rStyle w:val="af5"/>
              <w:noProof/>
              <w:sz w:val="22"/>
              <w:rPrChange w:id="603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rStyle w:val="af5"/>
              <w:noProof/>
              <w:sz w:val="22"/>
              <w:rPrChange w:id="604" w:author="think" w:date="2017-02-12T22:52:00Z">
                <w:rPr>
                  <w:rStyle w:val="af5"/>
                  <w:noProof/>
                </w:rPr>
              </w:rPrChange>
            </w:rPr>
            <w:fldChar w:fldCharType="separate"/>
          </w:r>
          <w:r w:rsidRPr="00764DED">
            <w:rPr>
              <w:rStyle w:val="af5"/>
              <w:noProof/>
              <w:sz w:val="22"/>
              <w:rPrChange w:id="605" w:author="think" w:date="2017-02-12T22:52:00Z">
                <w:rPr>
                  <w:rStyle w:val="af5"/>
                  <w:noProof/>
                </w:rPr>
              </w:rPrChange>
            </w:rPr>
            <w:t>3.2.2</w:t>
          </w:r>
          <w:r w:rsidRPr="00764DED">
            <w:rPr>
              <w:noProof/>
              <w:sz w:val="16"/>
              <w:rPrChange w:id="606" w:author="think" w:date="2017-02-12T22:52:00Z">
                <w:rPr>
                  <w:noProof/>
                  <w:sz w:val="21"/>
                </w:rPr>
              </w:rPrChange>
            </w:rPr>
            <w:tab/>
          </w:r>
          <w:r w:rsidRPr="00764DED">
            <w:rPr>
              <w:rStyle w:val="af5"/>
              <w:rFonts w:hint="eastAsia"/>
              <w:noProof/>
              <w:sz w:val="22"/>
              <w:rPrChange w:id="607" w:author="think" w:date="2017-02-12T22:52:00Z">
                <w:rPr>
                  <w:rStyle w:val="af5"/>
                  <w:rFonts w:hint="eastAsia"/>
                  <w:noProof/>
                </w:rPr>
              </w:rPrChange>
            </w:rPr>
            <w:t>导出商户信息</w:t>
          </w:r>
          <w:r w:rsidRPr="00764DED">
            <w:rPr>
              <w:noProof/>
              <w:webHidden/>
              <w:sz w:val="22"/>
              <w:rPrChange w:id="608" w:author="think" w:date="2017-02-12T22:52:00Z">
                <w:rPr>
                  <w:noProof/>
                  <w:webHidden/>
                </w:rPr>
              </w:rPrChange>
            </w:rPr>
            <w:tab/>
          </w:r>
          <w:r w:rsidRPr="00764DED">
            <w:rPr>
              <w:noProof/>
              <w:webHidden/>
              <w:sz w:val="22"/>
              <w:rPrChange w:id="609" w:author="think" w:date="2017-02-12T22:52:00Z">
                <w:rPr>
                  <w:noProof/>
                  <w:webHidden/>
                </w:rPr>
              </w:rPrChange>
            </w:rPr>
            <w:fldChar w:fldCharType="begin"/>
          </w:r>
          <w:r w:rsidRPr="00764DED">
            <w:rPr>
              <w:noProof/>
              <w:webHidden/>
              <w:sz w:val="22"/>
              <w:rPrChange w:id="610" w:author="think" w:date="2017-02-12T22:52:00Z">
                <w:rPr>
                  <w:noProof/>
                  <w:webHidden/>
                </w:rPr>
              </w:rPrChange>
            </w:rPr>
            <w:instrText xml:space="preserve"> PAGEREF _Toc474703311 \h </w:instrText>
          </w:r>
          <w:r w:rsidRPr="00764DED">
            <w:rPr>
              <w:noProof/>
              <w:webHidden/>
              <w:sz w:val="22"/>
              <w:rPrChange w:id="611" w:author="think" w:date="2017-02-12T22:52:00Z">
                <w:rPr>
                  <w:noProof/>
                  <w:webHidden/>
                  <w:sz w:val="22"/>
                </w:rPr>
              </w:rPrChange>
            </w:rPr>
          </w:r>
          <w:r w:rsidRPr="00764DED">
            <w:rPr>
              <w:noProof/>
              <w:webHidden/>
              <w:sz w:val="22"/>
              <w:rPrChange w:id="612" w:author="think" w:date="2017-02-12T22:52:00Z">
                <w:rPr>
                  <w:noProof/>
                  <w:webHidden/>
                </w:rPr>
              </w:rPrChange>
            </w:rPr>
            <w:fldChar w:fldCharType="separate"/>
          </w:r>
          <w:r w:rsidRPr="00764DED">
            <w:rPr>
              <w:noProof/>
              <w:webHidden/>
              <w:sz w:val="22"/>
              <w:rPrChange w:id="613" w:author="think" w:date="2017-02-12T22:52:00Z">
                <w:rPr>
                  <w:noProof/>
                  <w:webHidden/>
                </w:rPr>
              </w:rPrChange>
            </w:rPr>
            <w:t>18</w:t>
          </w:r>
          <w:r w:rsidRPr="00764DED">
            <w:rPr>
              <w:noProof/>
              <w:webHidden/>
              <w:sz w:val="22"/>
              <w:rPrChange w:id="614" w:author="think" w:date="2017-02-12T22:52:00Z">
                <w:rPr>
                  <w:noProof/>
                  <w:webHidden/>
                </w:rPr>
              </w:rPrChange>
            </w:rPr>
            <w:fldChar w:fldCharType="end"/>
          </w:r>
          <w:r w:rsidRPr="00764DED">
            <w:rPr>
              <w:rStyle w:val="af5"/>
              <w:noProof/>
              <w:sz w:val="22"/>
              <w:rPrChange w:id="615" w:author="think" w:date="2017-02-12T22:52:00Z">
                <w:rPr>
                  <w:rStyle w:val="af5"/>
                  <w:noProof/>
                </w:rPr>
              </w:rPrChange>
            </w:rPr>
            <w:fldChar w:fldCharType="end"/>
          </w:r>
        </w:p>
        <w:p w14:paraId="0BA23028" w14:textId="7146C4B5" w:rsidR="00764DED" w:rsidRPr="00764DED" w:rsidRDefault="00764DED">
          <w:pPr>
            <w:pStyle w:val="31"/>
            <w:tabs>
              <w:tab w:val="left" w:pos="1776"/>
              <w:tab w:val="right" w:leader="dot" w:pos="8296"/>
            </w:tabs>
            <w:ind w:left="1280"/>
            <w:rPr>
              <w:noProof/>
              <w:sz w:val="16"/>
              <w:rPrChange w:id="616" w:author="think" w:date="2017-02-12T22:52:00Z">
                <w:rPr>
                  <w:noProof/>
                  <w:sz w:val="21"/>
                </w:rPr>
              </w:rPrChange>
            </w:rPr>
          </w:pPr>
          <w:r w:rsidRPr="00764DED">
            <w:rPr>
              <w:rStyle w:val="af5"/>
              <w:noProof/>
              <w:sz w:val="22"/>
              <w:rPrChange w:id="617" w:author="think" w:date="2017-02-12T22:52:00Z">
                <w:rPr>
                  <w:rStyle w:val="af5"/>
                  <w:noProof/>
                </w:rPr>
              </w:rPrChange>
            </w:rPr>
            <w:fldChar w:fldCharType="begin"/>
          </w:r>
          <w:r w:rsidRPr="00764DED">
            <w:rPr>
              <w:rStyle w:val="af5"/>
              <w:noProof/>
              <w:sz w:val="22"/>
              <w:rPrChange w:id="618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noProof/>
              <w:sz w:val="22"/>
              <w:rPrChange w:id="619" w:author="think" w:date="2017-02-12T22:52:00Z">
                <w:rPr>
                  <w:noProof/>
                </w:rPr>
              </w:rPrChange>
            </w:rPr>
            <w:instrText>HYPERLINK \l "_Toc474703312"</w:instrText>
          </w:r>
          <w:r w:rsidRPr="00764DED">
            <w:rPr>
              <w:rStyle w:val="af5"/>
              <w:noProof/>
              <w:sz w:val="22"/>
              <w:rPrChange w:id="620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rStyle w:val="af5"/>
              <w:noProof/>
              <w:sz w:val="22"/>
              <w:rPrChange w:id="621" w:author="think" w:date="2017-02-12T22:52:00Z">
                <w:rPr>
                  <w:rStyle w:val="af5"/>
                  <w:noProof/>
                </w:rPr>
              </w:rPrChange>
            </w:rPr>
            <w:fldChar w:fldCharType="separate"/>
          </w:r>
          <w:r w:rsidRPr="00764DED">
            <w:rPr>
              <w:rStyle w:val="af5"/>
              <w:noProof/>
              <w:sz w:val="22"/>
              <w:rPrChange w:id="622" w:author="think" w:date="2017-02-12T22:52:00Z">
                <w:rPr>
                  <w:rStyle w:val="af5"/>
                  <w:noProof/>
                </w:rPr>
              </w:rPrChange>
            </w:rPr>
            <w:t>3.2.3</w:t>
          </w:r>
          <w:r w:rsidRPr="00764DED">
            <w:rPr>
              <w:noProof/>
              <w:sz w:val="16"/>
              <w:rPrChange w:id="623" w:author="think" w:date="2017-02-12T22:52:00Z">
                <w:rPr>
                  <w:noProof/>
                  <w:sz w:val="21"/>
                </w:rPr>
              </w:rPrChange>
            </w:rPr>
            <w:tab/>
          </w:r>
          <w:r w:rsidRPr="00764DED">
            <w:rPr>
              <w:rStyle w:val="af5"/>
              <w:rFonts w:hint="eastAsia"/>
              <w:noProof/>
              <w:sz w:val="22"/>
              <w:rPrChange w:id="624" w:author="think" w:date="2017-02-12T22:52:00Z">
                <w:rPr>
                  <w:rStyle w:val="af5"/>
                  <w:rFonts w:hint="eastAsia"/>
                  <w:noProof/>
                </w:rPr>
              </w:rPrChange>
            </w:rPr>
            <w:t>生成商户二维码码</w:t>
          </w:r>
          <w:r w:rsidRPr="00764DED">
            <w:rPr>
              <w:noProof/>
              <w:webHidden/>
              <w:sz w:val="22"/>
              <w:rPrChange w:id="625" w:author="think" w:date="2017-02-12T22:52:00Z">
                <w:rPr>
                  <w:noProof/>
                  <w:webHidden/>
                </w:rPr>
              </w:rPrChange>
            </w:rPr>
            <w:tab/>
          </w:r>
          <w:r w:rsidRPr="00764DED">
            <w:rPr>
              <w:noProof/>
              <w:webHidden/>
              <w:sz w:val="22"/>
              <w:rPrChange w:id="626" w:author="think" w:date="2017-02-12T22:52:00Z">
                <w:rPr>
                  <w:noProof/>
                  <w:webHidden/>
                </w:rPr>
              </w:rPrChange>
            </w:rPr>
            <w:fldChar w:fldCharType="begin"/>
          </w:r>
          <w:r w:rsidRPr="00764DED">
            <w:rPr>
              <w:noProof/>
              <w:webHidden/>
              <w:sz w:val="22"/>
              <w:rPrChange w:id="627" w:author="think" w:date="2017-02-12T22:52:00Z">
                <w:rPr>
                  <w:noProof/>
                  <w:webHidden/>
                </w:rPr>
              </w:rPrChange>
            </w:rPr>
            <w:instrText xml:space="preserve"> PAGEREF _Toc474703312 \h </w:instrText>
          </w:r>
          <w:r w:rsidRPr="00764DED">
            <w:rPr>
              <w:noProof/>
              <w:webHidden/>
              <w:sz w:val="22"/>
              <w:rPrChange w:id="628" w:author="think" w:date="2017-02-12T22:52:00Z">
                <w:rPr>
                  <w:noProof/>
                  <w:webHidden/>
                  <w:sz w:val="22"/>
                </w:rPr>
              </w:rPrChange>
            </w:rPr>
          </w:r>
          <w:r w:rsidRPr="00764DED">
            <w:rPr>
              <w:noProof/>
              <w:webHidden/>
              <w:sz w:val="22"/>
              <w:rPrChange w:id="629" w:author="think" w:date="2017-02-12T22:52:00Z">
                <w:rPr>
                  <w:noProof/>
                  <w:webHidden/>
                </w:rPr>
              </w:rPrChange>
            </w:rPr>
            <w:fldChar w:fldCharType="separate"/>
          </w:r>
          <w:r w:rsidRPr="00764DED">
            <w:rPr>
              <w:noProof/>
              <w:webHidden/>
              <w:sz w:val="22"/>
              <w:rPrChange w:id="630" w:author="think" w:date="2017-02-12T22:52:00Z">
                <w:rPr>
                  <w:noProof/>
                  <w:webHidden/>
                </w:rPr>
              </w:rPrChange>
            </w:rPr>
            <w:t>18</w:t>
          </w:r>
          <w:r w:rsidRPr="00764DED">
            <w:rPr>
              <w:noProof/>
              <w:webHidden/>
              <w:sz w:val="22"/>
              <w:rPrChange w:id="631" w:author="think" w:date="2017-02-12T22:52:00Z">
                <w:rPr>
                  <w:noProof/>
                  <w:webHidden/>
                </w:rPr>
              </w:rPrChange>
            </w:rPr>
            <w:fldChar w:fldCharType="end"/>
          </w:r>
          <w:r w:rsidRPr="00764DED">
            <w:rPr>
              <w:rStyle w:val="af5"/>
              <w:noProof/>
              <w:sz w:val="22"/>
              <w:rPrChange w:id="632" w:author="think" w:date="2017-02-12T22:52:00Z">
                <w:rPr>
                  <w:rStyle w:val="af5"/>
                  <w:noProof/>
                </w:rPr>
              </w:rPrChange>
            </w:rPr>
            <w:fldChar w:fldCharType="end"/>
          </w:r>
        </w:p>
        <w:p w14:paraId="681E17E4" w14:textId="4ABA4E80" w:rsidR="00764DED" w:rsidRPr="00764DED" w:rsidRDefault="00764DED">
          <w:pPr>
            <w:pStyle w:val="31"/>
            <w:tabs>
              <w:tab w:val="left" w:pos="1776"/>
              <w:tab w:val="right" w:leader="dot" w:pos="8296"/>
            </w:tabs>
            <w:ind w:left="1280"/>
            <w:rPr>
              <w:noProof/>
              <w:sz w:val="16"/>
              <w:rPrChange w:id="633" w:author="think" w:date="2017-02-12T22:52:00Z">
                <w:rPr>
                  <w:noProof/>
                  <w:sz w:val="21"/>
                </w:rPr>
              </w:rPrChange>
            </w:rPr>
          </w:pPr>
          <w:r w:rsidRPr="00764DED">
            <w:rPr>
              <w:rStyle w:val="af5"/>
              <w:noProof/>
              <w:sz w:val="22"/>
              <w:rPrChange w:id="634" w:author="think" w:date="2017-02-12T22:52:00Z">
                <w:rPr>
                  <w:rStyle w:val="af5"/>
                  <w:noProof/>
                </w:rPr>
              </w:rPrChange>
            </w:rPr>
            <w:fldChar w:fldCharType="begin"/>
          </w:r>
          <w:r w:rsidRPr="00764DED">
            <w:rPr>
              <w:rStyle w:val="af5"/>
              <w:noProof/>
              <w:sz w:val="22"/>
              <w:rPrChange w:id="635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noProof/>
              <w:sz w:val="22"/>
              <w:rPrChange w:id="636" w:author="think" w:date="2017-02-12T22:52:00Z">
                <w:rPr>
                  <w:noProof/>
                </w:rPr>
              </w:rPrChange>
            </w:rPr>
            <w:instrText>HYPERLINK \l "_Toc474703313"</w:instrText>
          </w:r>
          <w:r w:rsidRPr="00764DED">
            <w:rPr>
              <w:rStyle w:val="af5"/>
              <w:noProof/>
              <w:sz w:val="22"/>
              <w:rPrChange w:id="637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rStyle w:val="af5"/>
              <w:noProof/>
              <w:sz w:val="22"/>
              <w:rPrChange w:id="638" w:author="think" w:date="2017-02-12T22:52:00Z">
                <w:rPr>
                  <w:rStyle w:val="af5"/>
                  <w:noProof/>
                </w:rPr>
              </w:rPrChange>
            </w:rPr>
            <w:fldChar w:fldCharType="separate"/>
          </w:r>
          <w:r w:rsidRPr="00764DED">
            <w:rPr>
              <w:rStyle w:val="af5"/>
              <w:noProof/>
              <w:sz w:val="22"/>
              <w:rPrChange w:id="639" w:author="think" w:date="2017-02-12T22:52:00Z">
                <w:rPr>
                  <w:rStyle w:val="af5"/>
                  <w:noProof/>
                </w:rPr>
              </w:rPrChange>
            </w:rPr>
            <w:t>3.2.4</w:t>
          </w:r>
          <w:r w:rsidRPr="00764DED">
            <w:rPr>
              <w:noProof/>
              <w:sz w:val="16"/>
              <w:rPrChange w:id="640" w:author="think" w:date="2017-02-12T22:52:00Z">
                <w:rPr>
                  <w:noProof/>
                  <w:sz w:val="21"/>
                </w:rPr>
              </w:rPrChange>
            </w:rPr>
            <w:tab/>
          </w:r>
          <w:r w:rsidRPr="00764DED">
            <w:rPr>
              <w:rStyle w:val="af5"/>
              <w:rFonts w:hint="eastAsia"/>
              <w:noProof/>
              <w:sz w:val="22"/>
              <w:rPrChange w:id="641" w:author="think" w:date="2017-02-12T22:52:00Z">
                <w:rPr>
                  <w:rStyle w:val="af5"/>
                  <w:rFonts w:hint="eastAsia"/>
                  <w:noProof/>
                </w:rPr>
              </w:rPrChange>
            </w:rPr>
            <w:t>商户开通、停用</w:t>
          </w:r>
          <w:r w:rsidRPr="00764DED">
            <w:rPr>
              <w:noProof/>
              <w:webHidden/>
              <w:sz w:val="22"/>
              <w:rPrChange w:id="642" w:author="think" w:date="2017-02-12T22:52:00Z">
                <w:rPr>
                  <w:noProof/>
                  <w:webHidden/>
                </w:rPr>
              </w:rPrChange>
            </w:rPr>
            <w:tab/>
          </w:r>
          <w:r w:rsidRPr="00764DED">
            <w:rPr>
              <w:noProof/>
              <w:webHidden/>
              <w:sz w:val="22"/>
              <w:rPrChange w:id="643" w:author="think" w:date="2017-02-12T22:52:00Z">
                <w:rPr>
                  <w:noProof/>
                  <w:webHidden/>
                </w:rPr>
              </w:rPrChange>
            </w:rPr>
            <w:fldChar w:fldCharType="begin"/>
          </w:r>
          <w:r w:rsidRPr="00764DED">
            <w:rPr>
              <w:noProof/>
              <w:webHidden/>
              <w:sz w:val="22"/>
              <w:rPrChange w:id="644" w:author="think" w:date="2017-02-12T22:52:00Z">
                <w:rPr>
                  <w:noProof/>
                  <w:webHidden/>
                </w:rPr>
              </w:rPrChange>
            </w:rPr>
            <w:instrText xml:space="preserve"> PAGEREF _Toc474703313 \h </w:instrText>
          </w:r>
          <w:r w:rsidRPr="00764DED">
            <w:rPr>
              <w:noProof/>
              <w:webHidden/>
              <w:sz w:val="22"/>
              <w:rPrChange w:id="645" w:author="think" w:date="2017-02-12T22:52:00Z">
                <w:rPr>
                  <w:noProof/>
                  <w:webHidden/>
                  <w:sz w:val="22"/>
                </w:rPr>
              </w:rPrChange>
            </w:rPr>
          </w:r>
          <w:r w:rsidRPr="00764DED">
            <w:rPr>
              <w:noProof/>
              <w:webHidden/>
              <w:sz w:val="22"/>
              <w:rPrChange w:id="646" w:author="think" w:date="2017-02-12T22:52:00Z">
                <w:rPr>
                  <w:noProof/>
                  <w:webHidden/>
                </w:rPr>
              </w:rPrChange>
            </w:rPr>
            <w:fldChar w:fldCharType="separate"/>
          </w:r>
          <w:r w:rsidRPr="00764DED">
            <w:rPr>
              <w:noProof/>
              <w:webHidden/>
              <w:sz w:val="22"/>
              <w:rPrChange w:id="647" w:author="think" w:date="2017-02-12T22:52:00Z">
                <w:rPr>
                  <w:noProof/>
                  <w:webHidden/>
                </w:rPr>
              </w:rPrChange>
            </w:rPr>
            <w:t>18</w:t>
          </w:r>
          <w:r w:rsidRPr="00764DED">
            <w:rPr>
              <w:noProof/>
              <w:webHidden/>
              <w:sz w:val="22"/>
              <w:rPrChange w:id="648" w:author="think" w:date="2017-02-12T22:52:00Z">
                <w:rPr>
                  <w:noProof/>
                  <w:webHidden/>
                </w:rPr>
              </w:rPrChange>
            </w:rPr>
            <w:fldChar w:fldCharType="end"/>
          </w:r>
          <w:r w:rsidRPr="00764DED">
            <w:rPr>
              <w:rStyle w:val="af5"/>
              <w:noProof/>
              <w:sz w:val="22"/>
              <w:rPrChange w:id="649" w:author="think" w:date="2017-02-12T22:52:00Z">
                <w:rPr>
                  <w:rStyle w:val="af5"/>
                  <w:noProof/>
                </w:rPr>
              </w:rPrChange>
            </w:rPr>
            <w:fldChar w:fldCharType="end"/>
          </w:r>
        </w:p>
        <w:p w14:paraId="658769DB" w14:textId="0BD9EB88" w:rsidR="00764DED" w:rsidRPr="00764DED" w:rsidRDefault="00764DED">
          <w:pPr>
            <w:pStyle w:val="31"/>
            <w:tabs>
              <w:tab w:val="left" w:pos="1776"/>
              <w:tab w:val="right" w:leader="dot" w:pos="8296"/>
            </w:tabs>
            <w:ind w:left="1280"/>
            <w:rPr>
              <w:noProof/>
              <w:sz w:val="16"/>
              <w:rPrChange w:id="650" w:author="think" w:date="2017-02-12T22:52:00Z">
                <w:rPr>
                  <w:noProof/>
                  <w:sz w:val="21"/>
                </w:rPr>
              </w:rPrChange>
            </w:rPr>
          </w:pPr>
          <w:r w:rsidRPr="00764DED">
            <w:rPr>
              <w:rStyle w:val="af5"/>
              <w:noProof/>
              <w:sz w:val="22"/>
              <w:rPrChange w:id="651" w:author="think" w:date="2017-02-12T22:52:00Z">
                <w:rPr>
                  <w:rStyle w:val="af5"/>
                  <w:noProof/>
                </w:rPr>
              </w:rPrChange>
            </w:rPr>
            <w:fldChar w:fldCharType="begin"/>
          </w:r>
          <w:r w:rsidRPr="00764DED">
            <w:rPr>
              <w:rStyle w:val="af5"/>
              <w:noProof/>
              <w:sz w:val="22"/>
              <w:rPrChange w:id="652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noProof/>
              <w:sz w:val="22"/>
              <w:rPrChange w:id="653" w:author="think" w:date="2017-02-12T22:52:00Z">
                <w:rPr>
                  <w:noProof/>
                </w:rPr>
              </w:rPrChange>
            </w:rPr>
            <w:instrText>HYPERLINK \l "_Toc474703314"</w:instrText>
          </w:r>
          <w:r w:rsidRPr="00764DED">
            <w:rPr>
              <w:rStyle w:val="af5"/>
              <w:noProof/>
              <w:sz w:val="22"/>
              <w:rPrChange w:id="654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rStyle w:val="af5"/>
              <w:noProof/>
              <w:sz w:val="22"/>
              <w:rPrChange w:id="655" w:author="think" w:date="2017-02-12T22:52:00Z">
                <w:rPr>
                  <w:rStyle w:val="af5"/>
                  <w:noProof/>
                </w:rPr>
              </w:rPrChange>
            </w:rPr>
            <w:fldChar w:fldCharType="separate"/>
          </w:r>
          <w:r w:rsidRPr="00764DED">
            <w:rPr>
              <w:rStyle w:val="af5"/>
              <w:noProof/>
              <w:sz w:val="22"/>
              <w:rPrChange w:id="656" w:author="think" w:date="2017-02-12T22:52:00Z">
                <w:rPr>
                  <w:rStyle w:val="af5"/>
                  <w:noProof/>
                </w:rPr>
              </w:rPrChange>
            </w:rPr>
            <w:t>3.2.5</w:t>
          </w:r>
          <w:r w:rsidRPr="00764DED">
            <w:rPr>
              <w:noProof/>
              <w:sz w:val="16"/>
              <w:rPrChange w:id="657" w:author="think" w:date="2017-02-12T22:52:00Z">
                <w:rPr>
                  <w:noProof/>
                  <w:sz w:val="21"/>
                </w:rPr>
              </w:rPrChange>
            </w:rPr>
            <w:tab/>
          </w:r>
          <w:r w:rsidRPr="00764DED">
            <w:rPr>
              <w:rStyle w:val="af5"/>
              <w:rFonts w:hint="eastAsia"/>
              <w:noProof/>
              <w:sz w:val="22"/>
              <w:rPrChange w:id="658" w:author="think" w:date="2017-02-12T22:52:00Z">
                <w:rPr>
                  <w:rStyle w:val="af5"/>
                  <w:rFonts w:hint="eastAsia"/>
                  <w:noProof/>
                </w:rPr>
              </w:rPrChange>
            </w:rPr>
            <w:t>渠道路由维护</w:t>
          </w:r>
          <w:r w:rsidRPr="00764DED">
            <w:rPr>
              <w:noProof/>
              <w:webHidden/>
              <w:sz w:val="22"/>
              <w:rPrChange w:id="659" w:author="think" w:date="2017-02-12T22:52:00Z">
                <w:rPr>
                  <w:noProof/>
                  <w:webHidden/>
                </w:rPr>
              </w:rPrChange>
            </w:rPr>
            <w:tab/>
          </w:r>
          <w:r w:rsidRPr="00764DED">
            <w:rPr>
              <w:noProof/>
              <w:webHidden/>
              <w:sz w:val="22"/>
              <w:rPrChange w:id="660" w:author="think" w:date="2017-02-12T22:52:00Z">
                <w:rPr>
                  <w:noProof/>
                  <w:webHidden/>
                </w:rPr>
              </w:rPrChange>
            </w:rPr>
            <w:fldChar w:fldCharType="begin"/>
          </w:r>
          <w:r w:rsidRPr="00764DED">
            <w:rPr>
              <w:noProof/>
              <w:webHidden/>
              <w:sz w:val="22"/>
              <w:rPrChange w:id="661" w:author="think" w:date="2017-02-12T22:52:00Z">
                <w:rPr>
                  <w:noProof/>
                  <w:webHidden/>
                </w:rPr>
              </w:rPrChange>
            </w:rPr>
            <w:instrText xml:space="preserve"> PAGEREF _Toc474703314 \h </w:instrText>
          </w:r>
          <w:r w:rsidRPr="00764DED">
            <w:rPr>
              <w:noProof/>
              <w:webHidden/>
              <w:sz w:val="22"/>
              <w:rPrChange w:id="662" w:author="think" w:date="2017-02-12T22:52:00Z">
                <w:rPr>
                  <w:noProof/>
                  <w:webHidden/>
                  <w:sz w:val="22"/>
                </w:rPr>
              </w:rPrChange>
            </w:rPr>
          </w:r>
          <w:r w:rsidRPr="00764DED">
            <w:rPr>
              <w:noProof/>
              <w:webHidden/>
              <w:sz w:val="22"/>
              <w:rPrChange w:id="663" w:author="think" w:date="2017-02-12T22:52:00Z">
                <w:rPr>
                  <w:noProof/>
                  <w:webHidden/>
                </w:rPr>
              </w:rPrChange>
            </w:rPr>
            <w:fldChar w:fldCharType="separate"/>
          </w:r>
          <w:r w:rsidRPr="00764DED">
            <w:rPr>
              <w:noProof/>
              <w:webHidden/>
              <w:sz w:val="22"/>
              <w:rPrChange w:id="664" w:author="think" w:date="2017-02-12T22:52:00Z">
                <w:rPr>
                  <w:noProof/>
                  <w:webHidden/>
                </w:rPr>
              </w:rPrChange>
            </w:rPr>
            <w:t>18</w:t>
          </w:r>
          <w:r w:rsidRPr="00764DED">
            <w:rPr>
              <w:noProof/>
              <w:webHidden/>
              <w:sz w:val="22"/>
              <w:rPrChange w:id="665" w:author="think" w:date="2017-02-12T22:52:00Z">
                <w:rPr>
                  <w:noProof/>
                  <w:webHidden/>
                </w:rPr>
              </w:rPrChange>
            </w:rPr>
            <w:fldChar w:fldCharType="end"/>
          </w:r>
          <w:r w:rsidRPr="00764DED">
            <w:rPr>
              <w:rStyle w:val="af5"/>
              <w:noProof/>
              <w:sz w:val="22"/>
              <w:rPrChange w:id="666" w:author="think" w:date="2017-02-12T22:52:00Z">
                <w:rPr>
                  <w:rStyle w:val="af5"/>
                  <w:noProof/>
                </w:rPr>
              </w:rPrChange>
            </w:rPr>
            <w:fldChar w:fldCharType="end"/>
          </w:r>
        </w:p>
        <w:p w14:paraId="16F4E335" w14:textId="7BBFB44D" w:rsidR="00764DED" w:rsidRPr="00764DED" w:rsidRDefault="00764DED">
          <w:pPr>
            <w:pStyle w:val="31"/>
            <w:tabs>
              <w:tab w:val="left" w:pos="1776"/>
              <w:tab w:val="right" w:leader="dot" w:pos="8296"/>
            </w:tabs>
            <w:ind w:left="1280"/>
            <w:rPr>
              <w:noProof/>
              <w:sz w:val="16"/>
              <w:rPrChange w:id="667" w:author="think" w:date="2017-02-12T22:52:00Z">
                <w:rPr>
                  <w:noProof/>
                  <w:sz w:val="21"/>
                </w:rPr>
              </w:rPrChange>
            </w:rPr>
          </w:pPr>
          <w:r w:rsidRPr="00764DED">
            <w:rPr>
              <w:rStyle w:val="af5"/>
              <w:noProof/>
              <w:sz w:val="22"/>
              <w:rPrChange w:id="668" w:author="think" w:date="2017-02-12T22:52:00Z">
                <w:rPr>
                  <w:rStyle w:val="af5"/>
                  <w:noProof/>
                </w:rPr>
              </w:rPrChange>
            </w:rPr>
            <w:fldChar w:fldCharType="begin"/>
          </w:r>
          <w:r w:rsidRPr="00764DED">
            <w:rPr>
              <w:rStyle w:val="af5"/>
              <w:noProof/>
              <w:sz w:val="22"/>
              <w:rPrChange w:id="669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noProof/>
              <w:sz w:val="22"/>
              <w:rPrChange w:id="670" w:author="think" w:date="2017-02-12T22:52:00Z">
                <w:rPr>
                  <w:noProof/>
                </w:rPr>
              </w:rPrChange>
            </w:rPr>
            <w:instrText>HYPERLINK \l "_Toc474703315"</w:instrText>
          </w:r>
          <w:r w:rsidRPr="00764DED">
            <w:rPr>
              <w:rStyle w:val="af5"/>
              <w:noProof/>
              <w:sz w:val="22"/>
              <w:rPrChange w:id="671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rStyle w:val="af5"/>
              <w:noProof/>
              <w:sz w:val="22"/>
              <w:rPrChange w:id="672" w:author="think" w:date="2017-02-12T22:52:00Z">
                <w:rPr>
                  <w:rStyle w:val="af5"/>
                  <w:noProof/>
                </w:rPr>
              </w:rPrChange>
            </w:rPr>
            <w:fldChar w:fldCharType="separate"/>
          </w:r>
          <w:r w:rsidRPr="00764DED">
            <w:rPr>
              <w:rStyle w:val="af5"/>
              <w:noProof/>
              <w:sz w:val="22"/>
              <w:rPrChange w:id="673" w:author="think" w:date="2017-02-12T22:52:00Z">
                <w:rPr>
                  <w:rStyle w:val="af5"/>
                  <w:noProof/>
                </w:rPr>
              </w:rPrChange>
            </w:rPr>
            <w:t>3.2.6</w:t>
          </w:r>
          <w:r w:rsidRPr="00764DED">
            <w:rPr>
              <w:noProof/>
              <w:sz w:val="16"/>
              <w:rPrChange w:id="674" w:author="think" w:date="2017-02-12T22:52:00Z">
                <w:rPr>
                  <w:noProof/>
                  <w:sz w:val="21"/>
                </w:rPr>
              </w:rPrChange>
            </w:rPr>
            <w:tab/>
          </w:r>
          <w:r w:rsidRPr="00764DED">
            <w:rPr>
              <w:rStyle w:val="af5"/>
              <w:rFonts w:hint="eastAsia"/>
              <w:noProof/>
              <w:sz w:val="22"/>
              <w:rPrChange w:id="675" w:author="think" w:date="2017-02-12T22:52:00Z">
                <w:rPr>
                  <w:rStyle w:val="af5"/>
                  <w:rFonts w:hint="eastAsia"/>
                  <w:noProof/>
                </w:rPr>
              </w:rPrChange>
            </w:rPr>
            <w:t>商户路由失败原因查询</w:t>
          </w:r>
          <w:r w:rsidRPr="00764DED">
            <w:rPr>
              <w:noProof/>
              <w:webHidden/>
              <w:sz w:val="22"/>
              <w:rPrChange w:id="676" w:author="think" w:date="2017-02-12T22:52:00Z">
                <w:rPr>
                  <w:noProof/>
                  <w:webHidden/>
                </w:rPr>
              </w:rPrChange>
            </w:rPr>
            <w:tab/>
          </w:r>
          <w:r w:rsidRPr="00764DED">
            <w:rPr>
              <w:noProof/>
              <w:webHidden/>
              <w:sz w:val="22"/>
              <w:rPrChange w:id="677" w:author="think" w:date="2017-02-12T22:52:00Z">
                <w:rPr>
                  <w:noProof/>
                  <w:webHidden/>
                </w:rPr>
              </w:rPrChange>
            </w:rPr>
            <w:fldChar w:fldCharType="begin"/>
          </w:r>
          <w:r w:rsidRPr="00764DED">
            <w:rPr>
              <w:noProof/>
              <w:webHidden/>
              <w:sz w:val="22"/>
              <w:rPrChange w:id="678" w:author="think" w:date="2017-02-12T22:52:00Z">
                <w:rPr>
                  <w:noProof/>
                  <w:webHidden/>
                </w:rPr>
              </w:rPrChange>
            </w:rPr>
            <w:instrText xml:space="preserve"> PAGEREF _Toc474703315 \h </w:instrText>
          </w:r>
          <w:r w:rsidRPr="00764DED">
            <w:rPr>
              <w:noProof/>
              <w:webHidden/>
              <w:sz w:val="22"/>
              <w:rPrChange w:id="679" w:author="think" w:date="2017-02-12T22:52:00Z">
                <w:rPr>
                  <w:noProof/>
                  <w:webHidden/>
                  <w:sz w:val="22"/>
                </w:rPr>
              </w:rPrChange>
            </w:rPr>
          </w:r>
          <w:r w:rsidRPr="00764DED">
            <w:rPr>
              <w:noProof/>
              <w:webHidden/>
              <w:sz w:val="22"/>
              <w:rPrChange w:id="680" w:author="think" w:date="2017-02-12T22:52:00Z">
                <w:rPr>
                  <w:noProof/>
                  <w:webHidden/>
                </w:rPr>
              </w:rPrChange>
            </w:rPr>
            <w:fldChar w:fldCharType="separate"/>
          </w:r>
          <w:r w:rsidRPr="00764DED">
            <w:rPr>
              <w:noProof/>
              <w:webHidden/>
              <w:sz w:val="22"/>
              <w:rPrChange w:id="681" w:author="think" w:date="2017-02-12T22:52:00Z">
                <w:rPr>
                  <w:noProof/>
                  <w:webHidden/>
                </w:rPr>
              </w:rPrChange>
            </w:rPr>
            <w:t>18</w:t>
          </w:r>
          <w:r w:rsidRPr="00764DED">
            <w:rPr>
              <w:noProof/>
              <w:webHidden/>
              <w:sz w:val="22"/>
              <w:rPrChange w:id="682" w:author="think" w:date="2017-02-12T22:52:00Z">
                <w:rPr>
                  <w:noProof/>
                  <w:webHidden/>
                </w:rPr>
              </w:rPrChange>
            </w:rPr>
            <w:fldChar w:fldCharType="end"/>
          </w:r>
          <w:r w:rsidRPr="00764DED">
            <w:rPr>
              <w:rStyle w:val="af5"/>
              <w:noProof/>
              <w:sz w:val="22"/>
              <w:rPrChange w:id="683" w:author="think" w:date="2017-02-12T22:52:00Z">
                <w:rPr>
                  <w:rStyle w:val="af5"/>
                  <w:noProof/>
                </w:rPr>
              </w:rPrChange>
            </w:rPr>
            <w:fldChar w:fldCharType="end"/>
          </w:r>
        </w:p>
        <w:p w14:paraId="4BBD2A44" w14:textId="35B3AE57" w:rsidR="00764DED" w:rsidRPr="00764DED" w:rsidRDefault="00764DED">
          <w:pPr>
            <w:pStyle w:val="31"/>
            <w:tabs>
              <w:tab w:val="left" w:pos="1776"/>
              <w:tab w:val="right" w:leader="dot" w:pos="8296"/>
            </w:tabs>
            <w:ind w:left="1280"/>
            <w:rPr>
              <w:noProof/>
              <w:sz w:val="16"/>
              <w:rPrChange w:id="684" w:author="think" w:date="2017-02-12T22:52:00Z">
                <w:rPr>
                  <w:noProof/>
                  <w:sz w:val="21"/>
                </w:rPr>
              </w:rPrChange>
            </w:rPr>
          </w:pPr>
          <w:r w:rsidRPr="00764DED">
            <w:rPr>
              <w:rStyle w:val="af5"/>
              <w:noProof/>
              <w:sz w:val="22"/>
              <w:rPrChange w:id="685" w:author="think" w:date="2017-02-12T22:52:00Z">
                <w:rPr>
                  <w:rStyle w:val="af5"/>
                  <w:noProof/>
                </w:rPr>
              </w:rPrChange>
            </w:rPr>
            <w:fldChar w:fldCharType="begin"/>
          </w:r>
          <w:r w:rsidRPr="00764DED">
            <w:rPr>
              <w:rStyle w:val="af5"/>
              <w:noProof/>
              <w:sz w:val="22"/>
              <w:rPrChange w:id="686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noProof/>
              <w:sz w:val="22"/>
              <w:rPrChange w:id="687" w:author="think" w:date="2017-02-12T22:52:00Z">
                <w:rPr>
                  <w:noProof/>
                </w:rPr>
              </w:rPrChange>
            </w:rPr>
            <w:instrText>HYPERLINK \l "_Toc474703316"</w:instrText>
          </w:r>
          <w:r w:rsidRPr="00764DED">
            <w:rPr>
              <w:rStyle w:val="af5"/>
              <w:noProof/>
              <w:sz w:val="22"/>
              <w:rPrChange w:id="688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rStyle w:val="af5"/>
              <w:noProof/>
              <w:sz w:val="22"/>
              <w:rPrChange w:id="689" w:author="think" w:date="2017-02-12T22:52:00Z">
                <w:rPr>
                  <w:rStyle w:val="af5"/>
                  <w:noProof/>
                </w:rPr>
              </w:rPrChange>
            </w:rPr>
            <w:fldChar w:fldCharType="separate"/>
          </w:r>
          <w:r w:rsidRPr="00764DED">
            <w:rPr>
              <w:rStyle w:val="af5"/>
              <w:noProof/>
              <w:sz w:val="22"/>
              <w:rPrChange w:id="690" w:author="think" w:date="2017-02-12T22:52:00Z">
                <w:rPr>
                  <w:rStyle w:val="af5"/>
                  <w:noProof/>
                </w:rPr>
              </w:rPrChange>
            </w:rPr>
            <w:t>3.2.7</w:t>
          </w:r>
          <w:r w:rsidRPr="00764DED">
            <w:rPr>
              <w:noProof/>
              <w:sz w:val="16"/>
              <w:rPrChange w:id="691" w:author="think" w:date="2017-02-12T22:52:00Z">
                <w:rPr>
                  <w:noProof/>
                  <w:sz w:val="21"/>
                </w:rPr>
              </w:rPrChange>
            </w:rPr>
            <w:tab/>
          </w:r>
          <w:r w:rsidRPr="00764DED">
            <w:rPr>
              <w:rStyle w:val="af5"/>
              <w:rFonts w:hint="eastAsia"/>
              <w:noProof/>
              <w:sz w:val="22"/>
              <w:rPrChange w:id="692" w:author="think" w:date="2017-02-12T22:52:00Z">
                <w:rPr>
                  <w:rStyle w:val="af5"/>
                  <w:rFonts w:hint="eastAsia"/>
                  <w:noProof/>
                </w:rPr>
              </w:rPrChange>
            </w:rPr>
            <w:t>主动通知记录查询</w:t>
          </w:r>
          <w:r w:rsidRPr="00764DED">
            <w:rPr>
              <w:noProof/>
              <w:webHidden/>
              <w:sz w:val="22"/>
              <w:rPrChange w:id="693" w:author="think" w:date="2017-02-12T22:52:00Z">
                <w:rPr>
                  <w:noProof/>
                  <w:webHidden/>
                </w:rPr>
              </w:rPrChange>
            </w:rPr>
            <w:tab/>
          </w:r>
          <w:r w:rsidRPr="00764DED">
            <w:rPr>
              <w:noProof/>
              <w:webHidden/>
              <w:sz w:val="22"/>
              <w:rPrChange w:id="694" w:author="think" w:date="2017-02-12T22:52:00Z">
                <w:rPr>
                  <w:noProof/>
                  <w:webHidden/>
                </w:rPr>
              </w:rPrChange>
            </w:rPr>
            <w:fldChar w:fldCharType="begin"/>
          </w:r>
          <w:r w:rsidRPr="00764DED">
            <w:rPr>
              <w:noProof/>
              <w:webHidden/>
              <w:sz w:val="22"/>
              <w:rPrChange w:id="695" w:author="think" w:date="2017-02-12T22:52:00Z">
                <w:rPr>
                  <w:noProof/>
                  <w:webHidden/>
                </w:rPr>
              </w:rPrChange>
            </w:rPr>
            <w:instrText xml:space="preserve"> PAGEREF _Toc474703316 \h </w:instrText>
          </w:r>
          <w:r w:rsidRPr="00764DED">
            <w:rPr>
              <w:noProof/>
              <w:webHidden/>
              <w:sz w:val="22"/>
              <w:rPrChange w:id="696" w:author="think" w:date="2017-02-12T22:52:00Z">
                <w:rPr>
                  <w:noProof/>
                  <w:webHidden/>
                  <w:sz w:val="22"/>
                </w:rPr>
              </w:rPrChange>
            </w:rPr>
          </w:r>
          <w:r w:rsidRPr="00764DED">
            <w:rPr>
              <w:noProof/>
              <w:webHidden/>
              <w:sz w:val="22"/>
              <w:rPrChange w:id="697" w:author="think" w:date="2017-02-12T22:52:00Z">
                <w:rPr>
                  <w:noProof/>
                  <w:webHidden/>
                </w:rPr>
              </w:rPrChange>
            </w:rPr>
            <w:fldChar w:fldCharType="separate"/>
          </w:r>
          <w:r w:rsidRPr="00764DED">
            <w:rPr>
              <w:noProof/>
              <w:webHidden/>
              <w:sz w:val="22"/>
              <w:rPrChange w:id="698" w:author="think" w:date="2017-02-12T22:52:00Z">
                <w:rPr>
                  <w:noProof/>
                  <w:webHidden/>
                </w:rPr>
              </w:rPrChange>
            </w:rPr>
            <w:t>18</w:t>
          </w:r>
          <w:r w:rsidRPr="00764DED">
            <w:rPr>
              <w:noProof/>
              <w:webHidden/>
              <w:sz w:val="22"/>
              <w:rPrChange w:id="699" w:author="think" w:date="2017-02-12T22:52:00Z">
                <w:rPr>
                  <w:noProof/>
                  <w:webHidden/>
                </w:rPr>
              </w:rPrChange>
            </w:rPr>
            <w:fldChar w:fldCharType="end"/>
          </w:r>
          <w:r w:rsidRPr="00764DED">
            <w:rPr>
              <w:rStyle w:val="af5"/>
              <w:noProof/>
              <w:sz w:val="22"/>
              <w:rPrChange w:id="700" w:author="think" w:date="2017-02-12T22:52:00Z">
                <w:rPr>
                  <w:rStyle w:val="af5"/>
                  <w:noProof/>
                </w:rPr>
              </w:rPrChange>
            </w:rPr>
            <w:fldChar w:fldCharType="end"/>
          </w:r>
        </w:p>
        <w:p w14:paraId="330B4D84" w14:textId="7ACE2FA6" w:rsidR="00764DED" w:rsidRPr="00764DED" w:rsidRDefault="00764DED">
          <w:pPr>
            <w:pStyle w:val="31"/>
            <w:tabs>
              <w:tab w:val="left" w:pos="1776"/>
              <w:tab w:val="right" w:leader="dot" w:pos="8296"/>
            </w:tabs>
            <w:ind w:left="1280"/>
            <w:rPr>
              <w:noProof/>
              <w:sz w:val="16"/>
              <w:rPrChange w:id="701" w:author="think" w:date="2017-02-12T22:52:00Z">
                <w:rPr>
                  <w:noProof/>
                  <w:sz w:val="21"/>
                </w:rPr>
              </w:rPrChange>
            </w:rPr>
          </w:pPr>
          <w:r w:rsidRPr="00764DED">
            <w:rPr>
              <w:rStyle w:val="af5"/>
              <w:noProof/>
              <w:sz w:val="22"/>
              <w:rPrChange w:id="702" w:author="think" w:date="2017-02-12T22:52:00Z">
                <w:rPr>
                  <w:rStyle w:val="af5"/>
                  <w:noProof/>
                </w:rPr>
              </w:rPrChange>
            </w:rPr>
            <w:fldChar w:fldCharType="begin"/>
          </w:r>
          <w:r w:rsidRPr="00764DED">
            <w:rPr>
              <w:rStyle w:val="af5"/>
              <w:noProof/>
              <w:sz w:val="22"/>
              <w:rPrChange w:id="703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noProof/>
              <w:sz w:val="22"/>
              <w:rPrChange w:id="704" w:author="think" w:date="2017-02-12T22:52:00Z">
                <w:rPr>
                  <w:noProof/>
                </w:rPr>
              </w:rPrChange>
            </w:rPr>
            <w:instrText>HYPERLINK \l "_Toc474703317"</w:instrText>
          </w:r>
          <w:r w:rsidRPr="00764DED">
            <w:rPr>
              <w:rStyle w:val="af5"/>
              <w:noProof/>
              <w:sz w:val="22"/>
              <w:rPrChange w:id="705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rStyle w:val="af5"/>
              <w:noProof/>
              <w:sz w:val="22"/>
              <w:rPrChange w:id="706" w:author="think" w:date="2017-02-12T22:52:00Z">
                <w:rPr>
                  <w:rStyle w:val="af5"/>
                  <w:noProof/>
                </w:rPr>
              </w:rPrChange>
            </w:rPr>
            <w:fldChar w:fldCharType="separate"/>
          </w:r>
          <w:r w:rsidRPr="00764DED">
            <w:rPr>
              <w:rStyle w:val="af5"/>
              <w:noProof/>
              <w:sz w:val="22"/>
              <w:rPrChange w:id="707" w:author="think" w:date="2017-02-12T22:52:00Z">
                <w:rPr>
                  <w:rStyle w:val="af5"/>
                  <w:noProof/>
                </w:rPr>
              </w:rPrChange>
            </w:rPr>
            <w:t>3.2.8</w:t>
          </w:r>
          <w:r w:rsidRPr="00764DED">
            <w:rPr>
              <w:noProof/>
              <w:sz w:val="16"/>
              <w:rPrChange w:id="708" w:author="think" w:date="2017-02-12T22:52:00Z">
                <w:rPr>
                  <w:noProof/>
                  <w:sz w:val="21"/>
                </w:rPr>
              </w:rPrChange>
            </w:rPr>
            <w:tab/>
          </w:r>
          <w:r w:rsidRPr="00764DED">
            <w:rPr>
              <w:rStyle w:val="af5"/>
              <w:rFonts w:hint="eastAsia"/>
              <w:noProof/>
              <w:sz w:val="22"/>
              <w:rPrChange w:id="709" w:author="think" w:date="2017-02-12T22:52:00Z">
                <w:rPr>
                  <w:rStyle w:val="af5"/>
                  <w:rFonts w:hint="eastAsia"/>
                  <w:noProof/>
                </w:rPr>
              </w:rPrChange>
            </w:rPr>
            <w:t>交易记录查询</w:t>
          </w:r>
          <w:r w:rsidRPr="00764DED">
            <w:rPr>
              <w:noProof/>
              <w:webHidden/>
              <w:sz w:val="22"/>
              <w:rPrChange w:id="710" w:author="think" w:date="2017-02-12T22:52:00Z">
                <w:rPr>
                  <w:noProof/>
                  <w:webHidden/>
                </w:rPr>
              </w:rPrChange>
            </w:rPr>
            <w:tab/>
          </w:r>
          <w:r w:rsidRPr="00764DED">
            <w:rPr>
              <w:noProof/>
              <w:webHidden/>
              <w:sz w:val="22"/>
              <w:rPrChange w:id="711" w:author="think" w:date="2017-02-12T22:52:00Z">
                <w:rPr>
                  <w:noProof/>
                  <w:webHidden/>
                </w:rPr>
              </w:rPrChange>
            </w:rPr>
            <w:fldChar w:fldCharType="begin"/>
          </w:r>
          <w:r w:rsidRPr="00764DED">
            <w:rPr>
              <w:noProof/>
              <w:webHidden/>
              <w:sz w:val="22"/>
              <w:rPrChange w:id="712" w:author="think" w:date="2017-02-12T22:52:00Z">
                <w:rPr>
                  <w:noProof/>
                  <w:webHidden/>
                </w:rPr>
              </w:rPrChange>
            </w:rPr>
            <w:instrText xml:space="preserve"> PAGEREF _Toc474703317 \h </w:instrText>
          </w:r>
          <w:r w:rsidRPr="00764DED">
            <w:rPr>
              <w:noProof/>
              <w:webHidden/>
              <w:sz w:val="22"/>
              <w:rPrChange w:id="713" w:author="think" w:date="2017-02-12T22:52:00Z">
                <w:rPr>
                  <w:noProof/>
                  <w:webHidden/>
                  <w:sz w:val="22"/>
                </w:rPr>
              </w:rPrChange>
            </w:rPr>
          </w:r>
          <w:r w:rsidRPr="00764DED">
            <w:rPr>
              <w:noProof/>
              <w:webHidden/>
              <w:sz w:val="22"/>
              <w:rPrChange w:id="714" w:author="think" w:date="2017-02-12T22:52:00Z">
                <w:rPr>
                  <w:noProof/>
                  <w:webHidden/>
                </w:rPr>
              </w:rPrChange>
            </w:rPr>
            <w:fldChar w:fldCharType="separate"/>
          </w:r>
          <w:r w:rsidRPr="00764DED">
            <w:rPr>
              <w:noProof/>
              <w:webHidden/>
              <w:sz w:val="22"/>
              <w:rPrChange w:id="715" w:author="think" w:date="2017-02-12T22:52:00Z">
                <w:rPr>
                  <w:noProof/>
                  <w:webHidden/>
                </w:rPr>
              </w:rPrChange>
            </w:rPr>
            <w:t>18</w:t>
          </w:r>
          <w:r w:rsidRPr="00764DED">
            <w:rPr>
              <w:noProof/>
              <w:webHidden/>
              <w:sz w:val="22"/>
              <w:rPrChange w:id="716" w:author="think" w:date="2017-02-12T22:52:00Z">
                <w:rPr>
                  <w:noProof/>
                  <w:webHidden/>
                </w:rPr>
              </w:rPrChange>
            </w:rPr>
            <w:fldChar w:fldCharType="end"/>
          </w:r>
          <w:r w:rsidRPr="00764DED">
            <w:rPr>
              <w:rStyle w:val="af5"/>
              <w:noProof/>
              <w:sz w:val="22"/>
              <w:rPrChange w:id="717" w:author="think" w:date="2017-02-12T22:52:00Z">
                <w:rPr>
                  <w:rStyle w:val="af5"/>
                  <w:noProof/>
                </w:rPr>
              </w:rPrChange>
            </w:rPr>
            <w:fldChar w:fldCharType="end"/>
          </w:r>
        </w:p>
        <w:p w14:paraId="53A9A07C" w14:textId="565CB98A" w:rsidR="00764DED" w:rsidRPr="00764DED" w:rsidRDefault="00764DED">
          <w:pPr>
            <w:pStyle w:val="31"/>
            <w:tabs>
              <w:tab w:val="left" w:pos="1776"/>
              <w:tab w:val="right" w:leader="dot" w:pos="8296"/>
            </w:tabs>
            <w:ind w:left="1280"/>
            <w:rPr>
              <w:noProof/>
              <w:sz w:val="16"/>
              <w:rPrChange w:id="718" w:author="think" w:date="2017-02-12T22:52:00Z">
                <w:rPr>
                  <w:noProof/>
                  <w:sz w:val="21"/>
                </w:rPr>
              </w:rPrChange>
            </w:rPr>
          </w:pPr>
          <w:r w:rsidRPr="00764DED">
            <w:rPr>
              <w:rStyle w:val="af5"/>
              <w:noProof/>
              <w:sz w:val="22"/>
              <w:rPrChange w:id="719" w:author="think" w:date="2017-02-12T22:52:00Z">
                <w:rPr>
                  <w:rStyle w:val="af5"/>
                  <w:noProof/>
                </w:rPr>
              </w:rPrChange>
            </w:rPr>
            <w:fldChar w:fldCharType="begin"/>
          </w:r>
          <w:r w:rsidRPr="00764DED">
            <w:rPr>
              <w:rStyle w:val="af5"/>
              <w:noProof/>
              <w:sz w:val="22"/>
              <w:rPrChange w:id="720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noProof/>
              <w:sz w:val="22"/>
              <w:rPrChange w:id="721" w:author="think" w:date="2017-02-12T22:52:00Z">
                <w:rPr>
                  <w:noProof/>
                </w:rPr>
              </w:rPrChange>
            </w:rPr>
            <w:instrText>HYPERLINK \l "_Toc474703318"</w:instrText>
          </w:r>
          <w:r w:rsidRPr="00764DED">
            <w:rPr>
              <w:rStyle w:val="af5"/>
              <w:noProof/>
              <w:sz w:val="22"/>
              <w:rPrChange w:id="722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rStyle w:val="af5"/>
              <w:noProof/>
              <w:sz w:val="22"/>
              <w:rPrChange w:id="723" w:author="think" w:date="2017-02-12T22:52:00Z">
                <w:rPr>
                  <w:rStyle w:val="af5"/>
                  <w:noProof/>
                </w:rPr>
              </w:rPrChange>
            </w:rPr>
            <w:fldChar w:fldCharType="separate"/>
          </w:r>
          <w:r w:rsidRPr="00764DED">
            <w:rPr>
              <w:rStyle w:val="af5"/>
              <w:noProof/>
              <w:sz w:val="22"/>
              <w:rPrChange w:id="724" w:author="think" w:date="2017-02-12T22:52:00Z">
                <w:rPr>
                  <w:rStyle w:val="af5"/>
                  <w:noProof/>
                </w:rPr>
              </w:rPrChange>
            </w:rPr>
            <w:t>3.2.9</w:t>
          </w:r>
          <w:r w:rsidRPr="00764DED">
            <w:rPr>
              <w:noProof/>
              <w:sz w:val="16"/>
              <w:rPrChange w:id="725" w:author="think" w:date="2017-02-12T22:52:00Z">
                <w:rPr>
                  <w:noProof/>
                  <w:sz w:val="21"/>
                </w:rPr>
              </w:rPrChange>
            </w:rPr>
            <w:tab/>
          </w:r>
          <w:r w:rsidRPr="00764DED">
            <w:rPr>
              <w:rStyle w:val="af5"/>
              <w:rFonts w:hint="eastAsia"/>
              <w:noProof/>
              <w:sz w:val="22"/>
              <w:rPrChange w:id="726" w:author="think" w:date="2017-02-12T22:52:00Z">
                <w:rPr>
                  <w:rStyle w:val="af5"/>
                  <w:rFonts w:hint="eastAsia"/>
                  <w:noProof/>
                </w:rPr>
              </w:rPrChange>
            </w:rPr>
            <w:t>上游交易记录查询</w:t>
          </w:r>
          <w:r w:rsidRPr="00764DED">
            <w:rPr>
              <w:noProof/>
              <w:webHidden/>
              <w:sz w:val="22"/>
              <w:rPrChange w:id="727" w:author="think" w:date="2017-02-12T22:52:00Z">
                <w:rPr>
                  <w:noProof/>
                  <w:webHidden/>
                </w:rPr>
              </w:rPrChange>
            </w:rPr>
            <w:tab/>
          </w:r>
          <w:r w:rsidRPr="00764DED">
            <w:rPr>
              <w:noProof/>
              <w:webHidden/>
              <w:sz w:val="22"/>
              <w:rPrChange w:id="728" w:author="think" w:date="2017-02-12T22:52:00Z">
                <w:rPr>
                  <w:noProof/>
                  <w:webHidden/>
                </w:rPr>
              </w:rPrChange>
            </w:rPr>
            <w:fldChar w:fldCharType="begin"/>
          </w:r>
          <w:r w:rsidRPr="00764DED">
            <w:rPr>
              <w:noProof/>
              <w:webHidden/>
              <w:sz w:val="22"/>
              <w:rPrChange w:id="729" w:author="think" w:date="2017-02-12T22:52:00Z">
                <w:rPr>
                  <w:noProof/>
                  <w:webHidden/>
                </w:rPr>
              </w:rPrChange>
            </w:rPr>
            <w:instrText xml:space="preserve"> PAGEREF _Toc474703318 \h </w:instrText>
          </w:r>
          <w:r w:rsidRPr="00764DED">
            <w:rPr>
              <w:noProof/>
              <w:webHidden/>
              <w:sz w:val="22"/>
              <w:rPrChange w:id="730" w:author="think" w:date="2017-02-12T22:52:00Z">
                <w:rPr>
                  <w:noProof/>
                  <w:webHidden/>
                  <w:sz w:val="22"/>
                </w:rPr>
              </w:rPrChange>
            </w:rPr>
          </w:r>
          <w:r w:rsidRPr="00764DED">
            <w:rPr>
              <w:noProof/>
              <w:webHidden/>
              <w:sz w:val="22"/>
              <w:rPrChange w:id="731" w:author="think" w:date="2017-02-12T22:52:00Z">
                <w:rPr>
                  <w:noProof/>
                  <w:webHidden/>
                </w:rPr>
              </w:rPrChange>
            </w:rPr>
            <w:fldChar w:fldCharType="separate"/>
          </w:r>
          <w:r w:rsidRPr="00764DED">
            <w:rPr>
              <w:noProof/>
              <w:webHidden/>
              <w:sz w:val="22"/>
              <w:rPrChange w:id="732" w:author="think" w:date="2017-02-12T22:52:00Z">
                <w:rPr>
                  <w:noProof/>
                  <w:webHidden/>
                </w:rPr>
              </w:rPrChange>
            </w:rPr>
            <w:t>18</w:t>
          </w:r>
          <w:r w:rsidRPr="00764DED">
            <w:rPr>
              <w:noProof/>
              <w:webHidden/>
              <w:sz w:val="22"/>
              <w:rPrChange w:id="733" w:author="think" w:date="2017-02-12T22:52:00Z">
                <w:rPr>
                  <w:noProof/>
                  <w:webHidden/>
                </w:rPr>
              </w:rPrChange>
            </w:rPr>
            <w:fldChar w:fldCharType="end"/>
          </w:r>
          <w:r w:rsidRPr="00764DED">
            <w:rPr>
              <w:rStyle w:val="af5"/>
              <w:noProof/>
              <w:sz w:val="22"/>
              <w:rPrChange w:id="734" w:author="think" w:date="2017-02-12T22:52:00Z">
                <w:rPr>
                  <w:rStyle w:val="af5"/>
                  <w:noProof/>
                </w:rPr>
              </w:rPrChange>
            </w:rPr>
            <w:fldChar w:fldCharType="end"/>
          </w:r>
        </w:p>
        <w:p w14:paraId="2D7EA597" w14:textId="629E5BC9" w:rsidR="00764DED" w:rsidRPr="00764DED" w:rsidRDefault="00764DED">
          <w:pPr>
            <w:pStyle w:val="31"/>
            <w:tabs>
              <w:tab w:val="left" w:pos="1945"/>
              <w:tab w:val="right" w:leader="dot" w:pos="8296"/>
            </w:tabs>
            <w:ind w:left="1280"/>
            <w:rPr>
              <w:noProof/>
              <w:sz w:val="16"/>
              <w:rPrChange w:id="735" w:author="think" w:date="2017-02-12T22:52:00Z">
                <w:rPr>
                  <w:noProof/>
                  <w:sz w:val="21"/>
                </w:rPr>
              </w:rPrChange>
            </w:rPr>
          </w:pPr>
          <w:r w:rsidRPr="00764DED">
            <w:rPr>
              <w:rStyle w:val="af5"/>
              <w:noProof/>
              <w:sz w:val="22"/>
              <w:rPrChange w:id="736" w:author="think" w:date="2017-02-12T22:52:00Z">
                <w:rPr>
                  <w:rStyle w:val="af5"/>
                  <w:noProof/>
                </w:rPr>
              </w:rPrChange>
            </w:rPr>
            <w:fldChar w:fldCharType="begin"/>
          </w:r>
          <w:r w:rsidRPr="00764DED">
            <w:rPr>
              <w:rStyle w:val="af5"/>
              <w:noProof/>
              <w:sz w:val="22"/>
              <w:rPrChange w:id="737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noProof/>
              <w:sz w:val="22"/>
              <w:rPrChange w:id="738" w:author="think" w:date="2017-02-12T22:52:00Z">
                <w:rPr>
                  <w:noProof/>
                </w:rPr>
              </w:rPrChange>
            </w:rPr>
            <w:instrText>HYPERLINK \l "_Toc474703319"</w:instrText>
          </w:r>
          <w:r w:rsidRPr="00764DED">
            <w:rPr>
              <w:rStyle w:val="af5"/>
              <w:noProof/>
              <w:sz w:val="22"/>
              <w:rPrChange w:id="739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rStyle w:val="af5"/>
              <w:noProof/>
              <w:sz w:val="22"/>
              <w:rPrChange w:id="740" w:author="think" w:date="2017-02-12T22:52:00Z">
                <w:rPr>
                  <w:rStyle w:val="af5"/>
                  <w:noProof/>
                </w:rPr>
              </w:rPrChange>
            </w:rPr>
            <w:fldChar w:fldCharType="separate"/>
          </w:r>
          <w:r w:rsidRPr="00764DED">
            <w:rPr>
              <w:rStyle w:val="af5"/>
              <w:noProof/>
              <w:sz w:val="22"/>
              <w:rPrChange w:id="741" w:author="think" w:date="2017-02-12T22:52:00Z">
                <w:rPr>
                  <w:rStyle w:val="af5"/>
                  <w:noProof/>
                </w:rPr>
              </w:rPrChange>
            </w:rPr>
            <w:t>3.2.10</w:t>
          </w:r>
          <w:r w:rsidRPr="00764DED">
            <w:rPr>
              <w:noProof/>
              <w:sz w:val="16"/>
              <w:rPrChange w:id="742" w:author="think" w:date="2017-02-12T22:52:00Z">
                <w:rPr>
                  <w:noProof/>
                  <w:sz w:val="21"/>
                </w:rPr>
              </w:rPrChange>
            </w:rPr>
            <w:tab/>
          </w:r>
          <w:r w:rsidRPr="00764DED">
            <w:rPr>
              <w:rStyle w:val="af5"/>
              <w:rFonts w:hint="eastAsia"/>
              <w:noProof/>
              <w:sz w:val="22"/>
              <w:rPrChange w:id="743" w:author="think" w:date="2017-02-12T22:52:00Z">
                <w:rPr>
                  <w:rStyle w:val="af5"/>
                  <w:rFonts w:hint="eastAsia"/>
                  <w:noProof/>
                </w:rPr>
              </w:rPrChange>
            </w:rPr>
            <w:t>清算数据维护</w:t>
          </w:r>
          <w:r w:rsidRPr="00764DED">
            <w:rPr>
              <w:noProof/>
              <w:webHidden/>
              <w:sz w:val="22"/>
              <w:rPrChange w:id="744" w:author="think" w:date="2017-02-12T22:52:00Z">
                <w:rPr>
                  <w:noProof/>
                  <w:webHidden/>
                </w:rPr>
              </w:rPrChange>
            </w:rPr>
            <w:tab/>
          </w:r>
          <w:r w:rsidRPr="00764DED">
            <w:rPr>
              <w:noProof/>
              <w:webHidden/>
              <w:sz w:val="22"/>
              <w:rPrChange w:id="745" w:author="think" w:date="2017-02-12T22:52:00Z">
                <w:rPr>
                  <w:noProof/>
                  <w:webHidden/>
                </w:rPr>
              </w:rPrChange>
            </w:rPr>
            <w:fldChar w:fldCharType="begin"/>
          </w:r>
          <w:r w:rsidRPr="00764DED">
            <w:rPr>
              <w:noProof/>
              <w:webHidden/>
              <w:sz w:val="22"/>
              <w:rPrChange w:id="746" w:author="think" w:date="2017-02-12T22:52:00Z">
                <w:rPr>
                  <w:noProof/>
                  <w:webHidden/>
                </w:rPr>
              </w:rPrChange>
            </w:rPr>
            <w:instrText xml:space="preserve"> PAGEREF _Toc474703319 \h </w:instrText>
          </w:r>
          <w:r w:rsidRPr="00764DED">
            <w:rPr>
              <w:noProof/>
              <w:webHidden/>
              <w:sz w:val="22"/>
              <w:rPrChange w:id="747" w:author="think" w:date="2017-02-12T22:52:00Z">
                <w:rPr>
                  <w:noProof/>
                  <w:webHidden/>
                  <w:sz w:val="22"/>
                </w:rPr>
              </w:rPrChange>
            </w:rPr>
          </w:r>
          <w:r w:rsidRPr="00764DED">
            <w:rPr>
              <w:noProof/>
              <w:webHidden/>
              <w:sz w:val="22"/>
              <w:rPrChange w:id="748" w:author="think" w:date="2017-02-12T22:52:00Z">
                <w:rPr>
                  <w:noProof/>
                  <w:webHidden/>
                </w:rPr>
              </w:rPrChange>
            </w:rPr>
            <w:fldChar w:fldCharType="separate"/>
          </w:r>
          <w:r w:rsidRPr="00764DED">
            <w:rPr>
              <w:noProof/>
              <w:webHidden/>
              <w:sz w:val="22"/>
              <w:rPrChange w:id="749" w:author="think" w:date="2017-02-12T22:52:00Z">
                <w:rPr>
                  <w:noProof/>
                  <w:webHidden/>
                </w:rPr>
              </w:rPrChange>
            </w:rPr>
            <w:t>18</w:t>
          </w:r>
          <w:r w:rsidRPr="00764DED">
            <w:rPr>
              <w:noProof/>
              <w:webHidden/>
              <w:sz w:val="22"/>
              <w:rPrChange w:id="750" w:author="think" w:date="2017-02-12T22:52:00Z">
                <w:rPr>
                  <w:noProof/>
                  <w:webHidden/>
                </w:rPr>
              </w:rPrChange>
            </w:rPr>
            <w:fldChar w:fldCharType="end"/>
          </w:r>
          <w:r w:rsidRPr="00764DED">
            <w:rPr>
              <w:rStyle w:val="af5"/>
              <w:noProof/>
              <w:sz w:val="22"/>
              <w:rPrChange w:id="751" w:author="think" w:date="2017-02-12T22:52:00Z">
                <w:rPr>
                  <w:rStyle w:val="af5"/>
                  <w:noProof/>
                </w:rPr>
              </w:rPrChange>
            </w:rPr>
            <w:fldChar w:fldCharType="end"/>
          </w:r>
        </w:p>
        <w:p w14:paraId="6EA364F3" w14:textId="0F2E834D" w:rsidR="00764DED" w:rsidRPr="00764DED" w:rsidRDefault="00764DED">
          <w:pPr>
            <w:pStyle w:val="11"/>
            <w:tabs>
              <w:tab w:val="left" w:pos="840"/>
              <w:tab w:val="right" w:leader="dot" w:pos="8296"/>
            </w:tabs>
            <w:rPr>
              <w:noProof/>
              <w:sz w:val="16"/>
              <w:rPrChange w:id="752" w:author="think" w:date="2017-02-12T22:52:00Z">
                <w:rPr>
                  <w:noProof/>
                  <w:sz w:val="21"/>
                </w:rPr>
              </w:rPrChange>
            </w:rPr>
          </w:pPr>
          <w:r w:rsidRPr="00764DED">
            <w:rPr>
              <w:rStyle w:val="af5"/>
              <w:noProof/>
              <w:sz w:val="22"/>
              <w:rPrChange w:id="753" w:author="think" w:date="2017-02-12T22:52:00Z">
                <w:rPr>
                  <w:rStyle w:val="af5"/>
                  <w:noProof/>
                </w:rPr>
              </w:rPrChange>
            </w:rPr>
            <w:fldChar w:fldCharType="begin"/>
          </w:r>
          <w:r w:rsidRPr="00764DED">
            <w:rPr>
              <w:rStyle w:val="af5"/>
              <w:noProof/>
              <w:sz w:val="22"/>
              <w:rPrChange w:id="754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noProof/>
              <w:sz w:val="22"/>
              <w:rPrChange w:id="755" w:author="think" w:date="2017-02-12T22:52:00Z">
                <w:rPr>
                  <w:noProof/>
                </w:rPr>
              </w:rPrChange>
            </w:rPr>
            <w:instrText>HYPERLINK \l "_Toc474703320"</w:instrText>
          </w:r>
          <w:r w:rsidRPr="00764DED">
            <w:rPr>
              <w:rStyle w:val="af5"/>
              <w:noProof/>
              <w:sz w:val="22"/>
              <w:rPrChange w:id="756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rStyle w:val="af5"/>
              <w:noProof/>
              <w:sz w:val="22"/>
              <w:rPrChange w:id="757" w:author="think" w:date="2017-02-12T22:52:00Z">
                <w:rPr>
                  <w:rStyle w:val="af5"/>
                  <w:noProof/>
                </w:rPr>
              </w:rPrChange>
            </w:rPr>
            <w:fldChar w:fldCharType="separate"/>
          </w:r>
          <w:r w:rsidRPr="00764DED">
            <w:rPr>
              <w:rStyle w:val="af5"/>
              <w:noProof/>
              <w:sz w:val="22"/>
              <w:rPrChange w:id="758" w:author="think" w:date="2017-02-12T22:52:00Z">
                <w:rPr>
                  <w:rStyle w:val="af5"/>
                  <w:noProof/>
                </w:rPr>
              </w:rPrChange>
            </w:rPr>
            <w:t>4</w:t>
          </w:r>
          <w:r w:rsidRPr="00764DED">
            <w:rPr>
              <w:noProof/>
              <w:sz w:val="16"/>
              <w:rPrChange w:id="759" w:author="think" w:date="2017-02-12T22:52:00Z">
                <w:rPr>
                  <w:noProof/>
                  <w:sz w:val="21"/>
                </w:rPr>
              </w:rPrChange>
            </w:rPr>
            <w:tab/>
          </w:r>
          <w:r w:rsidRPr="00764DED">
            <w:rPr>
              <w:rStyle w:val="af5"/>
              <w:rFonts w:hint="eastAsia"/>
              <w:noProof/>
              <w:sz w:val="22"/>
              <w:rPrChange w:id="760" w:author="think" w:date="2017-02-12T22:52:00Z">
                <w:rPr>
                  <w:rStyle w:val="af5"/>
                  <w:rFonts w:hint="eastAsia"/>
                  <w:noProof/>
                </w:rPr>
              </w:rPrChange>
            </w:rPr>
            <w:t>系统设计</w:t>
          </w:r>
          <w:r w:rsidRPr="00764DED">
            <w:rPr>
              <w:noProof/>
              <w:webHidden/>
              <w:sz w:val="22"/>
              <w:rPrChange w:id="761" w:author="think" w:date="2017-02-12T22:52:00Z">
                <w:rPr>
                  <w:noProof/>
                  <w:webHidden/>
                </w:rPr>
              </w:rPrChange>
            </w:rPr>
            <w:tab/>
          </w:r>
          <w:r w:rsidRPr="00764DED">
            <w:rPr>
              <w:noProof/>
              <w:webHidden/>
              <w:sz w:val="22"/>
              <w:rPrChange w:id="762" w:author="think" w:date="2017-02-12T22:52:00Z">
                <w:rPr>
                  <w:noProof/>
                  <w:webHidden/>
                </w:rPr>
              </w:rPrChange>
            </w:rPr>
            <w:fldChar w:fldCharType="begin"/>
          </w:r>
          <w:r w:rsidRPr="00764DED">
            <w:rPr>
              <w:noProof/>
              <w:webHidden/>
              <w:sz w:val="22"/>
              <w:rPrChange w:id="763" w:author="think" w:date="2017-02-12T22:52:00Z">
                <w:rPr>
                  <w:noProof/>
                  <w:webHidden/>
                </w:rPr>
              </w:rPrChange>
            </w:rPr>
            <w:instrText xml:space="preserve"> PAGEREF _Toc474703320 \h </w:instrText>
          </w:r>
          <w:r w:rsidRPr="00764DED">
            <w:rPr>
              <w:noProof/>
              <w:webHidden/>
              <w:sz w:val="22"/>
              <w:rPrChange w:id="764" w:author="think" w:date="2017-02-12T22:52:00Z">
                <w:rPr>
                  <w:noProof/>
                  <w:webHidden/>
                  <w:sz w:val="22"/>
                </w:rPr>
              </w:rPrChange>
            </w:rPr>
          </w:r>
          <w:r w:rsidRPr="00764DED">
            <w:rPr>
              <w:noProof/>
              <w:webHidden/>
              <w:sz w:val="22"/>
              <w:rPrChange w:id="765" w:author="think" w:date="2017-02-12T22:52:00Z">
                <w:rPr>
                  <w:noProof/>
                  <w:webHidden/>
                </w:rPr>
              </w:rPrChange>
            </w:rPr>
            <w:fldChar w:fldCharType="separate"/>
          </w:r>
          <w:r w:rsidRPr="00764DED">
            <w:rPr>
              <w:noProof/>
              <w:webHidden/>
              <w:sz w:val="22"/>
              <w:rPrChange w:id="766" w:author="think" w:date="2017-02-12T22:52:00Z">
                <w:rPr>
                  <w:noProof/>
                  <w:webHidden/>
                </w:rPr>
              </w:rPrChange>
            </w:rPr>
            <w:t>19</w:t>
          </w:r>
          <w:r w:rsidRPr="00764DED">
            <w:rPr>
              <w:noProof/>
              <w:webHidden/>
              <w:sz w:val="22"/>
              <w:rPrChange w:id="767" w:author="think" w:date="2017-02-12T22:52:00Z">
                <w:rPr>
                  <w:noProof/>
                  <w:webHidden/>
                </w:rPr>
              </w:rPrChange>
            </w:rPr>
            <w:fldChar w:fldCharType="end"/>
          </w:r>
          <w:r w:rsidRPr="00764DED">
            <w:rPr>
              <w:rStyle w:val="af5"/>
              <w:noProof/>
              <w:sz w:val="22"/>
              <w:rPrChange w:id="768" w:author="think" w:date="2017-02-12T22:52:00Z">
                <w:rPr>
                  <w:rStyle w:val="af5"/>
                  <w:noProof/>
                </w:rPr>
              </w:rPrChange>
            </w:rPr>
            <w:fldChar w:fldCharType="end"/>
          </w:r>
        </w:p>
        <w:p w14:paraId="0D64A8FB" w14:textId="52860D51" w:rsidR="00764DED" w:rsidRPr="00764DED" w:rsidRDefault="00764DED">
          <w:pPr>
            <w:pStyle w:val="21"/>
            <w:tabs>
              <w:tab w:val="left" w:pos="1260"/>
              <w:tab w:val="right" w:leader="dot" w:pos="8296"/>
            </w:tabs>
            <w:ind w:left="640"/>
            <w:rPr>
              <w:noProof/>
              <w:sz w:val="16"/>
              <w:rPrChange w:id="769" w:author="think" w:date="2017-02-12T22:52:00Z">
                <w:rPr>
                  <w:noProof/>
                  <w:sz w:val="21"/>
                </w:rPr>
              </w:rPrChange>
            </w:rPr>
          </w:pPr>
          <w:r w:rsidRPr="00764DED">
            <w:rPr>
              <w:rStyle w:val="af5"/>
              <w:noProof/>
              <w:sz w:val="22"/>
              <w:rPrChange w:id="770" w:author="think" w:date="2017-02-12T22:52:00Z">
                <w:rPr>
                  <w:rStyle w:val="af5"/>
                  <w:noProof/>
                </w:rPr>
              </w:rPrChange>
            </w:rPr>
            <w:fldChar w:fldCharType="begin"/>
          </w:r>
          <w:r w:rsidRPr="00764DED">
            <w:rPr>
              <w:rStyle w:val="af5"/>
              <w:noProof/>
              <w:sz w:val="22"/>
              <w:rPrChange w:id="771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noProof/>
              <w:sz w:val="22"/>
              <w:rPrChange w:id="772" w:author="think" w:date="2017-02-12T22:52:00Z">
                <w:rPr>
                  <w:noProof/>
                </w:rPr>
              </w:rPrChange>
            </w:rPr>
            <w:instrText>HYPERLINK \l "_Toc474703321"</w:instrText>
          </w:r>
          <w:r w:rsidRPr="00764DED">
            <w:rPr>
              <w:rStyle w:val="af5"/>
              <w:noProof/>
              <w:sz w:val="22"/>
              <w:rPrChange w:id="773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rStyle w:val="af5"/>
              <w:noProof/>
              <w:sz w:val="22"/>
              <w:rPrChange w:id="774" w:author="think" w:date="2017-02-12T22:52:00Z">
                <w:rPr>
                  <w:rStyle w:val="af5"/>
                  <w:noProof/>
                </w:rPr>
              </w:rPrChange>
            </w:rPr>
            <w:fldChar w:fldCharType="separate"/>
          </w:r>
          <w:r w:rsidRPr="00764DED">
            <w:rPr>
              <w:rStyle w:val="af5"/>
              <w:noProof/>
              <w:sz w:val="22"/>
              <w:rPrChange w:id="775" w:author="think" w:date="2017-02-12T22:52:00Z">
                <w:rPr>
                  <w:rStyle w:val="af5"/>
                  <w:noProof/>
                </w:rPr>
              </w:rPrChange>
            </w:rPr>
            <w:t>4.1</w:t>
          </w:r>
          <w:r w:rsidRPr="00764DED">
            <w:rPr>
              <w:noProof/>
              <w:sz w:val="16"/>
              <w:rPrChange w:id="776" w:author="think" w:date="2017-02-12T22:52:00Z">
                <w:rPr>
                  <w:noProof/>
                  <w:sz w:val="21"/>
                </w:rPr>
              </w:rPrChange>
            </w:rPr>
            <w:tab/>
          </w:r>
          <w:r w:rsidRPr="00764DED">
            <w:rPr>
              <w:rStyle w:val="af5"/>
              <w:rFonts w:hint="eastAsia"/>
              <w:noProof/>
              <w:sz w:val="22"/>
              <w:rPrChange w:id="777" w:author="think" w:date="2017-02-12T22:52:00Z">
                <w:rPr>
                  <w:rStyle w:val="af5"/>
                  <w:rFonts w:hint="eastAsia"/>
                  <w:noProof/>
                </w:rPr>
              </w:rPrChange>
            </w:rPr>
            <w:t>相关规范</w:t>
          </w:r>
          <w:r w:rsidRPr="00764DED">
            <w:rPr>
              <w:noProof/>
              <w:webHidden/>
              <w:sz w:val="22"/>
              <w:rPrChange w:id="778" w:author="think" w:date="2017-02-12T22:52:00Z">
                <w:rPr>
                  <w:noProof/>
                  <w:webHidden/>
                </w:rPr>
              </w:rPrChange>
            </w:rPr>
            <w:tab/>
          </w:r>
          <w:r w:rsidRPr="00764DED">
            <w:rPr>
              <w:noProof/>
              <w:webHidden/>
              <w:sz w:val="22"/>
              <w:rPrChange w:id="779" w:author="think" w:date="2017-02-12T22:52:00Z">
                <w:rPr>
                  <w:noProof/>
                  <w:webHidden/>
                </w:rPr>
              </w:rPrChange>
            </w:rPr>
            <w:fldChar w:fldCharType="begin"/>
          </w:r>
          <w:r w:rsidRPr="00764DED">
            <w:rPr>
              <w:noProof/>
              <w:webHidden/>
              <w:sz w:val="22"/>
              <w:rPrChange w:id="780" w:author="think" w:date="2017-02-12T22:52:00Z">
                <w:rPr>
                  <w:noProof/>
                  <w:webHidden/>
                </w:rPr>
              </w:rPrChange>
            </w:rPr>
            <w:instrText xml:space="preserve"> PAGEREF _Toc474703321 \h </w:instrText>
          </w:r>
          <w:r w:rsidRPr="00764DED">
            <w:rPr>
              <w:noProof/>
              <w:webHidden/>
              <w:sz w:val="22"/>
              <w:rPrChange w:id="781" w:author="think" w:date="2017-02-12T22:52:00Z">
                <w:rPr>
                  <w:noProof/>
                  <w:webHidden/>
                  <w:sz w:val="22"/>
                </w:rPr>
              </w:rPrChange>
            </w:rPr>
          </w:r>
          <w:r w:rsidRPr="00764DED">
            <w:rPr>
              <w:noProof/>
              <w:webHidden/>
              <w:sz w:val="22"/>
              <w:rPrChange w:id="782" w:author="think" w:date="2017-02-12T22:52:00Z">
                <w:rPr>
                  <w:noProof/>
                  <w:webHidden/>
                </w:rPr>
              </w:rPrChange>
            </w:rPr>
            <w:fldChar w:fldCharType="separate"/>
          </w:r>
          <w:r w:rsidRPr="00764DED">
            <w:rPr>
              <w:noProof/>
              <w:webHidden/>
              <w:sz w:val="22"/>
              <w:rPrChange w:id="783" w:author="think" w:date="2017-02-12T22:52:00Z">
                <w:rPr>
                  <w:noProof/>
                  <w:webHidden/>
                </w:rPr>
              </w:rPrChange>
            </w:rPr>
            <w:t>19</w:t>
          </w:r>
          <w:r w:rsidRPr="00764DED">
            <w:rPr>
              <w:noProof/>
              <w:webHidden/>
              <w:sz w:val="22"/>
              <w:rPrChange w:id="784" w:author="think" w:date="2017-02-12T22:52:00Z">
                <w:rPr>
                  <w:noProof/>
                  <w:webHidden/>
                </w:rPr>
              </w:rPrChange>
            </w:rPr>
            <w:fldChar w:fldCharType="end"/>
          </w:r>
          <w:r w:rsidRPr="00764DED">
            <w:rPr>
              <w:rStyle w:val="af5"/>
              <w:noProof/>
              <w:sz w:val="22"/>
              <w:rPrChange w:id="785" w:author="think" w:date="2017-02-12T22:52:00Z">
                <w:rPr>
                  <w:rStyle w:val="af5"/>
                  <w:noProof/>
                </w:rPr>
              </w:rPrChange>
            </w:rPr>
            <w:fldChar w:fldCharType="end"/>
          </w:r>
        </w:p>
        <w:p w14:paraId="69B34B78" w14:textId="2556ACF7" w:rsidR="00764DED" w:rsidRPr="00764DED" w:rsidRDefault="00764DED">
          <w:pPr>
            <w:pStyle w:val="21"/>
            <w:tabs>
              <w:tab w:val="left" w:pos="1260"/>
              <w:tab w:val="right" w:leader="dot" w:pos="8296"/>
            </w:tabs>
            <w:ind w:left="640"/>
            <w:rPr>
              <w:noProof/>
              <w:sz w:val="16"/>
              <w:rPrChange w:id="786" w:author="think" w:date="2017-02-12T22:52:00Z">
                <w:rPr>
                  <w:noProof/>
                  <w:sz w:val="21"/>
                </w:rPr>
              </w:rPrChange>
            </w:rPr>
          </w:pPr>
          <w:r w:rsidRPr="00764DED">
            <w:rPr>
              <w:rStyle w:val="af5"/>
              <w:noProof/>
              <w:sz w:val="22"/>
              <w:rPrChange w:id="787" w:author="think" w:date="2017-02-12T22:52:00Z">
                <w:rPr>
                  <w:rStyle w:val="af5"/>
                  <w:noProof/>
                </w:rPr>
              </w:rPrChange>
            </w:rPr>
            <w:fldChar w:fldCharType="begin"/>
          </w:r>
          <w:r w:rsidRPr="00764DED">
            <w:rPr>
              <w:rStyle w:val="af5"/>
              <w:noProof/>
              <w:sz w:val="22"/>
              <w:rPrChange w:id="788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noProof/>
              <w:sz w:val="22"/>
              <w:rPrChange w:id="789" w:author="think" w:date="2017-02-12T22:52:00Z">
                <w:rPr>
                  <w:noProof/>
                </w:rPr>
              </w:rPrChange>
            </w:rPr>
            <w:instrText>HYPERLINK \l "_Toc474703322"</w:instrText>
          </w:r>
          <w:r w:rsidRPr="00764DED">
            <w:rPr>
              <w:rStyle w:val="af5"/>
              <w:noProof/>
              <w:sz w:val="22"/>
              <w:rPrChange w:id="790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rStyle w:val="af5"/>
              <w:noProof/>
              <w:sz w:val="22"/>
              <w:rPrChange w:id="791" w:author="think" w:date="2017-02-12T22:52:00Z">
                <w:rPr>
                  <w:rStyle w:val="af5"/>
                  <w:noProof/>
                </w:rPr>
              </w:rPrChange>
            </w:rPr>
            <w:fldChar w:fldCharType="separate"/>
          </w:r>
          <w:r w:rsidRPr="00764DED">
            <w:rPr>
              <w:rStyle w:val="af5"/>
              <w:noProof/>
              <w:sz w:val="22"/>
              <w:rPrChange w:id="792" w:author="think" w:date="2017-02-12T22:52:00Z">
                <w:rPr>
                  <w:rStyle w:val="af5"/>
                  <w:noProof/>
                </w:rPr>
              </w:rPrChange>
            </w:rPr>
            <w:t>4.2</w:t>
          </w:r>
          <w:r w:rsidRPr="00764DED">
            <w:rPr>
              <w:noProof/>
              <w:sz w:val="16"/>
              <w:rPrChange w:id="793" w:author="think" w:date="2017-02-12T22:52:00Z">
                <w:rPr>
                  <w:noProof/>
                  <w:sz w:val="21"/>
                </w:rPr>
              </w:rPrChange>
            </w:rPr>
            <w:tab/>
          </w:r>
          <w:r w:rsidRPr="00764DED">
            <w:rPr>
              <w:rStyle w:val="af5"/>
              <w:rFonts w:hint="eastAsia"/>
              <w:noProof/>
              <w:sz w:val="22"/>
              <w:rPrChange w:id="794" w:author="think" w:date="2017-02-12T22:52:00Z">
                <w:rPr>
                  <w:rStyle w:val="af5"/>
                  <w:rFonts w:hint="eastAsia"/>
                  <w:noProof/>
                </w:rPr>
              </w:rPrChange>
            </w:rPr>
            <w:t>数据库设计</w:t>
          </w:r>
          <w:r w:rsidRPr="00764DED">
            <w:rPr>
              <w:noProof/>
              <w:webHidden/>
              <w:sz w:val="22"/>
              <w:rPrChange w:id="795" w:author="think" w:date="2017-02-12T22:52:00Z">
                <w:rPr>
                  <w:noProof/>
                  <w:webHidden/>
                </w:rPr>
              </w:rPrChange>
            </w:rPr>
            <w:tab/>
          </w:r>
          <w:r w:rsidRPr="00764DED">
            <w:rPr>
              <w:noProof/>
              <w:webHidden/>
              <w:sz w:val="22"/>
              <w:rPrChange w:id="796" w:author="think" w:date="2017-02-12T22:52:00Z">
                <w:rPr>
                  <w:noProof/>
                  <w:webHidden/>
                </w:rPr>
              </w:rPrChange>
            </w:rPr>
            <w:fldChar w:fldCharType="begin"/>
          </w:r>
          <w:r w:rsidRPr="00764DED">
            <w:rPr>
              <w:noProof/>
              <w:webHidden/>
              <w:sz w:val="22"/>
              <w:rPrChange w:id="797" w:author="think" w:date="2017-02-12T22:52:00Z">
                <w:rPr>
                  <w:noProof/>
                  <w:webHidden/>
                </w:rPr>
              </w:rPrChange>
            </w:rPr>
            <w:instrText xml:space="preserve"> PAGEREF _Toc474703322 \h </w:instrText>
          </w:r>
          <w:r w:rsidRPr="00764DED">
            <w:rPr>
              <w:noProof/>
              <w:webHidden/>
              <w:sz w:val="22"/>
              <w:rPrChange w:id="798" w:author="think" w:date="2017-02-12T22:52:00Z">
                <w:rPr>
                  <w:noProof/>
                  <w:webHidden/>
                  <w:sz w:val="22"/>
                </w:rPr>
              </w:rPrChange>
            </w:rPr>
          </w:r>
          <w:r w:rsidRPr="00764DED">
            <w:rPr>
              <w:noProof/>
              <w:webHidden/>
              <w:sz w:val="22"/>
              <w:rPrChange w:id="799" w:author="think" w:date="2017-02-12T22:52:00Z">
                <w:rPr>
                  <w:noProof/>
                  <w:webHidden/>
                </w:rPr>
              </w:rPrChange>
            </w:rPr>
            <w:fldChar w:fldCharType="separate"/>
          </w:r>
          <w:r w:rsidRPr="00764DED">
            <w:rPr>
              <w:noProof/>
              <w:webHidden/>
              <w:sz w:val="22"/>
              <w:rPrChange w:id="800" w:author="think" w:date="2017-02-12T22:52:00Z">
                <w:rPr>
                  <w:noProof/>
                  <w:webHidden/>
                </w:rPr>
              </w:rPrChange>
            </w:rPr>
            <w:t>19</w:t>
          </w:r>
          <w:r w:rsidRPr="00764DED">
            <w:rPr>
              <w:noProof/>
              <w:webHidden/>
              <w:sz w:val="22"/>
              <w:rPrChange w:id="801" w:author="think" w:date="2017-02-12T22:52:00Z">
                <w:rPr>
                  <w:noProof/>
                  <w:webHidden/>
                </w:rPr>
              </w:rPrChange>
            </w:rPr>
            <w:fldChar w:fldCharType="end"/>
          </w:r>
          <w:r w:rsidRPr="00764DED">
            <w:rPr>
              <w:rStyle w:val="af5"/>
              <w:noProof/>
              <w:sz w:val="22"/>
              <w:rPrChange w:id="802" w:author="think" w:date="2017-02-12T22:52:00Z">
                <w:rPr>
                  <w:rStyle w:val="af5"/>
                  <w:noProof/>
                </w:rPr>
              </w:rPrChange>
            </w:rPr>
            <w:fldChar w:fldCharType="end"/>
          </w:r>
        </w:p>
        <w:p w14:paraId="1E6333D5" w14:textId="6D7522C0" w:rsidR="00764DED" w:rsidRPr="00764DED" w:rsidRDefault="00764DED">
          <w:pPr>
            <w:pStyle w:val="31"/>
            <w:tabs>
              <w:tab w:val="left" w:pos="1776"/>
              <w:tab w:val="right" w:leader="dot" w:pos="8296"/>
            </w:tabs>
            <w:ind w:left="1280"/>
            <w:rPr>
              <w:noProof/>
              <w:sz w:val="16"/>
              <w:rPrChange w:id="803" w:author="think" w:date="2017-02-12T22:52:00Z">
                <w:rPr>
                  <w:noProof/>
                  <w:sz w:val="21"/>
                </w:rPr>
              </w:rPrChange>
            </w:rPr>
          </w:pPr>
          <w:r w:rsidRPr="00764DED">
            <w:rPr>
              <w:rStyle w:val="af5"/>
              <w:noProof/>
              <w:sz w:val="22"/>
              <w:rPrChange w:id="804" w:author="think" w:date="2017-02-12T22:52:00Z">
                <w:rPr>
                  <w:rStyle w:val="af5"/>
                  <w:noProof/>
                </w:rPr>
              </w:rPrChange>
            </w:rPr>
            <w:fldChar w:fldCharType="begin"/>
          </w:r>
          <w:r w:rsidRPr="00764DED">
            <w:rPr>
              <w:rStyle w:val="af5"/>
              <w:noProof/>
              <w:sz w:val="22"/>
              <w:rPrChange w:id="805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noProof/>
              <w:sz w:val="22"/>
              <w:rPrChange w:id="806" w:author="think" w:date="2017-02-12T22:52:00Z">
                <w:rPr>
                  <w:noProof/>
                </w:rPr>
              </w:rPrChange>
            </w:rPr>
            <w:instrText>HYPERLINK \l "_Toc474703323"</w:instrText>
          </w:r>
          <w:r w:rsidRPr="00764DED">
            <w:rPr>
              <w:rStyle w:val="af5"/>
              <w:noProof/>
              <w:sz w:val="22"/>
              <w:rPrChange w:id="807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rStyle w:val="af5"/>
              <w:noProof/>
              <w:sz w:val="22"/>
              <w:rPrChange w:id="808" w:author="think" w:date="2017-02-12T22:52:00Z">
                <w:rPr>
                  <w:rStyle w:val="af5"/>
                  <w:noProof/>
                </w:rPr>
              </w:rPrChange>
            </w:rPr>
            <w:fldChar w:fldCharType="separate"/>
          </w:r>
          <w:r w:rsidRPr="00764DED">
            <w:rPr>
              <w:rStyle w:val="af5"/>
              <w:noProof/>
              <w:sz w:val="22"/>
              <w:rPrChange w:id="809" w:author="think" w:date="2017-02-12T22:52:00Z">
                <w:rPr>
                  <w:rStyle w:val="af5"/>
                  <w:noProof/>
                </w:rPr>
              </w:rPrChange>
            </w:rPr>
            <w:t>4.2.1</w:t>
          </w:r>
          <w:r w:rsidRPr="00764DED">
            <w:rPr>
              <w:noProof/>
              <w:sz w:val="16"/>
              <w:rPrChange w:id="810" w:author="think" w:date="2017-02-12T22:52:00Z">
                <w:rPr>
                  <w:noProof/>
                  <w:sz w:val="21"/>
                </w:rPr>
              </w:rPrChange>
            </w:rPr>
            <w:tab/>
          </w:r>
          <w:r w:rsidRPr="00764DED">
            <w:rPr>
              <w:rStyle w:val="af5"/>
              <w:rFonts w:hint="eastAsia"/>
              <w:noProof/>
              <w:sz w:val="22"/>
              <w:rPrChange w:id="811" w:author="think" w:date="2017-02-12T22:52:00Z">
                <w:rPr>
                  <w:rStyle w:val="af5"/>
                  <w:rFonts w:hint="eastAsia"/>
                  <w:noProof/>
                </w:rPr>
              </w:rPrChange>
            </w:rPr>
            <w:t>商户信息</w:t>
          </w:r>
          <w:r w:rsidRPr="00764DED">
            <w:rPr>
              <w:noProof/>
              <w:webHidden/>
              <w:sz w:val="22"/>
              <w:rPrChange w:id="812" w:author="think" w:date="2017-02-12T22:52:00Z">
                <w:rPr>
                  <w:noProof/>
                  <w:webHidden/>
                </w:rPr>
              </w:rPrChange>
            </w:rPr>
            <w:tab/>
          </w:r>
          <w:r w:rsidRPr="00764DED">
            <w:rPr>
              <w:noProof/>
              <w:webHidden/>
              <w:sz w:val="22"/>
              <w:rPrChange w:id="813" w:author="think" w:date="2017-02-12T22:52:00Z">
                <w:rPr>
                  <w:noProof/>
                  <w:webHidden/>
                </w:rPr>
              </w:rPrChange>
            </w:rPr>
            <w:fldChar w:fldCharType="begin"/>
          </w:r>
          <w:r w:rsidRPr="00764DED">
            <w:rPr>
              <w:noProof/>
              <w:webHidden/>
              <w:sz w:val="22"/>
              <w:rPrChange w:id="814" w:author="think" w:date="2017-02-12T22:52:00Z">
                <w:rPr>
                  <w:noProof/>
                  <w:webHidden/>
                </w:rPr>
              </w:rPrChange>
            </w:rPr>
            <w:instrText xml:space="preserve"> PAGEREF _Toc474703323 \h </w:instrText>
          </w:r>
          <w:r w:rsidRPr="00764DED">
            <w:rPr>
              <w:noProof/>
              <w:webHidden/>
              <w:sz w:val="22"/>
              <w:rPrChange w:id="815" w:author="think" w:date="2017-02-12T22:52:00Z">
                <w:rPr>
                  <w:noProof/>
                  <w:webHidden/>
                  <w:sz w:val="22"/>
                </w:rPr>
              </w:rPrChange>
            </w:rPr>
          </w:r>
          <w:r w:rsidRPr="00764DED">
            <w:rPr>
              <w:noProof/>
              <w:webHidden/>
              <w:sz w:val="22"/>
              <w:rPrChange w:id="816" w:author="think" w:date="2017-02-12T22:52:00Z">
                <w:rPr>
                  <w:noProof/>
                  <w:webHidden/>
                </w:rPr>
              </w:rPrChange>
            </w:rPr>
            <w:fldChar w:fldCharType="separate"/>
          </w:r>
          <w:r w:rsidRPr="00764DED">
            <w:rPr>
              <w:noProof/>
              <w:webHidden/>
              <w:sz w:val="22"/>
              <w:rPrChange w:id="817" w:author="think" w:date="2017-02-12T22:52:00Z">
                <w:rPr>
                  <w:noProof/>
                  <w:webHidden/>
                </w:rPr>
              </w:rPrChange>
            </w:rPr>
            <w:t>19</w:t>
          </w:r>
          <w:r w:rsidRPr="00764DED">
            <w:rPr>
              <w:noProof/>
              <w:webHidden/>
              <w:sz w:val="22"/>
              <w:rPrChange w:id="818" w:author="think" w:date="2017-02-12T22:52:00Z">
                <w:rPr>
                  <w:noProof/>
                  <w:webHidden/>
                </w:rPr>
              </w:rPrChange>
            </w:rPr>
            <w:fldChar w:fldCharType="end"/>
          </w:r>
          <w:r w:rsidRPr="00764DED">
            <w:rPr>
              <w:rStyle w:val="af5"/>
              <w:noProof/>
              <w:sz w:val="22"/>
              <w:rPrChange w:id="819" w:author="think" w:date="2017-02-12T22:52:00Z">
                <w:rPr>
                  <w:rStyle w:val="af5"/>
                  <w:noProof/>
                </w:rPr>
              </w:rPrChange>
            </w:rPr>
            <w:fldChar w:fldCharType="end"/>
          </w:r>
        </w:p>
        <w:p w14:paraId="5EC821CF" w14:textId="58F768D3" w:rsidR="00764DED" w:rsidRPr="00764DED" w:rsidRDefault="00764DED">
          <w:pPr>
            <w:pStyle w:val="31"/>
            <w:tabs>
              <w:tab w:val="left" w:pos="1776"/>
              <w:tab w:val="right" w:leader="dot" w:pos="8296"/>
            </w:tabs>
            <w:ind w:left="1280"/>
            <w:rPr>
              <w:noProof/>
              <w:sz w:val="16"/>
              <w:rPrChange w:id="820" w:author="think" w:date="2017-02-12T22:52:00Z">
                <w:rPr>
                  <w:noProof/>
                  <w:sz w:val="21"/>
                </w:rPr>
              </w:rPrChange>
            </w:rPr>
          </w:pPr>
          <w:r w:rsidRPr="00764DED">
            <w:rPr>
              <w:rStyle w:val="af5"/>
              <w:noProof/>
              <w:sz w:val="22"/>
              <w:rPrChange w:id="821" w:author="think" w:date="2017-02-12T22:52:00Z">
                <w:rPr>
                  <w:rStyle w:val="af5"/>
                  <w:noProof/>
                </w:rPr>
              </w:rPrChange>
            </w:rPr>
            <w:fldChar w:fldCharType="begin"/>
          </w:r>
          <w:r w:rsidRPr="00764DED">
            <w:rPr>
              <w:rStyle w:val="af5"/>
              <w:noProof/>
              <w:sz w:val="22"/>
              <w:rPrChange w:id="822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noProof/>
              <w:sz w:val="22"/>
              <w:rPrChange w:id="823" w:author="think" w:date="2017-02-12T22:52:00Z">
                <w:rPr>
                  <w:noProof/>
                </w:rPr>
              </w:rPrChange>
            </w:rPr>
            <w:instrText>HYPERLINK \l "_Toc474703324"</w:instrText>
          </w:r>
          <w:r w:rsidRPr="00764DED">
            <w:rPr>
              <w:rStyle w:val="af5"/>
              <w:noProof/>
              <w:sz w:val="22"/>
              <w:rPrChange w:id="824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rStyle w:val="af5"/>
              <w:noProof/>
              <w:sz w:val="22"/>
              <w:rPrChange w:id="825" w:author="think" w:date="2017-02-12T22:52:00Z">
                <w:rPr>
                  <w:rStyle w:val="af5"/>
                  <w:noProof/>
                </w:rPr>
              </w:rPrChange>
            </w:rPr>
            <w:fldChar w:fldCharType="separate"/>
          </w:r>
          <w:r w:rsidRPr="00764DED">
            <w:rPr>
              <w:rStyle w:val="af5"/>
              <w:noProof/>
              <w:sz w:val="22"/>
              <w:rPrChange w:id="826" w:author="think" w:date="2017-02-12T22:52:00Z">
                <w:rPr>
                  <w:rStyle w:val="af5"/>
                  <w:noProof/>
                </w:rPr>
              </w:rPrChange>
            </w:rPr>
            <w:t>4.2.2</w:t>
          </w:r>
          <w:r w:rsidRPr="00764DED">
            <w:rPr>
              <w:noProof/>
              <w:sz w:val="16"/>
              <w:rPrChange w:id="827" w:author="think" w:date="2017-02-12T22:52:00Z">
                <w:rPr>
                  <w:noProof/>
                  <w:sz w:val="21"/>
                </w:rPr>
              </w:rPrChange>
            </w:rPr>
            <w:tab/>
          </w:r>
          <w:r w:rsidRPr="00764DED">
            <w:rPr>
              <w:rStyle w:val="af5"/>
              <w:rFonts w:hint="eastAsia"/>
              <w:noProof/>
              <w:sz w:val="22"/>
              <w:rPrChange w:id="828" w:author="think" w:date="2017-02-12T22:52:00Z">
                <w:rPr>
                  <w:rStyle w:val="af5"/>
                  <w:rFonts w:hint="eastAsia"/>
                  <w:noProof/>
                </w:rPr>
              </w:rPrChange>
            </w:rPr>
            <w:t>上游渠道基本信息</w:t>
          </w:r>
          <w:r w:rsidRPr="00764DED">
            <w:rPr>
              <w:noProof/>
              <w:webHidden/>
              <w:sz w:val="22"/>
              <w:rPrChange w:id="829" w:author="think" w:date="2017-02-12T22:52:00Z">
                <w:rPr>
                  <w:noProof/>
                  <w:webHidden/>
                </w:rPr>
              </w:rPrChange>
            </w:rPr>
            <w:tab/>
          </w:r>
          <w:r w:rsidRPr="00764DED">
            <w:rPr>
              <w:noProof/>
              <w:webHidden/>
              <w:sz w:val="22"/>
              <w:rPrChange w:id="830" w:author="think" w:date="2017-02-12T22:52:00Z">
                <w:rPr>
                  <w:noProof/>
                  <w:webHidden/>
                </w:rPr>
              </w:rPrChange>
            </w:rPr>
            <w:fldChar w:fldCharType="begin"/>
          </w:r>
          <w:r w:rsidRPr="00764DED">
            <w:rPr>
              <w:noProof/>
              <w:webHidden/>
              <w:sz w:val="22"/>
              <w:rPrChange w:id="831" w:author="think" w:date="2017-02-12T22:52:00Z">
                <w:rPr>
                  <w:noProof/>
                  <w:webHidden/>
                </w:rPr>
              </w:rPrChange>
            </w:rPr>
            <w:instrText xml:space="preserve"> PAGEREF _Toc474703324 \h </w:instrText>
          </w:r>
          <w:r w:rsidRPr="00764DED">
            <w:rPr>
              <w:noProof/>
              <w:webHidden/>
              <w:sz w:val="22"/>
              <w:rPrChange w:id="832" w:author="think" w:date="2017-02-12T22:52:00Z">
                <w:rPr>
                  <w:noProof/>
                  <w:webHidden/>
                  <w:sz w:val="22"/>
                </w:rPr>
              </w:rPrChange>
            </w:rPr>
          </w:r>
          <w:r w:rsidRPr="00764DED">
            <w:rPr>
              <w:noProof/>
              <w:webHidden/>
              <w:sz w:val="22"/>
              <w:rPrChange w:id="833" w:author="think" w:date="2017-02-12T22:52:00Z">
                <w:rPr>
                  <w:noProof/>
                  <w:webHidden/>
                </w:rPr>
              </w:rPrChange>
            </w:rPr>
            <w:fldChar w:fldCharType="separate"/>
          </w:r>
          <w:r w:rsidRPr="00764DED">
            <w:rPr>
              <w:noProof/>
              <w:webHidden/>
              <w:sz w:val="22"/>
              <w:rPrChange w:id="834" w:author="think" w:date="2017-02-12T22:52:00Z">
                <w:rPr>
                  <w:noProof/>
                  <w:webHidden/>
                </w:rPr>
              </w:rPrChange>
            </w:rPr>
            <w:t>20</w:t>
          </w:r>
          <w:r w:rsidRPr="00764DED">
            <w:rPr>
              <w:noProof/>
              <w:webHidden/>
              <w:sz w:val="22"/>
              <w:rPrChange w:id="835" w:author="think" w:date="2017-02-12T22:52:00Z">
                <w:rPr>
                  <w:noProof/>
                  <w:webHidden/>
                </w:rPr>
              </w:rPrChange>
            </w:rPr>
            <w:fldChar w:fldCharType="end"/>
          </w:r>
          <w:r w:rsidRPr="00764DED">
            <w:rPr>
              <w:rStyle w:val="af5"/>
              <w:noProof/>
              <w:sz w:val="22"/>
              <w:rPrChange w:id="836" w:author="think" w:date="2017-02-12T22:52:00Z">
                <w:rPr>
                  <w:rStyle w:val="af5"/>
                  <w:noProof/>
                </w:rPr>
              </w:rPrChange>
            </w:rPr>
            <w:fldChar w:fldCharType="end"/>
          </w:r>
        </w:p>
        <w:p w14:paraId="3EC5DB37" w14:textId="213992E2" w:rsidR="00764DED" w:rsidRPr="00764DED" w:rsidRDefault="00764DED">
          <w:pPr>
            <w:pStyle w:val="31"/>
            <w:tabs>
              <w:tab w:val="left" w:pos="1776"/>
              <w:tab w:val="right" w:leader="dot" w:pos="8296"/>
            </w:tabs>
            <w:ind w:left="1280"/>
            <w:rPr>
              <w:noProof/>
              <w:sz w:val="16"/>
              <w:rPrChange w:id="837" w:author="think" w:date="2017-02-12T22:52:00Z">
                <w:rPr>
                  <w:noProof/>
                  <w:sz w:val="21"/>
                </w:rPr>
              </w:rPrChange>
            </w:rPr>
          </w:pPr>
          <w:r w:rsidRPr="00764DED">
            <w:rPr>
              <w:rStyle w:val="af5"/>
              <w:noProof/>
              <w:sz w:val="22"/>
              <w:rPrChange w:id="838" w:author="think" w:date="2017-02-12T22:52:00Z">
                <w:rPr>
                  <w:rStyle w:val="af5"/>
                  <w:noProof/>
                </w:rPr>
              </w:rPrChange>
            </w:rPr>
            <w:fldChar w:fldCharType="begin"/>
          </w:r>
          <w:r w:rsidRPr="00764DED">
            <w:rPr>
              <w:rStyle w:val="af5"/>
              <w:noProof/>
              <w:sz w:val="22"/>
              <w:rPrChange w:id="839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noProof/>
              <w:sz w:val="22"/>
              <w:rPrChange w:id="840" w:author="think" w:date="2017-02-12T22:52:00Z">
                <w:rPr>
                  <w:noProof/>
                </w:rPr>
              </w:rPrChange>
            </w:rPr>
            <w:instrText>HYPERLINK \l "_Toc474703325"</w:instrText>
          </w:r>
          <w:r w:rsidRPr="00764DED">
            <w:rPr>
              <w:rStyle w:val="af5"/>
              <w:noProof/>
              <w:sz w:val="22"/>
              <w:rPrChange w:id="841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rStyle w:val="af5"/>
              <w:noProof/>
              <w:sz w:val="22"/>
              <w:rPrChange w:id="842" w:author="think" w:date="2017-02-12T22:52:00Z">
                <w:rPr>
                  <w:rStyle w:val="af5"/>
                  <w:noProof/>
                </w:rPr>
              </w:rPrChange>
            </w:rPr>
            <w:fldChar w:fldCharType="separate"/>
          </w:r>
          <w:r w:rsidRPr="00764DED">
            <w:rPr>
              <w:rStyle w:val="af5"/>
              <w:noProof/>
              <w:sz w:val="22"/>
              <w:rPrChange w:id="843" w:author="think" w:date="2017-02-12T22:52:00Z">
                <w:rPr>
                  <w:rStyle w:val="af5"/>
                  <w:noProof/>
                </w:rPr>
              </w:rPrChange>
            </w:rPr>
            <w:t>4.2.3</w:t>
          </w:r>
          <w:r w:rsidRPr="00764DED">
            <w:rPr>
              <w:noProof/>
              <w:sz w:val="16"/>
              <w:rPrChange w:id="844" w:author="think" w:date="2017-02-12T22:52:00Z">
                <w:rPr>
                  <w:noProof/>
                  <w:sz w:val="21"/>
                </w:rPr>
              </w:rPrChange>
            </w:rPr>
            <w:tab/>
          </w:r>
          <w:r w:rsidRPr="00764DED">
            <w:rPr>
              <w:rStyle w:val="af5"/>
              <w:rFonts w:hint="eastAsia"/>
              <w:noProof/>
              <w:sz w:val="22"/>
              <w:rPrChange w:id="845" w:author="think" w:date="2017-02-12T22:52:00Z">
                <w:rPr>
                  <w:rStyle w:val="af5"/>
                  <w:rFonts w:hint="eastAsia"/>
                  <w:noProof/>
                </w:rPr>
              </w:rPrChange>
            </w:rPr>
            <w:t>路由关系配置</w:t>
          </w:r>
          <w:r w:rsidRPr="00764DED">
            <w:rPr>
              <w:noProof/>
              <w:webHidden/>
              <w:sz w:val="22"/>
              <w:rPrChange w:id="846" w:author="think" w:date="2017-02-12T22:52:00Z">
                <w:rPr>
                  <w:noProof/>
                  <w:webHidden/>
                </w:rPr>
              </w:rPrChange>
            </w:rPr>
            <w:tab/>
          </w:r>
          <w:r w:rsidRPr="00764DED">
            <w:rPr>
              <w:noProof/>
              <w:webHidden/>
              <w:sz w:val="22"/>
              <w:rPrChange w:id="847" w:author="think" w:date="2017-02-12T22:52:00Z">
                <w:rPr>
                  <w:noProof/>
                  <w:webHidden/>
                </w:rPr>
              </w:rPrChange>
            </w:rPr>
            <w:fldChar w:fldCharType="begin"/>
          </w:r>
          <w:r w:rsidRPr="00764DED">
            <w:rPr>
              <w:noProof/>
              <w:webHidden/>
              <w:sz w:val="22"/>
              <w:rPrChange w:id="848" w:author="think" w:date="2017-02-12T22:52:00Z">
                <w:rPr>
                  <w:noProof/>
                  <w:webHidden/>
                </w:rPr>
              </w:rPrChange>
            </w:rPr>
            <w:instrText xml:space="preserve"> PAGEREF _Toc474703325 \h </w:instrText>
          </w:r>
          <w:r w:rsidRPr="00764DED">
            <w:rPr>
              <w:noProof/>
              <w:webHidden/>
              <w:sz w:val="22"/>
              <w:rPrChange w:id="849" w:author="think" w:date="2017-02-12T22:52:00Z">
                <w:rPr>
                  <w:noProof/>
                  <w:webHidden/>
                  <w:sz w:val="22"/>
                </w:rPr>
              </w:rPrChange>
            </w:rPr>
          </w:r>
          <w:r w:rsidRPr="00764DED">
            <w:rPr>
              <w:noProof/>
              <w:webHidden/>
              <w:sz w:val="22"/>
              <w:rPrChange w:id="850" w:author="think" w:date="2017-02-12T22:52:00Z">
                <w:rPr>
                  <w:noProof/>
                  <w:webHidden/>
                </w:rPr>
              </w:rPrChange>
            </w:rPr>
            <w:fldChar w:fldCharType="separate"/>
          </w:r>
          <w:r w:rsidRPr="00764DED">
            <w:rPr>
              <w:noProof/>
              <w:webHidden/>
              <w:sz w:val="22"/>
              <w:rPrChange w:id="851" w:author="think" w:date="2017-02-12T22:52:00Z">
                <w:rPr>
                  <w:noProof/>
                  <w:webHidden/>
                </w:rPr>
              </w:rPrChange>
            </w:rPr>
            <w:t>21</w:t>
          </w:r>
          <w:r w:rsidRPr="00764DED">
            <w:rPr>
              <w:noProof/>
              <w:webHidden/>
              <w:sz w:val="22"/>
              <w:rPrChange w:id="852" w:author="think" w:date="2017-02-12T22:52:00Z">
                <w:rPr>
                  <w:noProof/>
                  <w:webHidden/>
                </w:rPr>
              </w:rPrChange>
            </w:rPr>
            <w:fldChar w:fldCharType="end"/>
          </w:r>
          <w:r w:rsidRPr="00764DED">
            <w:rPr>
              <w:rStyle w:val="af5"/>
              <w:noProof/>
              <w:sz w:val="22"/>
              <w:rPrChange w:id="853" w:author="think" w:date="2017-02-12T22:52:00Z">
                <w:rPr>
                  <w:rStyle w:val="af5"/>
                  <w:noProof/>
                </w:rPr>
              </w:rPrChange>
            </w:rPr>
            <w:fldChar w:fldCharType="end"/>
          </w:r>
        </w:p>
        <w:p w14:paraId="47779EBA" w14:textId="5EC68D82" w:rsidR="00764DED" w:rsidRPr="00764DED" w:rsidRDefault="00764DED">
          <w:pPr>
            <w:pStyle w:val="31"/>
            <w:tabs>
              <w:tab w:val="left" w:pos="1776"/>
              <w:tab w:val="right" w:leader="dot" w:pos="8296"/>
            </w:tabs>
            <w:ind w:left="1280"/>
            <w:rPr>
              <w:noProof/>
              <w:sz w:val="16"/>
              <w:rPrChange w:id="854" w:author="think" w:date="2017-02-12T22:52:00Z">
                <w:rPr>
                  <w:noProof/>
                  <w:sz w:val="21"/>
                </w:rPr>
              </w:rPrChange>
            </w:rPr>
          </w:pPr>
          <w:r w:rsidRPr="00764DED">
            <w:rPr>
              <w:rStyle w:val="af5"/>
              <w:noProof/>
              <w:sz w:val="22"/>
              <w:rPrChange w:id="855" w:author="think" w:date="2017-02-12T22:52:00Z">
                <w:rPr>
                  <w:rStyle w:val="af5"/>
                  <w:noProof/>
                </w:rPr>
              </w:rPrChange>
            </w:rPr>
            <w:fldChar w:fldCharType="begin"/>
          </w:r>
          <w:r w:rsidRPr="00764DED">
            <w:rPr>
              <w:rStyle w:val="af5"/>
              <w:noProof/>
              <w:sz w:val="22"/>
              <w:rPrChange w:id="856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noProof/>
              <w:sz w:val="22"/>
              <w:rPrChange w:id="857" w:author="think" w:date="2017-02-12T22:52:00Z">
                <w:rPr>
                  <w:noProof/>
                </w:rPr>
              </w:rPrChange>
            </w:rPr>
            <w:instrText>HYPERLINK \l "_Toc474703326"</w:instrText>
          </w:r>
          <w:r w:rsidRPr="00764DED">
            <w:rPr>
              <w:rStyle w:val="af5"/>
              <w:noProof/>
              <w:sz w:val="22"/>
              <w:rPrChange w:id="858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rStyle w:val="af5"/>
              <w:noProof/>
              <w:sz w:val="22"/>
              <w:rPrChange w:id="859" w:author="think" w:date="2017-02-12T22:52:00Z">
                <w:rPr>
                  <w:rStyle w:val="af5"/>
                  <w:noProof/>
                </w:rPr>
              </w:rPrChange>
            </w:rPr>
            <w:fldChar w:fldCharType="separate"/>
          </w:r>
          <w:r w:rsidRPr="00764DED">
            <w:rPr>
              <w:rStyle w:val="af5"/>
              <w:noProof/>
              <w:sz w:val="22"/>
              <w:rPrChange w:id="860" w:author="think" w:date="2017-02-12T22:52:00Z">
                <w:rPr>
                  <w:rStyle w:val="af5"/>
                  <w:noProof/>
                </w:rPr>
              </w:rPrChange>
            </w:rPr>
            <w:t>4.2.4</w:t>
          </w:r>
          <w:r w:rsidRPr="00764DED">
            <w:rPr>
              <w:noProof/>
              <w:sz w:val="16"/>
              <w:rPrChange w:id="861" w:author="think" w:date="2017-02-12T22:52:00Z">
                <w:rPr>
                  <w:noProof/>
                  <w:sz w:val="21"/>
                </w:rPr>
              </w:rPrChange>
            </w:rPr>
            <w:tab/>
          </w:r>
          <w:r w:rsidRPr="00764DED">
            <w:rPr>
              <w:rStyle w:val="af5"/>
              <w:rFonts w:hint="eastAsia"/>
              <w:noProof/>
              <w:sz w:val="22"/>
              <w:rPrChange w:id="862" w:author="think" w:date="2017-02-12T22:52:00Z">
                <w:rPr>
                  <w:rStyle w:val="af5"/>
                  <w:rFonts w:hint="eastAsia"/>
                  <w:noProof/>
                </w:rPr>
              </w:rPrChange>
            </w:rPr>
            <w:t>客户经理信息（请确定）</w:t>
          </w:r>
          <w:r w:rsidRPr="00764DED">
            <w:rPr>
              <w:noProof/>
              <w:webHidden/>
              <w:sz w:val="22"/>
              <w:rPrChange w:id="863" w:author="think" w:date="2017-02-12T22:52:00Z">
                <w:rPr>
                  <w:noProof/>
                  <w:webHidden/>
                </w:rPr>
              </w:rPrChange>
            </w:rPr>
            <w:tab/>
          </w:r>
          <w:r w:rsidRPr="00764DED">
            <w:rPr>
              <w:noProof/>
              <w:webHidden/>
              <w:sz w:val="22"/>
              <w:rPrChange w:id="864" w:author="think" w:date="2017-02-12T22:52:00Z">
                <w:rPr>
                  <w:noProof/>
                  <w:webHidden/>
                </w:rPr>
              </w:rPrChange>
            </w:rPr>
            <w:fldChar w:fldCharType="begin"/>
          </w:r>
          <w:r w:rsidRPr="00764DED">
            <w:rPr>
              <w:noProof/>
              <w:webHidden/>
              <w:sz w:val="22"/>
              <w:rPrChange w:id="865" w:author="think" w:date="2017-02-12T22:52:00Z">
                <w:rPr>
                  <w:noProof/>
                  <w:webHidden/>
                </w:rPr>
              </w:rPrChange>
            </w:rPr>
            <w:instrText xml:space="preserve"> PAGEREF _Toc474703326 \h </w:instrText>
          </w:r>
          <w:r w:rsidRPr="00764DED">
            <w:rPr>
              <w:noProof/>
              <w:webHidden/>
              <w:sz w:val="22"/>
              <w:rPrChange w:id="866" w:author="think" w:date="2017-02-12T22:52:00Z">
                <w:rPr>
                  <w:noProof/>
                  <w:webHidden/>
                  <w:sz w:val="22"/>
                </w:rPr>
              </w:rPrChange>
            </w:rPr>
          </w:r>
          <w:r w:rsidRPr="00764DED">
            <w:rPr>
              <w:noProof/>
              <w:webHidden/>
              <w:sz w:val="22"/>
              <w:rPrChange w:id="867" w:author="think" w:date="2017-02-12T22:52:00Z">
                <w:rPr>
                  <w:noProof/>
                  <w:webHidden/>
                </w:rPr>
              </w:rPrChange>
            </w:rPr>
            <w:fldChar w:fldCharType="separate"/>
          </w:r>
          <w:r w:rsidRPr="00764DED">
            <w:rPr>
              <w:noProof/>
              <w:webHidden/>
              <w:sz w:val="22"/>
              <w:rPrChange w:id="868" w:author="think" w:date="2017-02-12T22:52:00Z">
                <w:rPr>
                  <w:noProof/>
                  <w:webHidden/>
                </w:rPr>
              </w:rPrChange>
            </w:rPr>
            <w:t>21</w:t>
          </w:r>
          <w:r w:rsidRPr="00764DED">
            <w:rPr>
              <w:noProof/>
              <w:webHidden/>
              <w:sz w:val="22"/>
              <w:rPrChange w:id="869" w:author="think" w:date="2017-02-12T22:52:00Z">
                <w:rPr>
                  <w:noProof/>
                  <w:webHidden/>
                </w:rPr>
              </w:rPrChange>
            </w:rPr>
            <w:fldChar w:fldCharType="end"/>
          </w:r>
          <w:r w:rsidRPr="00764DED">
            <w:rPr>
              <w:rStyle w:val="af5"/>
              <w:noProof/>
              <w:sz w:val="22"/>
              <w:rPrChange w:id="870" w:author="think" w:date="2017-02-12T22:52:00Z">
                <w:rPr>
                  <w:rStyle w:val="af5"/>
                  <w:noProof/>
                </w:rPr>
              </w:rPrChange>
            </w:rPr>
            <w:fldChar w:fldCharType="end"/>
          </w:r>
        </w:p>
        <w:p w14:paraId="531125ED" w14:textId="131B8F25" w:rsidR="00764DED" w:rsidRPr="00764DED" w:rsidRDefault="00764DED">
          <w:pPr>
            <w:pStyle w:val="31"/>
            <w:tabs>
              <w:tab w:val="left" w:pos="1776"/>
              <w:tab w:val="right" w:leader="dot" w:pos="8296"/>
            </w:tabs>
            <w:ind w:left="1280"/>
            <w:rPr>
              <w:noProof/>
              <w:sz w:val="16"/>
              <w:rPrChange w:id="871" w:author="think" w:date="2017-02-12T22:52:00Z">
                <w:rPr>
                  <w:noProof/>
                  <w:sz w:val="21"/>
                </w:rPr>
              </w:rPrChange>
            </w:rPr>
          </w:pPr>
          <w:r w:rsidRPr="00764DED">
            <w:rPr>
              <w:rStyle w:val="af5"/>
              <w:noProof/>
              <w:sz w:val="22"/>
              <w:rPrChange w:id="872" w:author="think" w:date="2017-02-12T22:52:00Z">
                <w:rPr>
                  <w:rStyle w:val="af5"/>
                  <w:noProof/>
                </w:rPr>
              </w:rPrChange>
            </w:rPr>
            <w:fldChar w:fldCharType="begin"/>
          </w:r>
          <w:r w:rsidRPr="00764DED">
            <w:rPr>
              <w:rStyle w:val="af5"/>
              <w:noProof/>
              <w:sz w:val="22"/>
              <w:rPrChange w:id="873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noProof/>
              <w:sz w:val="22"/>
              <w:rPrChange w:id="874" w:author="think" w:date="2017-02-12T22:52:00Z">
                <w:rPr>
                  <w:noProof/>
                </w:rPr>
              </w:rPrChange>
            </w:rPr>
            <w:instrText>HYPERLINK \l "_Toc474703327"</w:instrText>
          </w:r>
          <w:r w:rsidRPr="00764DED">
            <w:rPr>
              <w:rStyle w:val="af5"/>
              <w:noProof/>
              <w:sz w:val="22"/>
              <w:rPrChange w:id="875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rStyle w:val="af5"/>
              <w:noProof/>
              <w:sz w:val="22"/>
              <w:rPrChange w:id="876" w:author="think" w:date="2017-02-12T22:52:00Z">
                <w:rPr>
                  <w:rStyle w:val="af5"/>
                  <w:noProof/>
                </w:rPr>
              </w:rPrChange>
            </w:rPr>
            <w:fldChar w:fldCharType="separate"/>
          </w:r>
          <w:r w:rsidRPr="00764DED">
            <w:rPr>
              <w:rStyle w:val="af5"/>
              <w:noProof/>
              <w:sz w:val="22"/>
              <w:rPrChange w:id="877" w:author="think" w:date="2017-02-12T22:52:00Z">
                <w:rPr>
                  <w:rStyle w:val="af5"/>
                  <w:noProof/>
                </w:rPr>
              </w:rPrChange>
            </w:rPr>
            <w:t>4.2.5</w:t>
          </w:r>
          <w:r w:rsidRPr="00764DED">
            <w:rPr>
              <w:noProof/>
              <w:sz w:val="16"/>
              <w:rPrChange w:id="878" w:author="think" w:date="2017-02-12T22:52:00Z">
                <w:rPr>
                  <w:noProof/>
                  <w:sz w:val="21"/>
                </w:rPr>
              </w:rPrChange>
            </w:rPr>
            <w:tab/>
          </w:r>
          <w:r w:rsidRPr="00764DED">
            <w:rPr>
              <w:rStyle w:val="af5"/>
              <w:rFonts w:hint="eastAsia"/>
              <w:noProof/>
              <w:sz w:val="22"/>
              <w:rPrChange w:id="879" w:author="think" w:date="2017-02-12T22:52:00Z">
                <w:rPr>
                  <w:rStyle w:val="af5"/>
                  <w:rFonts w:hint="eastAsia"/>
                  <w:noProof/>
                </w:rPr>
              </w:rPrChange>
            </w:rPr>
            <w:t>订单信息</w:t>
          </w:r>
          <w:r w:rsidRPr="00764DED">
            <w:rPr>
              <w:noProof/>
              <w:webHidden/>
              <w:sz w:val="22"/>
              <w:rPrChange w:id="880" w:author="think" w:date="2017-02-12T22:52:00Z">
                <w:rPr>
                  <w:noProof/>
                  <w:webHidden/>
                </w:rPr>
              </w:rPrChange>
            </w:rPr>
            <w:tab/>
          </w:r>
          <w:r w:rsidRPr="00764DED">
            <w:rPr>
              <w:noProof/>
              <w:webHidden/>
              <w:sz w:val="22"/>
              <w:rPrChange w:id="881" w:author="think" w:date="2017-02-12T22:52:00Z">
                <w:rPr>
                  <w:noProof/>
                  <w:webHidden/>
                </w:rPr>
              </w:rPrChange>
            </w:rPr>
            <w:fldChar w:fldCharType="begin"/>
          </w:r>
          <w:r w:rsidRPr="00764DED">
            <w:rPr>
              <w:noProof/>
              <w:webHidden/>
              <w:sz w:val="22"/>
              <w:rPrChange w:id="882" w:author="think" w:date="2017-02-12T22:52:00Z">
                <w:rPr>
                  <w:noProof/>
                  <w:webHidden/>
                </w:rPr>
              </w:rPrChange>
            </w:rPr>
            <w:instrText xml:space="preserve"> PAGEREF _Toc474703327 \h </w:instrText>
          </w:r>
          <w:r w:rsidRPr="00764DED">
            <w:rPr>
              <w:noProof/>
              <w:webHidden/>
              <w:sz w:val="22"/>
              <w:rPrChange w:id="883" w:author="think" w:date="2017-02-12T22:52:00Z">
                <w:rPr>
                  <w:noProof/>
                  <w:webHidden/>
                  <w:sz w:val="22"/>
                </w:rPr>
              </w:rPrChange>
            </w:rPr>
          </w:r>
          <w:r w:rsidRPr="00764DED">
            <w:rPr>
              <w:noProof/>
              <w:webHidden/>
              <w:sz w:val="22"/>
              <w:rPrChange w:id="884" w:author="think" w:date="2017-02-12T22:52:00Z">
                <w:rPr>
                  <w:noProof/>
                  <w:webHidden/>
                </w:rPr>
              </w:rPrChange>
            </w:rPr>
            <w:fldChar w:fldCharType="separate"/>
          </w:r>
          <w:r w:rsidRPr="00764DED">
            <w:rPr>
              <w:noProof/>
              <w:webHidden/>
              <w:sz w:val="22"/>
              <w:rPrChange w:id="885" w:author="think" w:date="2017-02-12T22:52:00Z">
                <w:rPr>
                  <w:noProof/>
                  <w:webHidden/>
                </w:rPr>
              </w:rPrChange>
            </w:rPr>
            <w:t>22</w:t>
          </w:r>
          <w:r w:rsidRPr="00764DED">
            <w:rPr>
              <w:noProof/>
              <w:webHidden/>
              <w:sz w:val="22"/>
              <w:rPrChange w:id="886" w:author="think" w:date="2017-02-12T22:52:00Z">
                <w:rPr>
                  <w:noProof/>
                  <w:webHidden/>
                </w:rPr>
              </w:rPrChange>
            </w:rPr>
            <w:fldChar w:fldCharType="end"/>
          </w:r>
          <w:r w:rsidRPr="00764DED">
            <w:rPr>
              <w:rStyle w:val="af5"/>
              <w:noProof/>
              <w:sz w:val="22"/>
              <w:rPrChange w:id="887" w:author="think" w:date="2017-02-12T22:52:00Z">
                <w:rPr>
                  <w:rStyle w:val="af5"/>
                  <w:noProof/>
                </w:rPr>
              </w:rPrChange>
            </w:rPr>
            <w:fldChar w:fldCharType="end"/>
          </w:r>
        </w:p>
        <w:p w14:paraId="53E8E590" w14:textId="21735B66" w:rsidR="00764DED" w:rsidRPr="00764DED" w:rsidRDefault="00764DED">
          <w:pPr>
            <w:pStyle w:val="31"/>
            <w:tabs>
              <w:tab w:val="left" w:pos="1776"/>
              <w:tab w:val="right" w:leader="dot" w:pos="8296"/>
            </w:tabs>
            <w:ind w:left="1280"/>
            <w:rPr>
              <w:noProof/>
              <w:sz w:val="16"/>
              <w:rPrChange w:id="888" w:author="think" w:date="2017-02-12T22:52:00Z">
                <w:rPr>
                  <w:noProof/>
                  <w:sz w:val="21"/>
                </w:rPr>
              </w:rPrChange>
            </w:rPr>
          </w:pPr>
          <w:r w:rsidRPr="00764DED">
            <w:rPr>
              <w:rStyle w:val="af5"/>
              <w:noProof/>
              <w:sz w:val="22"/>
              <w:rPrChange w:id="889" w:author="think" w:date="2017-02-12T22:52:00Z">
                <w:rPr>
                  <w:rStyle w:val="af5"/>
                  <w:noProof/>
                </w:rPr>
              </w:rPrChange>
            </w:rPr>
            <w:lastRenderedPageBreak/>
            <w:fldChar w:fldCharType="begin"/>
          </w:r>
          <w:r w:rsidRPr="00764DED">
            <w:rPr>
              <w:rStyle w:val="af5"/>
              <w:noProof/>
              <w:sz w:val="22"/>
              <w:rPrChange w:id="890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noProof/>
              <w:sz w:val="22"/>
              <w:rPrChange w:id="891" w:author="think" w:date="2017-02-12T22:52:00Z">
                <w:rPr>
                  <w:noProof/>
                </w:rPr>
              </w:rPrChange>
            </w:rPr>
            <w:instrText>HYPERLINK \l "_Toc474703328"</w:instrText>
          </w:r>
          <w:r w:rsidRPr="00764DED">
            <w:rPr>
              <w:rStyle w:val="af5"/>
              <w:noProof/>
              <w:sz w:val="22"/>
              <w:rPrChange w:id="892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rStyle w:val="af5"/>
              <w:noProof/>
              <w:sz w:val="22"/>
              <w:rPrChange w:id="893" w:author="think" w:date="2017-02-12T22:52:00Z">
                <w:rPr>
                  <w:rStyle w:val="af5"/>
                  <w:noProof/>
                </w:rPr>
              </w:rPrChange>
            </w:rPr>
            <w:fldChar w:fldCharType="separate"/>
          </w:r>
          <w:r w:rsidRPr="00764DED">
            <w:rPr>
              <w:rStyle w:val="af5"/>
              <w:noProof/>
              <w:sz w:val="22"/>
              <w:rPrChange w:id="894" w:author="think" w:date="2017-02-12T22:52:00Z">
                <w:rPr>
                  <w:rStyle w:val="af5"/>
                  <w:noProof/>
                </w:rPr>
              </w:rPrChange>
            </w:rPr>
            <w:t>4.2.6</w:t>
          </w:r>
          <w:r w:rsidRPr="00764DED">
            <w:rPr>
              <w:noProof/>
              <w:sz w:val="16"/>
              <w:rPrChange w:id="895" w:author="think" w:date="2017-02-12T22:52:00Z">
                <w:rPr>
                  <w:noProof/>
                  <w:sz w:val="21"/>
                </w:rPr>
              </w:rPrChange>
            </w:rPr>
            <w:tab/>
          </w:r>
          <w:r w:rsidRPr="00764DED">
            <w:rPr>
              <w:rStyle w:val="af5"/>
              <w:rFonts w:hint="eastAsia"/>
              <w:noProof/>
              <w:sz w:val="22"/>
              <w:rPrChange w:id="896" w:author="think" w:date="2017-02-12T22:52:00Z">
                <w:rPr>
                  <w:rStyle w:val="af5"/>
                  <w:rFonts w:hint="eastAsia"/>
                  <w:noProof/>
                </w:rPr>
              </w:rPrChange>
            </w:rPr>
            <w:t>通知信息</w:t>
          </w:r>
          <w:r w:rsidRPr="00764DED">
            <w:rPr>
              <w:noProof/>
              <w:webHidden/>
              <w:sz w:val="22"/>
              <w:rPrChange w:id="897" w:author="think" w:date="2017-02-12T22:52:00Z">
                <w:rPr>
                  <w:noProof/>
                  <w:webHidden/>
                </w:rPr>
              </w:rPrChange>
            </w:rPr>
            <w:tab/>
          </w:r>
          <w:r w:rsidRPr="00764DED">
            <w:rPr>
              <w:noProof/>
              <w:webHidden/>
              <w:sz w:val="22"/>
              <w:rPrChange w:id="898" w:author="think" w:date="2017-02-12T22:52:00Z">
                <w:rPr>
                  <w:noProof/>
                  <w:webHidden/>
                </w:rPr>
              </w:rPrChange>
            </w:rPr>
            <w:fldChar w:fldCharType="begin"/>
          </w:r>
          <w:r w:rsidRPr="00764DED">
            <w:rPr>
              <w:noProof/>
              <w:webHidden/>
              <w:sz w:val="22"/>
              <w:rPrChange w:id="899" w:author="think" w:date="2017-02-12T22:52:00Z">
                <w:rPr>
                  <w:noProof/>
                  <w:webHidden/>
                </w:rPr>
              </w:rPrChange>
            </w:rPr>
            <w:instrText xml:space="preserve"> PAGEREF _Toc474703328 \h </w:instrText>
          </w:r>
          <w:r w:rsidRPr="00764DED">
            <w:rPr>
              <w:noProof/>
              <w:webHidden/>
              <w:sz w:val="22"/>
              <w:rPrChange w:id="900" w:author="think" w:date="2017-02-12T22:52:00Z">
                <w:rPr>
                  <w:noProof/>
                  <w:webHidden/>
                  <w:sz w:val="22"/>
                </w:rPr>
              </w:rPrChange>
            </w:rPr>
          </w:r>
          <w:r w:rsidRPr="00764DED">
            <w:rPr>
              <w:noProof/>
              <w:webHidden/>
              <w:sz w:val="22"/>
              <w:rPrChange w:id="901" w:author="think" w:date="2017-02-12T22:52:00Z">
                <w:rPr>
                  <w:noProof/>
                  <w:webHidden/>
                </w:rPr>
              </w:rPrChange>
            </w:rPr>
            <w:fldChar w:fldCharType="separate"/>
          </w:r>
          <w:r w:rsidRPr="00764DED">
            <w:rPr>
              <w:noProof/>
              <w:webHidden/>
              <w:sz w:val="22"/>
              <w:rPrChange w:id="902" w:author="think" w:date="2017-02-12T22:52:00Z">
                <w:rPr>
                  <w:noProof/>
                  <w:webHidden/>
                </w:rPr>
              </w:rPrChange>
            </w:rPr>
            <w:t>23</w:t>
          </w:r>
          <w:r w:rsidRPr="00764DED">
            <w:rPr>
              <w:noProof/>
              <w:webHidden/>
              <w:sz w:val="22"/>
              <w:rPrChange w:id="903" w:author="think" w:date="2017-02-12T22:52:00Z">
                <w:rPr>
                  <w:noProof/>
                  <w:webHidden/>
                </w:rPr>
              </w:rPrChange>
            </w:rPr>
            <w:fldChar w:fldCharType="end"/>
          </w:r>
          <w:r w:rsidRPr="00764DED">
            <w:rPr>
              <w:rStyle w:val="af5"/>
              <w:noProof/>
              <w:sz w:val="22"/>
              <w:rPrChange w:id="904" w:author="think" w:date="2017-02-12T22:52:00Z">
                <w:rPr>
                  <w:rStyle w:val="af5"/>
                  <w:noProof/>
                </w:rPr>
              </w:rPrChange>
            </w:rPr>
            <w:fldChar w:fldCharType="end"/>
          </w:r>
        </w:p>
        <w:p w14:paraId="28BBB7CE" w14:textId="0D09A70F" w:rsidR="00764DED" w:rsidRPr="00764DED" w:rsidRDefault="00764DED">
          <w:pPr>
            <w:pStyle w:val="21"/>
            <w:tabs>
              <w:tab w:val="left" w:pos="1260"/>
              <w:tab w:val="right" w:leader="dot" w:pos="8296"/>
            </w:tabs>
            <w:ind w:left="640"/>
            <w:rPr>
              <w:noProof/>
              <w:sz w:val="16"/>
              <w:rPrChange w:id="905" w:author="think" w:date="2017-02-12T22:52:00Z">
                <w:rPr>
                  <w:noProof/>
                  <w:sz w:val="21"/>
                </w:rPr>
              </w:rPrChange>
            </w:rPr>
          </w:pPr>
          <w:r w:rsidRPr="00764DED">
            <w:rPr>
              <w:rStyle w:val="af5"/>
              <w:noProof/>
              <w:sz w:val="22"/>
              <w:rPrChange w:id="906" w:author="think" w:date="2017-02-12T22:52:00Z">
                <w:rPr>
                  <w:rStyle w:val="af5"/>
                  <w:noProof/>
                </w:rPr>
              </w:rPrChange>
            </w:rPr>
            <w:fldChar w:fldCharType="begin"/>
          </w:r>
          <w:r w:rsidRPr="00764DED">
            <w:rPr>
              <w:rStyle w:val="af5"/>
              <w:noProof/>
              <w:sz w:val="22"/>
              <w:rPrChange w:id="907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noProof/>
              <w:sz w:val="22"/>
              <w:rPrChange w:id="908" w:author="think" w:date="2017-02-12T22:52:00Z">
                <w:rPr>
                  <w:noProof/>
                </w:rPr>
              </w:rPrChange>
            </w:rPr>
            <w:instrText>HYPERLINK \l "_Toc474703329"</w:instrText>
          </w:r>
          <w:r w:rsidRPr="00764DED">
            <w:rPr>
              <w:rStyle w:val="af5"/>
              <w:noProof/>
              <w:sz w:val="22"/>
              <w:rPrChange w:id="909" w:author="think" w:date="2017-02-12T22:52:00Z">
                <w:rPr>
                  <w:rStyle w:val="af5"/>
                  <w:noProof/>
                </w:rPr>
              </w:rPrChange>
            </w:rPr>
            <w:instrText xml:space="preserve"> </w:instrText>
          </w:r>
          <w:r w:rsidRPr="00764DED">
            <w:rPr>
              <w:rStyle w:val="af5"/>
              <w:noProof/>
              <w:sz w:val="22"/>
              <w:rPrChange w:id="910" w:author="think" w:date="2017-02-12T22:52:00Z">
                <w:rPr>
                  <w:rStyle w:val="af5"/>
                  <w:noProof/>
                </w:rPr>
              </w:rPrChange>
            </w:rPr>
            <w:fldChar w:fldCharType="separate"/>
          </w:r>
          <w:r w:rsidRPr="00764DED">
            <w:rPr>
              <w:rStyle w:val="af5"/>
              <w:noProof/>
              <w:sz w:val="22"/>
              <w:rPrChange w:id="911" w:author="think" w:date="2017-02-12T22:52:00Z">
                <w:rPr>
                  <w:rStyle w:val="af5"/>
                  <w:noProof/>
                </w:rPr>
              </w:rPrChange>
            </w:rPr>
            <w:t>4.3</w:t>
          </w:r>
          <w:r w:rsidRPr="00764DED">
            <w:rPr>
              <w:noProof/>
              <w:sz w:val="16"/>
              <w:rPrChange w:id="912" w:author="think" w:date="2017-02-12T22:52:00Z">
                <w:rPr>
                  <w:noProof/>
                  <w:sz w:val="21"/>
                </w:rPr>
              </w:rPrChange>
            </w:rPr>
            <w:tab/>
          </w:r>
          <w:r w:rsidRPr="00764DED">
            <w:rPr>
              <w:rStyle w:val="af5"/>
              <w:rFonts w:hint="eastAsia"/>
              <w:noProof/>
              <w:sz w:val="22"/>
              <w:rPrChange w:id="913" w:author="think" w:date="2017-02-12T22:52:00Z">
                <w:rPr>
                  <w:rStyle w:val="af5"/>
                  <w:rFonts w:hint="eastAsia"/>
                  <w:noProof/>
                </w:rPr>
              </w:rPrChange>
            </w:rPr>
            <w:t>角色划分</w:t>
          </w:r>
          <w:r w:rsidRPr="00764DED">
            <w:rPr>
              <w:noProof/>
              <w:webHidden/>
              <w:sz w:val="22"/>
              <w:rPrChange w:id="914" w:author="think" w:date="2017-02-12T22:52:00Z">
                <w:rPr>
                  <w:noProof/>
                  <w:webHidden/>
                </w:rPr>
              </w:rPrChange>
            </w:rPr>
            <w:tab/>
          </w:r>
          <w:r w:rsidRPr="00764DED">
            <w:rPr>
              <w:noProof/>
              <w:webHidden/>
              <w:sz w:val="22"/>
              <w:rPrChange w:id="915" w:author="think" w:date="2017-02-12T22:52:00Z">
                <w:rPr>
                  <w:noProof/>
                  <w:webHidden/>
                </w:rPr>
              </w:rPrChange>
            </w:rPr>
            <w:fldChar w:fldCharType="begin"/>
          </w:r>
          <w:r w:rsidRPr="00764DED">
            <w:rPr>
              <w:noProof/>
              <w:webHidden/>
              <w:sz w:val="22"/>
              <w:rPrChange w:id="916" w:author="think" w:date="2017-02-12T22:52:00Z">
                <w:rPr>
                  <w:noProof/>
                  <w:webHidden/>
                </w:rPr>
              </w:rPrChange>
            </w:rPr>
            <w:instrText xml:space="preserve"> PAGEREF _Toc474703329 \h </w:instrText>
          </w:r>
          <w:r w:rsidRPr="00764DED">
            <w:rPr>
              <w:noProof/>
              <w:webHidden/>
              <w:sz w:val="22"/>
              <w:rPrChange w:id="917" w:author="think" w:date="2017-02-12T22:52:00Z">
                <w:rPr>
                  <w:noProof/>
                  <w:webHidden/>
                  <w:sz w:val="22"/>
                </w:rPr>
              </w:rPrChange>
            </w:rPr>
          </w:r>
          <w:r w:rsidRPr="00764DED">
            <w:rPr>
              <w:noProof/>
              <w:webHidden/>
              <w:sz w:val="22"/>
              <w:rPrChange w:id="918" w:author="think" w:date="2017-02-12T22:52:00Z">
                <w:rPr>
                  <w:noProof/>
                  <w:webHidden/>
                </w:rPr>
              </w:rPrChange>
            </w:rPr>
            <w:fldChar w:fldCharType="separate"/>
          </w:r>
          <w:r w:rsidRPr="00764DED">
            <w:rPr>
              <w:noProof/>
              <w:webHidden/>
              <w:sz w:val="22"/>
              <w:rPrChange w:id="919" w:author="think" w:date="2017-02-12T22:52:00Z">
                <w:rPr>
                  <w:noProof/>
                  <w:webHidden/>
                </w:rPr>
              </w:rPrChange>
            </w:rPr>
            <w:t>24</w:t>
          </w:r>
          <w:r w:rsidRPr="00764DED">
            <w:rPr>
              <w:noProof/>
              <w:webHidden/>
              <w:sz w:val="22"/>
              <w:rPrChange w:id="920" w:author="think" w:date="2017-02-12T22:52:00Z">
                <w:rPr>
                  <w:noProof/>
                  <w:webHidden/>
                </w:rPr>
              </w:rPrChange>
            </w:rPr>
            <w:fldChar w:fldCharType="end"/>
          </w:r>
          <w:r w:rsidRPr="00764DED">
            <w:rPr>
              <w:rStyle w:val="af5"/>
              <w:noProof/>
              <w:sz w:val="22"/>
              <w:rPrChange w:id="921" w:author="think" w:date="2017-02-12T22:52:00Z">
                <w:rPr>
                  <w:rStyle w:val="af5"/>
                  <w:noProof/>
                </w:rPr>
              </w:rPrChange>
            </w:rPr>
            <w:fldChar w:fldCharType="end"/>
          </w:r>
        </w:p>
        <w:p w14:paraId="2D11BC82" w14:textId="465A9B14" w:rsidR="00764DED" w:rsidRDefault="00764DED">
          <w:pPr>
            <w:rPr>
              <w:ins w:id="922" w:author="think" w:date="2017-02-12T22:52:00Z"/>
            </w:rPr>
          </w:pPr>
          <w:ins w:id="923" w:author="think" w:date="2017-02-12T22:52:00Z">
            <w:r w:rsidRPr="00764DED">
              <w:rPr>
                <w:b/>
                <w:bCs/>
                <w:sz w:val="22"/>
                <w:lang w:val="zh-CN"/>
                <w:rPrChange w:id="924" w:author="think" w:date="2017-02-12T22:52:00Z">
                  <w:rPr>
                    <w:b/>
                    <w:bCs/>
                    <w:lang w:val="zh-CN"/>
                  </w:rPr>
                </w:rPrChange>
              </w:rPr>
              <w:fldChar w:fldCharType="end"/>
            </w:r>
          </w:ins>
        </w:p>
        <w:customXmlInsRangeStart w:id="925" w:author="think" w:date="2017-02-12T22:52:00Z"/>
      </w:sdtContent>
    </w:sdt>
    <w:customXmlInsRangeEnd w:id="925"/>
    <w:p w14:paraId="3ED84777" w14:textId="0A3A7ECB" w:rsidR="00764DED" w:rsidRDefault="00764DED">
      <w:pPr>
        <w:widowControl/>
        <w:jc w:val="left"/>
        <w:rPr>
          <w:ins w:id="926" w:author="think" w:date="2017-02-12T22:50:00Z"/>
        </w:rPr>
      </w:pPr>
      <w:ins w:id="927" w:author="think" w:date="2017-02-12T22:50:00Z">
        <w:r>
          <w:br w:type="page"/>
        </w:r>
      </w:ins>
    </w:p>
    <w:p w14:paraId="011EEE11" w14:textId="77777777" w:rsidR="009866B1" w:rsidRPr="00764DED" w:rsidRDefault="009866B1">
      <w:pPr>
        <w:spacing w:line="560" w:lineRule="exact"/>
        <w:pPrChange w:id="928" w:author="think" w:date="2017-02-12T16:26:00Z">
          <w:pPr/>
        </w:pPrChange>
      </w:pPr>
    </w:p>
    <w:p w14:paraId="7FF893A2" w14:textId="77777777" w:rsidR="009866B1" w:rsidRDefault="009866B1">
      <w:pPr>
        <w:pStyle w:val="a5"/>
        <w:spacing w:line="560" w:lineRule="exact"/>
        <w:ind w:firstLine="640"/>
        <w:pPrChange w:id="929" w:author="think" w:date="2017-02-12T16:26:00Z">
          <w:pPr>
            <w:pStyle w:val="a5"/>
            <w:ind w:firstLine="640"/>
          </w:pPr>
        </w:pPrChange>
      </w:pPr>
      <w:r>
        <w:rPr>
          <w:rFonts w:hint="eastAsia"/>
        </w:rPr>
        <w:t>银码通二维码支付平台（以下简称“银码通”），主要提供商户</w:t>
      </w:r>
      <w:r w:rsidR="00AE5121">
        <w:rPr>
          <w:rFonts w:hint="eastAsia"/>
        </w:rPr>
        <w:t>二维码支付收款功能。</w:t>
      </w:r>
    </w:p>
    <w:p w14:paraId="7E44B3E5" w14:textId="2A457375" w:rsidR="00C04674" w:rsidRDefault="004272A5">
      <w:pPr>
        <w:pStyle w:val="1"/>
        <w:spacing w:before="0" w:after="0" w:line="560" w:lineRule="exact"/>
        <w:rPr>
          <w:ins w:id="930" w:author="think" w:date="2017-02-12T16:13:00Z"/>
        </w:rPr>
        <w:pPrChange w:id="931" w:author="think" w:date="2017-02-12T16:26:00Z">
          <w:pPr>
            <w:pStyle w:val="1"/>
          </w:pPr>
        </w:pPrChange>
      </w:pPr>
      <w:bookmarkStart w:id="932" w:name="_Toc474703282"/>
      <w:r>
        <w:t>系统</w:t>
      </w:r>
      <w:del w:id="933" w:author="think" w:date="2017-02-12T16:13:00Z">
        <w:r w:rsidDel="00C81A2D">
          <w:rPr>
            <w:rFonts w:hint="eastAsia"/>
          </w:rPr>
          <w:delText>框架</w:delText>
        </w:r>
      </w:del>
      <w:ins w:id="934" w:author="think" w:date="2017-02-12T16:13:00Z">
        <w:r w:rsidR="00C81A2D">
          <w:rPr>
            <w:rFonts w:hint="eastAsia"/>
          </w:rPr>
          <w:t>角色说明</w:t>
        </w:r>
        <w:bookmarkEnd w:id="932"/>
      </w:ins>
    </w:p>
    <w:p w14:paraId="2CB656BF" w14:textId="1788D0C9" w:rsidR="00C81A2D" w:rsidRDefault="00C81A2D">
      <w:pPr>
        <w:pStyle w:val="2"/>
        <w:spacing w:before="0" w:after="0" w:line="560" w:lineRule="exact"/>
        <w:rPr>
          <w:ins w:id="935" w:author="think" w:date="2017-02-12T16:13:00Z"/>
        </w:rPr>
        <w:pPrChange w:id="936" w:author="think" w:date="2017-02-12T16:26:00Z">
          <w:pPr>
            <w:pStyle w:val="1"/>
          </w:pPr>
        </w:pPrChange>
      </w:pPr>
      <w:bookmarkStart w:id="937" w:name="_Toc474703283"/>
      <w:ins w:id="938" w:author="think" w:date="2017-02-12T16:13:00Z">
        <w:r>
          <w:rPr>
            <w:rFonts w:hint="eastAsia"/>
          </w:rPr>
          <w:t>顾客</w:t>
        </w:r>
        <w:bookmarkEnd w:id="937"/>
      </w:ins>
    </w:p>
    <w:p w14:paraId="6A2AAF48" w14:textId="77777777" w:rsidR="00C81A2D" w:rsidRDefault="004839D2">
      <w:pPr>
        <w:pStyle w:val="a5"/>
        <w:spacing w:line="560" w:lineRule="exact"/>
        <w:ind w:firstLine="640"/>
        <w:rPr>
          <w:ins w:id="939" w:author="think" w:date="2017-02-12T16:13:00Z"/>
        </w:rPr>
        <w:pPrChange w:id="940" w:author="think" w:date="2017-02-12T16:26:00Z">
          <w:pPr>
            <w:pStyle w:val="a5"/>
            <w:ind w:firstLine="640"/>
          </w:pPr>
        </w:pPrChange>
      </w:pPr>
      <w:ins w:id="941" w:author="think" w:date="2017-02-12T16:13:00Z">
        <w:r>
          <w:rPr>
            <w:rFonts w:hint="eastAsia"/>
          </w:rPr>
          <w:t>主动使用微信</w:t>
        </w:r>
      </w:ins>
      <w:ins w:id="942" w:author="think" w:date="2017-02-12T16:14:00Z">
        <w:r>
          <w:rPr>
            <w:rFonts w:hint="eastAsia"/>
          </w:rPr>
          <w:t>/</w:t>
        </w:r>
        <w:r>
          <w:rPr>
            <w:rFonts w:hint="eastAsia"/>
          </w:rPr>
          <w:t>支付宝等</w:t>
        </w:r>
        <w:r>
          <w:rPr>
            <w:rFonts w:hint="eastAsia"/>
          </w:rPr>
          <w:t>app</w:t>
        </w:r>
        <w:r>
          <w:rPr>
            <w:rFonts w:hint="eastAsia"/>
          </w:rPr>
          <w:t>对</w:t>
        </w:r>
      </w:ins>
      <w:ins w:id="943" w:author="think" w:date="2017-02-12T16:13:00Z">
        <w:r w:rsidR="00C81A2D">
          <w:rPr>
            <w:rFonts w:hint="eastAsia"/>
          </w:rPr>
          <w:t>银码通二维码</w:t>
        </w:r>
      </w:ins>
      <w:ins w:id="944" w:author="think" w:date="2017-02-12T16:14:00Z">
        <w:r>
          <w:rPr>
            <w:rFonts w:hint="eastAsia"/>
          </w:rPr>
          <w:t>进行扫码并支付的人员</w:t>
        </w:r>
      </w:ins>
      <w:ins w:id="945" w:author="think" w:date="2017-02-12T16:13:00Z">
        <w:r w:rsidR="00C81A2D">
          <w:rPr>
            <w:rFonts w:hint="eastAsia"/>
          </w:rPr>
          <w:t>。</w:t>
        </w:r>
      </w:ins>
    </w:p>
    <w:p w14:paraId="02934B74" w14:textId="62CC2A03" w:rsidR="004839D2" w:rsidRDefault="004839D2">
      <w:pPr>
        <w:pStyle w:val="2"/>
        <w:spacing w:before="0" w:after="0" w:line="560" w:lineRule="exact"/>
        <w:rPr>
          <w:ins w:id="946" w:author="think" w:date="2017-02-12T16:14:00Z"/>
        </w:rPr>
        <w:pPrChange w:id="947" w:author="think" w:date="2017-02-12T16:26:00Z">
          <w:pPr>
            <w:pStyle w:val="2"/>
          </w:pPr>
        </w:pPrChange>
      </w:pPr>
      <w:bookmarkStart w:id="948" w:name="_Toc474703284"/>
      <w:ins w:id="949" w:author="think" w:date="2017-02-12T16:14:00Z">
        <w:r>
          <w:rPr>
            <w:rFonts w:hint="eastAsia"/>
          </w:rPr>
          <w:t>商户</w:t>
        </w:r>
        <w:bookmarkEnd w:id="948"/>
      </w:ins>
    </w:p>
    <w:p w14:paraId="67C26300" w14:textId="77777777" w:rsidR="004839D2" w:rsidRDefault="004839D2">
      <w:pPr>
        <w:pStyle w:val="a5"/>
        <w:spacing w:line="560" w:lineRule="exact"/>
        <w:ind w:firstLine="640"/>
        <w:rPr>
          <w:ins w:id="950" w:author="think" w:date="2017-02-12T16:15:00Z"/>
        </w:rPr>
        <w:pPrChange w:id="951" w:author="think" w:date="2017-02-12T16:26:00Z">
          <w:pPr>
            <w:pStyle w:val="a5"/>
            <w:ind w:firstLine="640"/>
          </w:pPr>
        </w:pPrChange>
      </w:pPr>
      <w:ins w:id="952" w:author="think" w:date="2017-02-12T16:14:00Z">
        <w:r>
          <w:rPr>
            <w:rFonts w:hint="eastAsia"/>
          </w:rPr>
          <w:t>提供相关信息，完成</w:t>
        </w:r>
      </w:ins>
      <w:ins w:id="953" w:author="think" w:date="2017-02-12T16:15:00Z">
        <w:r>
          <w:rPr>
            <w:rFonts w:hint="eastAsia"/>
          </w:rPr>
          <w:t>银码通二维码申请，</w:t>
        </w:r>
      </w:ins>
      <w:ins w:id="954" w:author="think" w:date="2017-02-12T16:16:00Z">
        <w:r>
          <w:rPr>
            <w:rFonts w:hint="eastAsia"/>
          </w:rPr>
          <w:t>并通过在</w:t>
        </w:r>
      </w:ins>
      <w:ins w:id="955" w:author="think" w:date="2017-02-12T16:15:00Z">
        <w:r>
          <w:rPr>
            <w:rFonts w:hint="eastAsia"/>
          </w:rPr>
          <w:t>经营场所展示</w:t>
        </w:r>
      </w:ins>
      <w:ins w:id="956" w:author="think" w:date="2017-02-12T16:16:00Z">
        <w:r>
          <w:rPr>
            <w:rFonts w:hint="eastAsia"/>
          </w:rPr>
          <w:t>二维码</w:t>
        </w:r>
      </w:ins>
      <w:ins w:id="957" w:author="think" w:date="2017-02-12T16:17:00Z">
        <w:r>
          <w:rPr>
            <w:rFonts w:hint="eastAsia"/>
          </w:rPr>
          <w:t>进行收单的经营者。</w:t>
        </w:r>
      </w:ins>
    </w:p>
    <w:p w14:paraId="275CEA3E" w14:textId="5AEFCF0C" w:rsidR="004839D2" w:rsidRDefault="004839D2">
      <w:pPr>
        <w:pStyle w:val="2"/>
        <w:spacing w:before="0" w:after="0" w:line="560" w:lineRule="exact"/>
        <w:rPr>
          <w:ins w:id="958" w:author="think" w:date="2017-02-12T16:17:00Z"/>
        </w:rPr>
        <w:pPrChange w:id="959" w:author="think" w:date="2017-02-12T16:26:00Z">
          <w:pPr>
            <w:pStyle w:val="2"/>
          </w:pPr>
        </w:pPrChange>
      </w:pPr>
      <w:bookmarkStart w:id="960" w:name="_Toc474703285"/>
      <w:ins w:id="961" w:author="think" w:date="2017-02-12T16:17:00Z">
        <w:r>
          <w:rPr>
            <w:rFonts w:hint="eastAsia"/>
          </w:rPr>
          <w:t>客户经理</w:t>
        </w:r>
        <w:bookmarkEnd w:id="960"/>
      </w:ins>
    </w:p>
    <w:p w14:paraId="329324F1" w14:textId="77777777" w:rsidR="004839D2" w:rsidRDefault="004839D2">
      <w:pPr>
        <w:pStyle w:val="a5"/>
        <w:spacing w:line="560" w:lineRule="exact"/>
        <w:ind w:firstLine="640"/>
        <w:rPr>
          <w:ins w:id="962" w:author="think" w:date="2017-02-12T16:17:00Z"/>
        </w:rPr>
        <w:pPrChange w:id="963" w:author="think" w:date="2017-02-12T16:26:00Z">
          <w:pPr>
            <w:pStyle w:val="a5"/>
            <w:ind w:firstLine="640"/>
          </w:pPr>
        </w:pPrChange>
      </w:pPr>
      <w:ins w:id="964" w:author="think" w:date="2017-02-12T16:17:00Z">
        <w:r>
          <w:rPr>
            <w:rFonts w:hint="eastAsia"/>
          </w:rPr>
          <w:t>接收商户相关申请和</w:t>
        </w:r>
      </w:ins>
      <w:ins w:id="965" w:author="think" w:date="2017-02-12T16:18:00Z">
        <w:r>
          <w:rPr>
            <w:rFonts w:hint="eastAsia"/>
          </w:rPr>
          <w:t>面核，完成后台信息录入</w:t>
        </w:r>
      </w:ins>
      <w:ins w:id="966" w:author="think" w:date="2017-02-12T16:19:00Z">
        <w:r>
          <w:rPr>
            <w:rFonts w:hint="eastAsia"/>
          </w:rPr>
          <w:t>、反馈结果给商户</w:t>
        </w:r>
      </w:ins>
      <w:ins w:id="967" w:author="think" w:date="2017-02-12T16:18:00Z">
        <w:r>
          <w:rPr>
            <w:rFonts w:hint="eastAsia"/>
          </w:rPr>
          <w:t>的人员</w:t>
        </w:r>
      </w:ins>
      <w:ins w:id="968" w:author="think" w:date="2017-02-12T16:17:00Z">
        <w:r>
          <w:rPr>
            <w:rFonts w:hint="eastAsia"/>
          </w:rPr>
          <w:t>。</w:t>
        </w:r>
      </w:ins>
    </w:p>
    <w:p w14:paraId="51FCF1EA" w14:textId="2F260EE4" w:rsidR="004839D2" w:rsidRDefault="004839D2">
      <w:pPr>
        <w:pStyle w:val="2"/>
        <w:spacing w:before="0" w:after="0" w:line="560" w:lineRule="exact"/>
        <w:rPr>
          <w:ins w:id="969" w:author="think" w:date="2017-02-12T16:18:00Z"/>
        </w:rPr>
        <w:pPrChange w:id="970" w:author="think" w:date="2017-02-12T16:26:00Z">
          <w:pPr>
            <w:pStyle w:val="2"/>
          </w:pPr>
        </w:pPrChange>
      </w:pPr>
      <w:bookmarkStart w:id="971" w:name="_Toc474703286"/>
      <w:ins w:id="972" w:author="think" w:date="2017-02-12T16:18:00Z">
        <w:r>
          <w:rPr>
            <w:rFonts w:hint="eastAsia"/>
          </w:rPr>
          <w:t>管理人员</w:t>
        </w:r>
        <w:bookmarkEnd w:id="971"/>
      </w:ins>
    </w:p>
    <w:p w14:paraId="6FD978F8" w14:textId="77777777" w:rsidR="004839D2" w:rsidRDefault="00B5678B">
      <w:pPr>
        <w:pStyle w:val="a5"/>
        <w:spacing w:line="560" w:lineRule="exact"/>
        <w:ind w:firstLine="640"/>
        <w:rPr>
          <w:ins w:id="973" w:author="think" w:date="2017-02-12T16:18:00Z"/>
        </w:rPr>
        <w:pPrChange w:id="974" w:author="think" w:date="2017-02-12T16:26:00Z">
          <w:pPr>
            <w:pStyle w:val="a5"/>
            <w:ind w:firstLine="640"/>
          </w:pPr>
        </w:pPrChange>
      </w:pPr>
      <w:ins w:id="975" w:author="think" w:date="2017-02-12T16:19:00Z">
        <w:r>
          <w:rPr>
            <w:rFonts w:hint="eastAsia"/>
          </w:rPr>
          <w:t>完成商户信息审核，</w:t>
        </w:r>
      </w:ins>
      <w:ins w:id="976" w:author="think" w:date="2017-02-12T16:20:00Z">
        <w:r>
          <w:rPr>
            <w:rFonts w:hint="eastAsia"/>
          </w:rPr>
          <w:t>具有系统后台管理权限的人员</w:t>
        </w:r>
      </w:ins>
      <w:ins w:id="977" w:author="think" w:date="2017-02-12T16:18:00Z">
        <w:r w:rsidR="004839D2">
          <w:rPr>
            <w:rFonts w:hint="eastAsia"/>
          </w:rPr>
          <w:t>。</w:t>
        </w:r>
      </w:ins>
    </w:p>
    <w:p w14:paraId="5752DC7B" w14:textId="2897D373" w:rsidR="009A178D" w:rsidRDefault="009A178D" w:rsidP="009A178D">
      <w:pPr>
        <w:pStyle w:val="2"/>
        <w:spacing w:before="0" w:after="0" w:line="560" w:lineRule="exact"/>
        <w:rPr>
          <w:ins w:id="978" w:author="think" w:date="2017-02-12T17:34:00Z"/>
        </w:rPr>
      </w:pPr>
      <w:bookmarkStart w:id="979" w:name="_Toc474703287"/>
      <w:ins w:id="980" w:author="think" w:date="2017-02-12T17:34:00Z">
        <w:r>
          <w:rPr>
            <w:rFonts w:hint="eastAsia"/>
          </w:rPr>
          <w:t>财务人员</w:t>
        </w:r>
        <w:bookmarkEnd w:id="979"/>
      </w:ins>
    </w:p>
    <w:p w14:paraId="20E1509F" w14:textId="37F02A10" w:rsidR="009A178D" w:rsidRDefault="009A178D" w:rsidP="009A178D">
      <w:pPr>
        <w:pStyle w:val="a5"/>
        <w:spacing w:line="560" w:lineRule="exact"/>
        <w:ind w:firstLine="640"/>
        <w:rPr>
          <w:ins w:id="981" w:author="think" w:date="2017-02-12T17:34:00Z"/>
        </w:rPr>
      </w:pPr>
      <w:ins w:id="982" w:author="think" w:date="2017-02-12T17:34:00Z">
        <w:r>
          <w:rPr>
            <w:rFonts w:hint="eastAsia"/>
          </w:rPr>
          <w:t>完成商户</w:t>
        </w:r>
      </w:ins>
      <w:ins w:id="983" w:author="think" w:date="2017-02-12T17:35:00Z">
        <w:r>
          <w:rPr>
            <w:rFonts w:hint="eastAsia"/>
          </w:rPr>
          <w:t>对账操作</w:t>
        </w:r>
      </w:ins>
      <w:ins w:id="984" w:author="think" w:date="2017-02-12T17:34:00Z">
        <w:r>
          <w:rPr>
            <w:rFonts w:hint="eastAsia"/>
          </w:rPr>
          <w:t>的人员。</w:t>
        </w:r>
      </w:ins>
    </w:p>
    <w:p w14:paraId="542FA183" w14:textId="46F5C252" w:rsidR="009A178D" w:rsidRDefault="009A178D" w:rsidP="009A178D">
      <w:pPr>
        <w:pStyle w:val="2"/>
        <w:spacing w:before="0" w:after="0" w:line="560" w:lineRule="exact"/>
        <w:rPr>
          <w:ins w:id="985" w:author="think" w:date="2017-02-12T17:34:00Z"/>
        </w:rPr>
      </w:pPr>
      <w:bookmarkStart w:id="986" w:name="_Toc474703288"/>
      <w:ins w:id="987" w:author="think" w:date="2017-02-12T17:34:00Z">
        <w:r>
          <w:rPr>
            <w:rFonts w:hint="eastAsia"/>
          </w:rPr>
          <w:t>客服</w:t>
        </w:r>
        <w:bookmarkEnd w:id="986"/>
      </w:ins>
    </w:p>
    <w:p w14:paraId="42540CBC" w14:textId="2B2201E7" w:rsidR="009A178D" w:rsidRDefault="009A178D" w:rsidP="009A178D">
      <w:pPr>
        <w:pStyle w:val="a5"/>
        <w:spacing w:line="560" w:lineRule="exact"/>
        <w:ind w:firstLine="640"/>
        <w:rPr>
          <w:ins w:id="988" w:author="think" w:date="2017-02-12T17:34:00Z"/>
        </w:rPr>
      </w:pPr>
      <w:ins w:id="989" w:author="think" w:date="2017-02-12T17:35:00Z">
        <w:r>
          <w:rPr>
            <w:rFonts w:hint="eastAsia"/>
          </w:rPr>
          <w:t>处理顾客、商户在公众号等平台反馈意见和指导日常操作</w:t>
        </w:r>
      </w:ins>
      <w:ins w:id="990" w:author="think" w:date="2017-02-12T17:34:00Z">
        <w:r>
          <w:rPr>
            <w:rFonts w:hint="eastAsia"/>
          </w:rPr>
          <w:t>的人员。</w:t>
        </w:r>
      </w:ins>
    </w:p>
    <w:p w14:paraId="53160FB0" w14:textId="511D8B27" w:rsidR="00C81A2D" w:rsidRPr="00C81A2D" w:rsidRDefault="00B5678B">
      <w:pPr>
        <w:pStyle w:val="1"/>
        <w:spacing w:before="0" w:after="0" w:line="560" w:lineRule="exact"/>
        <w:pPrChange w:id="991" w:author="think" w:date="2017-02-12T16:26:00Z">
          <w:pPr>
            <w:pStyle w:val="1"/>
          </w:pPr>
        </w:pPrChange>
      </w:pPr>
      <w:bookmarkStart w:id="992" w:name="_Toc474703289"/>
      <w:ins w:id="993" w:author="think" w:date="2017-02-12T16:20:00Z">
        <w:r>
          <w:rPr>
            <w:rFonts w:hint="eastAsia"/>
          </w:rPr>
          <w:lastRenderedPageBreak/>
          <w:t>业务场景</w:t>
        </w:r>
      </w:ins>
      <w:bookmarkEnd w:id="992"/>
    </w:p>
    <w:p w14:paraId="1064ADC1" w14:textId="77777777" w:rsidR="00490400" w:rsidRDefault="00490400" w:rsidP="00637C42">
      <w:r>
        <w:rPr>
          <w:rFonts w:hint="eastAsia"/>
          <w:noProof/>
        </w:rPr>
        <w:drawing>
          <wp:inline distT="0" distB="0" distL="0" distR="0" wp14:anchorId="046C905D" wp14:editId="53EAEB78">
            <wp:extent cx="5274310" cy="37382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系统框架图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A7E4A" w14:textId="77777777" w:rsidR="00490400" w:rsidRDefault="00490400">
      <w:pPr>
        <w:spacing w:line="560" w:lineRule="exact"/>
        <w:pPrChange w:id="994" w:author="think" w:date="2017-02-12T16:26:00Z">
          <w:pPr/>
        </w:pPrChange>
      </w:pPr>
      <w:r>
        <w:rPr>
          <w:rFonts w:hint="eastAsia"/>
        </w:rPr>
        <w:t>系统的功能框架大致如上图：</w:t>
      </w:r>
    </w:p>
    <w:p w14:paraId="6D7B80B2" w14:textId="33314EE7" w:rsidR="00B22436" w:rsidRDefault="00B22436">
      <w:pPr>
        <w:pStyle w:val="2"/>
        <w:spacing w:before="0" w:after="0" w:line="560" w:lineRule="exact"/>
        <w:pPrChange w:id="995" w:author="think" w:date="2017-02-12T16:26:00Z">
          <w:pPr>
            <w:pStyle w:val="2"/>
          </w:pPr>
        </w:pPrChange>
      </w:pPr>
      <w:bookmarkStart w:id="996" w:name="_Toc474703290"/>
      <w:r>
        <w:rPr>
          <w:rFonts w:hint="eastAsia"/>
        </w:rPr>
        <w:t>顾客消费交易</w:t>
      </w:r>
      <w:bookmarkEnd w:id="996"/>
    </w:p>
    <w:p w14:paraId="36052620" w14:textId="77777777" w:rsidR="002C6FBE" w:rsidRDefault="00490400">
      <w:pPr>
        <w:pStyle w:val="a5"/>
        <w:numPr>
          <w:ilvl w:val="0"/>
          <w:numId w:val="10"/>
        </w:numPr>
        <w:spacing w:line="560" w:lineRule="exact"/>
        <w:ind w:firstLineChars="0"/>
        <w:rPr>
          <w:ins w:id="997" w:author="think" w:date="2017-02-12T16:22:00Z"/>
        </w:rPr>
        <w:pPrChange w:id="998" w:author="think" w:date="2017-02-12T16:26:00Z">
          <w:pPr>
            <w:pStyle w:val="a5"/>
            <w:ind w:firstLine="640"/>
          </w:pPr>
        </w:pPrChange>
      </w:pPr>
      <w:del w:id="999" w:author="think" w:date="2017-02-12T16:21:00Z">
        <w:r w:rsidDel="002C5375">
          <w:rPr>
            <w:rFonts w:hint="eastAsia"/>
          </w:rPr>
          <w:delText>包括</w:delText>
        </w:r>
      </w:del>
      <w:r>
        <w:rPr>
          <w:rFonts w:hint="eastAsia"/>
        </w:rPr>
        <w:t>顾客</w:t>
      </w:r>
      <w:ins w:id="1000" w:author="think" w:date="2017-02-12T16:21:00Z">
        <w:r w:rsidR="006E6064">
          <w:rPr>
            <w:rFonts w:hint="eastAsia"/>
          </w:rPr>
          <w:t>使用微信</w:t>
        </w:r>
        <w:r w:rsidR="006E6064">
          <w:rPr>
            <w:rFonts w:hint="eastAsia"/>
          </w:rPr>
          <w:t>/</w:t>
        </w:r>
        <w:r w:rsidR="006E6064">
          <w:rPr>
            <w:rFonts w:hint="eastAsia"/>
          </w:rPr>
          <w:t>支付宝等</w:t>
        </w:r>
        <w:r w:rsidR="006E6064">
          <w:rPr>
            <w:rFonts w:hint="eastAsia"/>
          </w:rPr>
          <w:t>app</w:t>
        </w:r>
      </w:ins>
      <w:r>
        <w:rPr>
          <w:rFonts w:hint="eastAsia"/>
        </w:rPr>
        <w:t>扫银码通二维码</w:t>
      </w:r>
      <w:del w:id="1001" w:author="think" w:date="2017-02-12T16:22:00Z">
        <w:r w:rsidDel="002C6FBE">
          <w:rPr>
            <w:rFonts w:hint="eastAsia"/>
          </w:rPr>
          <w:delText>后，</w:delText>
        </w:r>
      </w:del>
    </w:p>
    <w:p w14:paraId="7E946992" w14:textId="77777777" w:rsidR="002C6FBE" w:rsidRDefault="00490400">
      <w:pPr>
        <w:pStyle w:val="a5"/>
        <w:numPr>
          <w:ilvl w:val="0"/>
          <w:numId w:val="10"/>
        </w:numPr>
        <w:spacing w:line="560" w:lineRule="exact"/>
        <w:ind w:firstLineChars="0"/>
        <w:rPr>
          <w:ins w:id="1002" w:author="think" w:date="2017-02-12T16:22:00Z"/>
        </w:rPr>
        <w:pPrChange w:id="1003" w:author="think" w:date="2017-02-12T16:26:00Z">
          <w:pPr>
            <w:pStyle w:val="a5"/>
            <w:ind w:firstLine="640"/>
          </w:pPr>
        </w:pPrChange>
      </w:pPr>
      <w:r>
        <w:rPr>
          <w:rFonts w:hint="eastAsia"/>
        </w:rPr>
        <w:t>后台</w:t>
      </w:r>
      <w:ins w:id="1004" w:author="think" w:date="2017-02-12T16:22:00Z">
        <w:r w:rsidR="002C6FBE">
          <w:rPr>
            <w:rFonts w:hint="eastAsia"/>
          </w:rPr>
          <w:t>通过路由选择</w:t>
        </w:r>
      </w:ins>
      <w:del w:id="1005" w:author="think" w:date="2017-02-12T16:21:00Z">
        <w:r w:rsidDel="006E6064">
          <w:rPr>
            <w:rFonts w:hint="eastAsia"/>
          </w:rPr>
          <w:delText>给出</w:delText>
        </w:r>
      </w:del>
      <w:ins w:id="1006" w:author="think" w:date="2017-02-12T16:21:00Z">
        <w:r w:rsidR="006E6064">
          <w:rPr>
            <w:rFonts w:hint="eastAsia"/>
          </w:rPr>
          <w:t>返回收银台</w:t>
        </w:r>
      </w:ins>
      <w:r>
        <w:rPr>
          <w:rFonts w:hint="eastAsia"/>
        </w:rPr>
        <w:t>支付交易页面</w:t>
      </w:r>
    </w:p>
    <w:p w14:paraId="1EA2FEFA" w14:textId="77777777" w:rsidR="009377B0" w:rsidRDefault="00490400">
      <w:pPr>
        <w:pStyle w:val="a5"/>
        <w:numPr>
          <w:ilvl w:val="0"/>
          <w:numId w:val="10"/>
        </w:numPr>
        <w:spacing w:line="560" w:lineRule="exact"/>
        <w:ind w:firstLineChars="0"/>
        <w:rPr>
          <w:ins w:id="1007" w:author="think" w:date="2017-02-12T16:24:00Z"/>
        </w:rPr>
        <w:pPrChange w:id="1008" w:author="think" w:date="2017-02-12T16:26:00Z">
          <w:pPr>
            <w:pStyle w:val="a5"/>
            <w:ind w:firstLine="640"/>
          </w:pPr>
        </w:pPrChange>
      </w:pPr>
      <w:del w:id="1009" w:author="think" w:date="2017-02-12T16:22:00Z">
        <w:r w:rsidDel="002C6FBE">
          <w:rPr>
            <w:rFonts w:hint="eastAsia"/>
          </w:rPr>
          <w:delText>，</w:delText>
        </w:r>
      </w:del>
      <w:r>
        <w:rPr>
          <w:rFonts w:hint="eastAsia"/>
        </w:rPr>
        <w:t>顾客输入金额</w:t>
      </w:r>
      <w:ins w:id="1010" w:author="think" w:date="2017-02-12T16:23:00Z">
        <w:r w:rsidR="002C6FBE">
          <w:rPr>
            <w:rFonts w:hint="eastAsia"/>
          </w:rPr>
          <w:t>、密码</w:t>
        </w:r>
      </w:ins>
      <w:del w:id="1011" w:author="think" w:date="2017-02-12T16:23:00Z">
        <w:r w:rsidDel="002C6FBE">
          <w:rPr>
            <w:rFonts w:hint="eastAsia"/>
          </w:rPr>
          <w:delText>提交</w:delText>
        </w:r>
      </w:del>
      <w:del w:id="1012" w:author="think" w:date="2017-02-12T16:24:00Z">
        <w:r w:rsidR="009377B0" w:rsidDel="009377B0">
          <w:rPr>
            <w:rFonts w:hint="eastAsia"/>
          </w:rPr>
          <w:delText>后</w:delText>
        </w:r>
      </w:del>
      <w:ins w:id="1013" w:author="think" w:date="2017-02-12T16:24:00Z">
        <w:r w:rsidR="009377B0">
          <w:rPr>
            <w:rFonts w:hint="eastAsia"/>
          </w:rPr>
          <w:t>完成支付</w:t>
        </w:r>
      </w:ins>
    </w:p>
    <w:p w14:paraId="6E1C76E3" w14:textId="77777777" w:rsidR="00490400" w:rsidRDefault="00490400">
      <w:pPr>
        <w:pStyle w:val="a5"/>
        <w:numPr>
          <w:ilvl w:val="0"/>
          <w:numId w:val="10"/>
        </w:numPr>
        <w:spacing w:line="560" w:lineRule="exact"/>
        <w:ind w:firstLineChars="0"/>
        <w:pPrChange w:id="1014" w:author="think" w:date="2017-02-12T16:26:00Z">
          <w:pPr>
            <w:pStyle w:val="a5"/>
            <w:ind w:firstLine="640"/>
          </w:pPr>
        </w:pPrChange>
      </w:pPr>
      <w:del w:id="1015" w:author="think" w:date="2017-02-12T16:25:00Z">
        <w:r w:rsidDel="009377B0">
          <w:rPr>
            <w:rFonts w:hint="eastAsia"/>
          </w:rPr>
          <w:delText>，后台调用路由选择模块，根据路由策略选择当前商户所对应的支付渠道，通过渠道支付接口完成交易。完成交易后渠道会通过</w:delText>
        </w:r>
      </w:del>
      <w:r>
        <w:rPr>
          <w:rFonts w:hint="eastAsia"/>
        </w:rPr>
        <w:t>微信或支付宝自行</w:t>
      </w:r>
      <w:del w:id="1016" w:author="think" w:date="2017-02-12T16:25:00Z">
        <w:r w:rsidDel="004D5B46">
          <w:rPr>
            <w:rFonts w:hint="eastAsia"/>
          </w:rPr>
          <w:delText>通知</w:delText>
        </w:r>
      </w:del>
      <w:ins w:id="1017" w:author="think" w:date="2017-02-12T16:25:00Z">
        <w:r w:rsidR="004D5B46">
          <w:rPr>
            <w:rFonts w:hint="eastAsia"/>
          </w:rPr>
          <w:t>返回</w:t>
        </w:r>
      </w:ins>
      <w:r>
        <w:rPr>
          <w:rFonts w:hint="eastAsia"/>
        </w:rPr>
        <w:t>顾客消费回执，银码通平台无需关注。</w:t>
      </w:r>
    </w:p>
    <w:p w14:paraId="5509D9E6" w14:textId="0F5060F3" w:rsidR="00B22436" w:rsidRDefault="00B22436">
      <w:pPr>
        <w:pStyle w:val="2"/>
        <w:spacing w:before="0" w:after="0" w:line="560" w:lineRule="exact"/>
        <w:rPr>
          <w:ins w:id="1018" w:author="think" w:date="2017-02-12T16:30:00Z"/>
        </w:rPr>
        <w:pPrChange w:id="1019" w:author="think" w:date="2017-02-12T16:26:00Z">
          <w:pPr>
            <w:pStyle w:val="2"/>
          </w:pPr>
        </w:pPrChange>
      </w:pPr>
      <w:bookmarkStart w:id="1020" w:name="_Toc474703291"/>
      <w:r>
        <w:rPr>
          <w:rFonts w:hint="eastAsia"/>
        </w:rPr>
        <w:t>商户</w:t>
      </w:r>
      <w:ins w:id="1021" w:author="think" w:date="2017-02-12T16:27:00Z">
        <w:r w:rsidR="00BF1F9C">
          <w:rPr>
            <w:rFonts w:hint="eastAsia"/>
          </w:rPr>
          <w:t>交易结果</w:t>
        </w:r>
      </w:ins>
      <w:del w:id="1022" w:author="think" w:date="2017-02-12T16:27:00Z">
        <w:r w:rsidDel="00BF1F9C">
          <w:rPr>
            <w:rFonts w:hint="eastAsia"/>
          </w:rPr>
          <w:delText>逐笔</w:delText>
        </w:r>
      </w:del>
      <w:r>
        <w:rPr>
          <w:rFonts w:hint="eastAsia"/>
        </w:rPr>
        <w:t>反馈</w:t>
      </w:r>
      <w:bookmarkEnd w:id="1020"/>
    </w:p>
    <w:p w14:paraId="75F93B12" w14:textId="77777777" w:rsidR="00566E1C" w:rsidRPr="00637C42" w:rsidRDefault="00566E1C">
      <w:pPr>
        <w:pStyle w:val="a5"/>
        <w:spacing w:line="560" w:lineRule="exact"/>
        <w:ind w:firstLine="640"/>
        <w:pPrChange w:id="1023" w:author="think" w:date="2017-02-12T16:30:00Z">
          <w:pPr>
            <w:pStyle w:val="2"/>
          </w:pPr>
        </w:pPrChange>
      </w:pPr>
      <w:ins w:id="1024" w:author="think" w:date="2017-02-12T16:30:00Z">
        <w:r>
          <w:rPr>
            <w:rFonts w:hint="eastAsia"/>
          </w:rPr>
          <w:t>商户需先行关注银码通公众号。</w:t>
        </w:r>
      </w:ins>
    </w:p>
    <w:p w14:paraId="755C1EAB" w14:textId="77777777" w:rsidR="00BF1F9C" w:rsidRDefault="00BF1F9C">
      <w:pPr>
        <w:pStyle w:val="a5"/>
        <w:numPr>
          <w:ilvl w:val="0"/>
          <w:numId w:val="10"/>
        </w:numPr>
        <w:spacing w:line="560" w:lineRule="exact"/>
        <w:ind w:firstLineChars="0"/>
        <w:rPr>
          <w:ins w:id="1025" w:author="think" w:date="2017-02-12T16:28:00Z"/>
        </w:rPr>
        <w:pPrChange w:id="1026" w:author="think" w:date="2017-02-12T16:26:00Z">
          <w:pPr>
            <w:pStyle w:val="a5"/>
            <w:ind w:firstLine="640"/>
          </w:pPr>
        </w:pPrChange>
      </w:pPr>
      <w:ins w:id="1027" w:author="think" w:date="2017-02-12T16:27:00Z">
        <w:r>
          <w:rPr>
            <w:rFonts w:hint="eastAsia"/>
          </w:rPr>
          <w:t>上述顾客消费成功后，微信</w:t>
        </w:r>
        <w:r>
          <w:rPr>
            <w:rFonts w:hint="eastAsia"/>
          </w:rPr>
          <w:t>/</w:t>
        </w:r>
        <w:r>
          <w:rPr>
            <w:rFonts w:hint="eastAsia"/>
          </w:rPr>
          <w:t>支付宝发起异步通知</w:t>
        </w:r>
      </w:ins>
      <w:ins w:id="1028" w:author="think" w:date="2017-02-12T16:28:00Z">
        <w:r>
          <w:rPr>
            <w:rFonts w:hint="eastAsia"/>
          </w:rPr>
          <w:t>上游商户</w:t>
        </w:r>
      </w:ins>
    </w:p>
    <w:p w14:paraId="6A116D25" w14:textId="77777777" w:rsidR="00BF1F9C" w:rsidRDefault="00BF1F9C">
      <w:pPr>
        <w:pStyle w:val="a5"/>
        <w:numPr>
          <w:ilvl w:val="0"/>
          <w:numId w:val="10"/>
        </w:numPr>
        <w:spacing w:line="560" w:lineRule="exact"/>
        <w:ind w:firstLineChars="0"/>
        <w:rPr>
          <w:ins w:id="1029" w:author="think" w:date="2017-02-12T16:28:00Z"/>
        </w:rPr>
        <w:pPrChange w:id="1030" w:author="think" w:date="2017-02-12T16:26:00Z">
          <w:pPr>
            <w:pStyle w:val="a5"/>
            <w:ind w:firstLine="640"/>
          </w:pPr>
        </w:pPrChange>
      </w:pPr>
      <w:ins w:id="1031" w:author="think" w:date="2017-02-12T16:28:00Z">
        <w:r>
          <w:rPr>
            <w:rFonts w:hint="eastAsia"/>
          </w:rPr>
          <w:t>上游商户转发交易结果至我司服务器，中间有可能经过接口转换</w:t>
        </w:r>
      </w:ins>
    </w:p>
    <w:p w14:paraId="39951B5A" w14:textId="77777777" w:rsidR="00490400" w:rsidRDefault="00BF1F9C">
      <w:pPr>
        <w:pStyle w:val="a5"/>
        <w:numPr>
          <w:ilvl w:val="0"/>
          <w:numId w:val="10"/>
        </w:numPr>
        <w:spacing w:line="560" w:lineRule="exact"/>
        <w:ind w:firstLineChars="0"/>
        <w:pPrChange w:id="1032" w:author="think" w:date="2017-02-12T16:26:00Z">
          <w:pPr>
            <w:pStyle w:val="a5"/>
            <w:ind w:firstLine="640"/>
          </w:pPr>
        </w:pPrChange>
      </w:pPr>
      <w:ins w:id="1033" w:author="think" w:date="2017-02-12T16:28:00Z">
        <w:r>
          <w:rPr>
            <w:rFonts w:hint="eastAsia"/>
          </w:rPr>
          <w:lastRenderedPageBreak/>
          <w:t>我司服务器</w:t>
        </w:r>
      </w:ins>
      <w:ins w:id="1034" w:author="think" w:date="2017-02-12T16:29:00Z">
        <w:r>
          <w:rPr>
            <w:rFonts w:hint="eastAsia"/>
          </w:rPr>
          <w:t>收到通知后，</w:t>
        </w:r>
      </w:ins>
      <w:del w:id="1035" w:author="think" w:date="2017-02-12T16:29:00Z">
        <w:r w:rsidR="00490400" w:rsidDel="00BF1F9C">
          <w:rPr>
            <w:rFonts w:hint="eastAsia"/>
          </w:rPr>
          <w:delText>渠道完成交易后，</w:delText>
        </w:r>
      </w:del>
      <w:r w:rsidR="00490400">
        <w:rPr>
          <w:rFonts w:hint="eastAsia"/>
        </w:rPr>
        <w:t>通过</w:t>
      </w:r>
      <w:del w:id="1036" w:author="think" w:date="2017-02-12T16:29:00Z">
        <w:r w:rsidR="00490400" w:rsidDel="00BF1F9C">
          <w:rPr>
            <w:rFonts w:hint="eastAsia"/>
          </w:rPr>
          <w:delText>接口通知银码通消费回执，再由</w:delText>
        </w:r>
      </w:del>
      <w:r w:rsidR="00490400">
        <w:rPr>
          <w:rFonts w:hint="eastAsia"/>
        </w:rPr>
        <w:t>银码通</w:t>
      </w:r>
      <w:ins w:id="1037" w:author="think" w:date="2017-02-12T16:29:00Z">
        <w:r>
          <w:rPr>
            <w:rFonts w:hint="eastAsia"/>
          </w:rPr>
          <w:t>公众号</w:t>
        </w:r>
      </w:ins>
      <w:r w:rsidR="00490400">
        <w:rPr>
          <w:rFonts w:hint="eastAsia"/>
        </w:rPr>
        <w:t>通知商户。</w:t>
      </w:r>
    </w:p>
    <w:p w14:paraId="28472FA7" w14:textId="64D5FD2F" w:rsidR="00B22436" w:rsidRDefault="00B22436">
      <w:pPr>
        <w:pStyle w:val="2"/>
        <w:spacing w:before="0" w:after="0" w:line="560" w:lineRule="exact"/>
        <w:pPrChange w:id="1038" w:author="think" w:date="2017-02-12T16:26:00Z">
          <w:pPr>
            <w:pStyle w:val="2"/>
          </w:pPr>
        </w:pPrChange>
      </w:pPr>
      <w:bookmarkStart w:id="1039" w:name="_Toc474703292"/>
      <w:r>
        <w:rPr>
          <w:rFonts w:hint="eastAsia"/>
        </w:rPr>
        <w:t>商户自助服务</w:t>
      </w:r>
      <w:bookmarkEnd w:id="1039"/>
    </w:p>
    <w:p w14:paraId="4DFBD8FB" w14:textId="77777777" w:rsidR="00566E1C" w:rsidRPr="00B8264D" w:rsidRDefault="00566E1C" w:rsidP="00566E1C">
      <w:pPr>
        <w:pStyle w:val="a5"/>
        <w:spacing w:line="560" w:lineRule="exact"/>
        <w:ind w:firstLine="640"/>
        <w:rPr>
          <w:ins w:id="1040" w:author="think" w:date="2017-02-12T16:30:00Z"/>
        </w:rPr>
      </w:pPr>
      <w:ins w:id="1041" w:author="think" w:date="2017-02-12T16:30:00Z">
        <w:r>
          <w:rPr>
            <w:rFonts w:hint="eastAsia"/>
          </w:rPr>
          <w:t>商户需先行关注银码通公众号。</w:t>
        </w:r>
      </w:ins>
    </w:p>
    <w:p w14:paraId="51C001AE" w14:textId="77777777" w:rsidR="00490400" w:rsidDel="00566E1C" w:rsidRDefault="00490400">
      <w:pPr>
        <w:pStyle w:val="a5"/>
        <w:spacing w:line="560" w:lineRule="exact"/>
        <w:ind w:firstLine="640"/>
        <w:rPr>
          <w:del w:id="1042" w:author="think" w:date="2017-02-12T16:30:00Z"/>
        </w:rPr>
        <w:pPrChange w:id="1043" w:author="think" w:date="2017-02-12T16:26:00Z">
          <w:pPr>
            <w:pStyle w:val="a5"/>
            <w:ind w:firstLine="640"/>
          </w:pPr>
        </w:pPrChange>
      </w:pPr>
      <w:del w:id="1044" w:author="think" w:date="2017-02-12T16:30:00Z">
        <w:r w:rsidDel="00566E1C">
          <w:rPr>
            <w:rFonts w:hint="eastAsia"/>
          </w:rPr>
          <w:delText>商户</w:delText>
        </w:r>
        <w:r w:rsidR="004C5F83" w:rsidDel="00566E1C">
          <w:rPr>
            <w:rFonts w:hint="eastAsia"/>
          </w:rPr>
          <w:delText>须</w:delText>
        </w:r>
        <w:r w:rsidDel="00566E1C">
          <w:rPr>
            <w:rFonts w:hint="eastAsia"/>
          </w:rPr>
          <w:delText>关注银码通公众号</w:delText>
        </w:r>
        <w:r w:rsidR="004C5F83" w:rsidDel="00566E1C">
          <w:rPr>
            <w:rFonts w:hint="eastAsia"/>
          </w:rPr>
          <w:delText>后获得以下功能。</w:delText>
        </w:r>
      </w:del>
    </w:p>
    <w:p w14:paraId="4E0D4AA6" w14:textId="77777777" w:rsidR="00AE5121" w:rsidRDefault="00AE5121">
      <w:pPr>
        <w:pStyle w:val="a7"/>
        <w:numPr>
          <w:ilvl w:val="0"/>
          <w:numId w:val="3"/>
        </w:numPr>
        <w:spacing w:line="560" w:lineRule="exact"/>
        <w:ind w:firstLineChars="0"/>
        <w:rPr>
          <w:ins w:id="1045" w:author="think" w:date="2017-02-12T16:33:00Z"/>
        </w:rPr>
        <w:pPrChange w:id="1046" w:author="think" w:date="2017-02-12T16:26:00Z">
          <w:pPr>
            <w:pStyle w:val="a7"/>
            <w:numPr>
              <w:numId w:val="3"/>
            </w:numPr>
            <w:ind w:left="1140" w:firstLineChars="0" w:hanging="720"/>
          </w:pPr>
        </w:pPrChange>
      </w:pPr>
      <w:r>
        <w:rPr>
          <w:rFonts w:hint="eastAsia"/>
        </w:rPr>
        <w:t>商户</w:t>
      </w:r>
      <w:del w:id="1047" w:author="think" w:date="2017-02-12T16:32:00Z">
        <w:r w:rsidDel="008D550D">
          <w:rPr>
            <w:rFonts w:hint="eastAsia"/>
          </w:rPr>
          <w:delText>注册</w:delText>
        </w:r>
      </w:del>
      <w:ins w:id="1048" w:author="think" w:date="2017-02-12T16:32:00Z">
        <w:r w:rsidR="008D550D">
          <w:rPr>
            <w:rFonts w:hint="eastAsia"/>
          </w:rPr>
          <w:t>微信号绑定</w:t>
        </w:r>
      </w:ins>
      <w:r>
        <w:rPr>
          <w:rFonts w:hint="eastAsia"/>
        </w:rPr>
        <w:t>。</w:t>
      </w:r>
    </w:p>
    <w:p w14:paraId="6EF5A55B" w14:textId="77777777" w:rsidR="00EB74AC" w:rsidRDefault="00104BA6">
      <w:pPr>
        <w:pStyle w:val="a5"/>
        <w:numPr>
          <w:ilvl w:val="0"/>
          <w:numId w:val="10"/>
        </w:numPr>
        <w:spacing w:line="560" w:lineRule="exact"/>
        <w:ind w:firstLineChars="0"/>
        <w:rPr>
          <w:ins w:id="1049" w:author="think" w:date="2017-02-12T16:34:00Z"/>
        </w:rPr>
        <w:pPrChange w:id="1050" w:author="think" w:date="2017-02-12T16:33:00Z">
          <w:pPr>
            <w:pStyle w:val="a7"/>
            <w:numPr>
              <w:numId w:val="3"/>
            </w:numPr>
            <w:ind w:left="1140" w:firstLineChars="0" w:hanging="720"/>
          </w:pPr>
        </w:pPrChange>
      </w:pPr>
      <w:ins w:id="1051" w:author="think" w:date="2017-02-12T16:33:00Z">
        <w:r>
          <w:rPr>
            <w:rFonts w:hint="eastAsia"/>
          </w:rPr>
          <w:t>商户点击</w:t>
        </w:r>
      </w:ins>
      <w:ins w:id="1052" w:author="think" w:date="2017-02-12T16:34:00Z">
        <w:r w:rsidR="002509F5">
          <w:rPr>
            <w:rFonts w:hint="eastAsia"/>
          </w:rPr>
          <w:t>绑定</w:t>
        </w:r>
      </w:ins>
    </w:p>
    <w:p w14:paraId="60D59934" w14:textId="77777777" w:rsidR="002509F5" w:rsidRDefault="002509F5">
      <w:pPr>
        <w:pStyle w:val="a5"/>
        <w:numPr>
          <w:ilvl w:val="0"/>
          <w:numId w:val="10"/>
        </w:numPr>
        <w:spacing w:line="560" w:lineRule="exact"/>
        <w:ind w:firstLineChars="0"/>
        <w:rPr>
          <w:ins w:id="1053" w:author="think" w:date="2017-02-12T16:34:00Z"/>
        </w:rPr>
        <w:pPrChange w:id="1054" w:author="think" w:date="2017-02-12T16:33:00Z">
          <w:pPr>
            <w:pStyle w:val="a7"/>
            <w:numPr>
              <w:numId w:val="3"/>
            </w:numPr>
            <w:ind w:left="1140" w:firstLineChars="0" w:hanging="720"/>
          </w:pPr>
        </w:pPrChange>
      </w:pPr>
      <w:ins w:id="1055" w:author="think" w:date="2017-02-12T16:34:00Z">
        <w:r>
          <w:rPr>
            <w:rFonts w:hint="eastAsia"/>
          </w:rPr>
          <w:t>输入预留手机号</w:t>
        </w:r>
      </w:ins>
    </w:p>
    <w:p w14:paraId="7D63578C" w14:textId="77777777" w:rsidR="002509F5" w:rsidRDefault="002509F5">
      <w:pPr>
        <w:pStyle w:val="a5"/>
        <w:numPr>
          <w:ilvl w:val="0"/>
          <w:numId w:val="10"/>
        </w:numPr>
        <w:spacing w:line="560" w:lineRule="exact"/>
        <w:ind w:firstLineChars="0"/>
        <w:rPr>
          <w:ins w:id="1056" w:author="think" w:date="2017-02-12T16:34:00Z"/>
        </w:rPr>
        <w:pPrChange w:id="1057" w:author="think" w:date="2017-02-12T16:33:00Z">
          <w:pPr>
            <w:pStyle w:val="a7"/>
            <w:numPr>
              <w:numId w:val="3"/>
            </w:numPr>
            <w:ind w:left="1140" w:firstLineChars="0" w:hanging="720"/>
          </w:pPr>
        </w:pPrChange>
      </w:pPr>
      <w:ins w:id="1058" w:author="think" w:date="2017-02-12T16:34:00Z">
        <w:r>
          <w:rPr>
            <w:rFonts w:hint="eastAsia"/>
          </w:rPr>
          <w:t>输入收到的手机验证码</w:t>
        </w:r>
      </w:ins>
    </w:p>
    <w:p w14:paraId="67229922" w14:textId="77777777" w:rsidR="002509F5" w:rsidRPr="00637C42" w:rsidRDefault="002509F5">
      <w:pPr>
        <w:pStyle w:val="a5"/>
        <w:numPr>
          <w:ilvl w:val="0"/>
          <w:numId w:val="10"/>
        </w:numPr>
        <w:spacing w:line="560" w:lineRule="exact"/>
        <w:ind w:firstLineChars="0"/>
        <w:pPrChange w:id="1059" w:author="think" w:date="2017-02-12T16:33:00Z">
          <w:pPr>
            <w:pStyle w:val="a7"/>
            <w:numPr>
              <w:numId w:val="3"/>
            </w:numPr>
            <w:ind w:left="1140" w:firstLineChars="0" w:hanging="720"/>
          </w:pPr>
        </w:pPrChange>
      </w:pPr>
      <w:ins w:id="1060" w:author="think" w:date="2017-02-12T16:34:00Z">
        <w:r>
          <w:rPr>
            <w:rFonts w:hint="eastAsia"/>
          </w:rPr>
          <w:t>后台完成绑定</w:t>
        </w:r>
      </w:ins>
    </w:p>
    <w:p w14:paraId="3559902F" w14:textId="6C55D1EE" w:rsidR="00AE5121" w:rsidRDefault="00AE5121">
      <w:pPr>
        <w:pStyle w:val="a7"/>
        <w:numPr>
          <w:ilvl w:val="0"/>
          <w:numId w:val="3"/>
        </w:numPr>
        <w:spacing w:line="560" w:lineRule="exact"/>
        <w:ind w:firstLineChars="0"/>
        <w:rPr>
          <w:ins w:id="1061" w:author="think" w:date="2017-02-12T16:34:00Z"/>
        </w:rPr>
        <w:pPrChange w:id="1062" w:author="think" w:date="2017-02-12T16:26:00Z">
          <w:pPr>
            <w:pStyle w:val="a7"/>
            <w:numPr>
              <w:numId w:val="3"/>
            </w:numPr>
            <w:ind w:left="1140" w:firstLineChars="0" w:hanging="720"/>
          </w:pPr>
        </w:pPrChange>
      </w:pPr>
      <w:r>
        <w:rPr>
          <w:rFonts w:hint="eastAsia"/>
        </w:rPr>
        <w:t>展示收款二维码</w:t>
      </w:r>
      <w:ins w:id="1063" w:author="think" w:date="2017-02-12T16:48:00Z">
        <w:r w:rsidR="00EF7F73">
          <w:rPr>
            <w:rFonts w:hint="eastAsia"/>
          </w:rPr>
          <w:t>（我司二维码，非上游二维码）</w:t>
        </w:r>
      </w:ins>
      <w:r w:rsidR="004C5F83">
        <w:rPr>
          <w:rFonts w:hint="eastAsia"/>
        </w:rPr>
        <w:t>。</w:t>
      </w:r>
    </w:p>
    <w:p w14:paraId="47FD24F4" w14:textId="77777777" w:rsidR="00C715A2" w:rsidRDefault="00C715A2" w:rsidP="00C715A2">
      <w:pPr>
        <w:pStyle w:val="a5"/>
        <w:numPr>
          <w:ilvl w:val="0"/>
          <w:numId w:val="10"/>
        </w:numPr>
        <w:spacing w:line="560" w:lineRule="exact"/>
        <w:ind w:firstLineChars="0"/>
        <w:rPr>
          <w:ins w:id="1064" w:author="think" w:date="2017-02-12T16:35:00Z"/>
        </w:rPr>
      </w:pPr>
      <w:ins w:id="1065" w:author="think" w:date="2017-02-12T16:35:00Z">
        <w:r>
          <w:rPr>
            <w:rFonts w:hint="eastAsia"/>
          </w:rPr>
          <w:t>点击</w:t>
        </w:r>
      </w:ins>
    </w:p>
    <w:p w14:paraId="557F823A" w14:textId="77777777" w:rsidR="00C715A2" w:rsidRPr="00B8264D" w:rsidRDefault="00C715A2" w:rsidP="00C715A2">
      <w:pPr>
        <w:pStyle w:val="a5"/>
        <w:numPr>
          <w:ilvl w:val="0"/>
          <w:numId w:val="10"/>
        </w:numPr>
        <w:spacing w:line="560" w:lineRule="exact"/>
        <w:ind w:firstLineChars="0"/>
        <w:rPr>
          <w:ins w:id="1066" w:author="think" w:date="2017-02-12T16:34:00Z"/>
        </w:rPr>
      </w:pPr>
      <w:ins w:id="1067" w:author="think" w:date="2017-02-12T16:35:00Z">
        <w:r>
          <w:rPr>
            <w:rFonts w:hint="eastAsia"/>
          </w:rPr>
          <w:t>展示收款二维码</w:t>
        </w:r>
      </w:ins>
    </w:p>
    <w:p w14:paraId="17B3BFE4" w14:textId="77777777" w:rsidR="00C715A2" w:rsidDel="00C715A2" w:rsidRDefault="00C715A2">
      <w:pPr>
        <w:spacing w:line="560" w:lineRule="exact"/>
        <w:rPr>
          <w:del w:id="1068" w:author="think" w:date="2017-02-12T16:34:00Z"/>
        </w:rPr>
        <w:pPrChange w:id="1069" w:author="think" w:date="2017-02-12T16:34:00Z">
          <w:pPr>
            <w:pStyle w:val="a7"/>
            <w:numPr>
              <w:numId w:val="3"/>
            </w:numPr>
            <w:ind w:left="1140" w:firstLineChars="0" w:hanging="720"/>
          </w:pPr>
        </w:pPrChange>
      </w:pPr>
    </w:p>
    <w:p w14:paraId="65D558FB" w14:textId="3B75463C" w:rsidR="00AE5121" w:rsidRDefault="00155646">
      <w:pPr>
        <w:pStyle w:val="a7"/>
        <w:numPr>
          <w:ilvl w:val="0"/>
          <w:numId w:val="3"/>
        </w:numPr>
        <w:spacing w:line="560" w:lineRule="exact"/>
        <w:ind w:firstLineChars="0"/>
        <w:rPr>
          <w:ins w:id="1070" w:author="think" w:date="2017-02-12T16:35:00Z"/>
        </w:rPr>
        <w:pPrChange w:id="1071" w:author="think" w:date="2017-02-12T16:26:00Z">
          <w:pPr>
            <w:pStyle w:val="a7"/>
            <w:numPr>
              <w:numId w:val="3"/>
            </w:numPr>
            <w:ind w:left="1140" w:firstLineChars="0" w:hanging="720"/>
          </w:pPr>
        </w:pPrChange>
      </w:pPr>
      <w:ins w:id="1072" w:author="think" w:date="2017-02-12T16:32:00Z">
        <w:r>
          <w:rPr>
            <w:rFonts w:hint="eastAsia"/>
          </w:rPr>
          <w:t>交易记录查询，包括</w:t>
        </w:r>
      </w:ins>
      <w:del w:id="1073" w:author="think" w:date="2017-02-12T16:32:00Z">
        <w:r w:rsidR="00AE5121" w:rsidDel="00155646">
          <w:rPr>
            <w:rFonts w:hint="eastAsia"/>
          </w:rPr>
          <w:delText>查询</w:delText>
        </w:r>
      </w:del>
      <w:r w:rsidR="004C5F83">
        <w:rPr>
          <w:rFonts w:hint="eastAsia"/>
        </w:rPr>
        <w:t>最近一笔交易记录、</w:t>
      </w:r>
      <w:r w:rsidR="00AE5121">
        <w:rPr>
          <w:rFonts w:hint="eastAsia"/>
        </w:rPr>
        <w:t>当日交易记录、上日交易记录</w:t>
      </w:r>
      <w:r w:rsidR="004C5F83">
        <w:rPr>
          <w:rFonts w:hint="eastAsia"/>
        </w:rPr>
        <w:t>、历史交易记录。下载交易汇总及明细（</w:t>
      </w:r>
      <w:r w:rsidR="004C5F83">
        <w:rPr>
          <w:rFonts w:hint="eastAsia"/>
        </w:rPr>
        <w:t>Excel</w:t>
      </w:r>
      <w:r w:rsidR="004C5F83">
        <w:rPr>
          <w:rFonts w:hint="eastAsia"/>
        </w:rPr>
        <w:t>格式）。</w:t>
      </w:r>
      <w:ins w:id="1074" w:author="think" w:date="2017-02-12T17:00:00Z">
        <w:r w:rsidR="00461A6A" w:rsidRPr="00461A6A">
          <w:rPr>
            <w:rFonts w:hint="eastAsia"/>
            <w:color w:val="FF0000"/>
            <w:rPrChange w:id="1075" w:author="think" w:date="2017-02-12T17:02:00Z">
              <w:rPr>
                <w:rFonts w:hint="eastAsia"/>
              </w:rPr>
            </w:rPrChange>
          </w:rPr>
          <w:t>其中，</w:t>
        </w:r>
      </w:ins>
      <w:ins w:id="1076" w:author="think" w:date="2017-02-12T17:01:00Z">
        <w:r w:rsidR="00461A6A" w:rsidRPr="00461A6A">
          <w:rPr>
            <w:rFonts w:hint="eastAsia"/>
            <w:color w:val="FF0000"/>
            <w:rPrChange w:id="1077" w:author="think" w:date="2017-02-12T17:02:00Z">
              <w:rPr>
                <w:rFonts w:hint="eastAsia"/>
              </w:rPr>
            </w:rPrChange>
          </w:rPr>
          <w:t>后台未进行</w:t>
        </w:r>
      </w:ins>
      <w:ins w:id="1078" w:author="think" w:date="2017-02-12T17:02:00Z">
        <w:r w:rsidR="00461A6A" w:rsidRPr="00461A6A">
          <w:rPr>
            <w:rFonts w:hint="eastAsia"/>
            <w:color w:val="FF0000"/>
            <w:rPrChange w:id="1079" w:author="think" w:date="2017-02-12T17:02:00Z">
              <w:rPr>
                <w:rFonts w:hint="eastAsia"/>
              </w:rPr>
            </w:rPrChange>
          </w:rPr>
          <w:t>入账操作前，在交易记录后会有明确未入账说明。</w:t>
        </w:r>
      </w:ins>
    </w:p>
    <w:p w14:paraId="44C37624" w14:textId="77777777" w:rsidR="00996ED2" w:rsidRDefault="00996ED2" w:rsidP="00996ED2">
      <w:pPr>
        <w:pStyle w:val="a5"/>
        <w:numPr>
          <w:ilvl w:val="0"/>
          <w:numId w:val="10"/>
        </w:numPr>
        <w:spacing w:line="560" w:lineRule="exact"/>
        <w:ind w:firstLineChars="0"/>
        <w:rPr>
          <w:ins w:id="1080" w:author="think" w:date="2017-02-12T16:35:00Z"/>
        </w:rPr>
      </w:pPr>
      <w:ins w:id="1081" w:author="think" w:date="2017-02-12T16:35:00Z">
        <w:r>
          <w:rPr>
            <w:rFonts w:hint="eastAsia"/>
          </w:rPr>
          <w:t>点击对应查询菜单</w:t>
        </w:r>
      </w:ins>
    </w:p>
    <w:p w14:paraId="19981E91" w14:textId="77777777" w:rsidR="00996ED2" w:rsidRDefault="00996ED2" w:rsidP="00996ED2">
      <w:pPr>
        <w:pStyle w:val="a5"/>
        <w:numPr>
          <w:ilvl w:val="0"/>
          <w:numId w:val="10"/>
        </w:numPr>
        <w:spacing w:line="560" w:lineRule="exact"/>
        <w:ind w:firstLineChars="0"/>
        <w:rPr>
          <w:ins w:id="1082" w:author="think" w:date="2017-02-12T16:36:00Z"/>
        </w:rPr>
      </w:pPr>
      <w:ins w:id="1083" w:author="think" w:date="2017-02-12T16:35:00Z">
        <w:r>
          <w:rPr>
            <w:rFonts w:hint="eastAsia"/>
          </w:rPr>
          <w:t>输入</w:t>
        </w:r>
      </w:ins>
      <w:ins w:id="1084" w:author="think" w:date="2017-02-12T16:36:00Z">
        <w:r>
          <w:rPr>
            <w:rFonts w:hint="eastAsia"/>
          </w:rPr>
          <w:t>查询条件</w:t>
        </w:r>
      </w:ins>
    </w:p>
    <w:p w14:paraId="7BD97232" w14:textId="77777777" w:rsidR="00996ED2" w:rsidRPr="00B8264D" w:rsidRDefault="00996ED2" w:rsidP="00996ED2">
      <w:pPr>
        <w:pStyle w:val="a5"/>
        <w:numPr>
          <w:ilvl w:val="0"/>
          <w:numId w:val="10"/>
        </w:numPr>
        <w:spacing w:line="560" w:lineRule="exact"/>
        <w:ind w:firstLineChars="0"/>
        <w:rPr>
          <w:ins w:id="1085" w:author="think" w:date="2017-02-12T16:35:00Z"/>
        </w:rPr>
      </w:pPr>
      <w:ins w:id="1086" w:author="think" w:date="2017-02-12T16:36:00Z">
        <w:r>
          <w:rPr>
            <w:rFonts w:hint="eastAsia"/>
          </w:rPr>
          <w:t>返回交易记录或下载</w:t>
        </w:r>
      </w:ins>
    </w:p>
    <w:p w14:paraId="5FFED9FB" w14:textId="77777777" w:rsidR="00996ED2" w:rsidDel="00996ED2" w:rsidRDefault="00996ED2">
      <w:pPr>
        <w:pStyle w:val="a7"/>
        <w:numPr>
          <w:ilvl w:val="0"/>
          <w:numId w:val="3"/>
        </w:numPr>
        <w:spacing w:line="560" w:lineRule="exact"/>
        <w:ind w:firstLineChars="0"/>
        <w:rPr>
          <w:del w:id="1087" w:author="think" w:date="2017-02-12T16:35:00Z"/>
        </w:rPr>
        <w:pPrChange w:id="1088" w:author="think" w:date="2017-02-12T16:26:00Z">
          <w:pPr>
            <w:pStyle w:val="a7"/>
            <w:numPr>
              <w:numId w:val="3"/>
            </w:numPr>
            <w:ind w:left="1140" w:firstLineChars="0" w:hanging="720"/>
          </w:pPr>
        </w:pPrChange>
      </w:pPr>
    </w:p>
    <w:p w14:paraId="4EFD48BA" w14:textId="77777777" w:rsidR="004C5F83" w:rsidRDefault="004C5F83">
      <w:pPr>
        <w:pStyle w:val="a7"/>
        <w:numPr>
          <w:ilvl w:val="0"/>
          <w:numId w:val="3"/>
        </w:numPr>
        <w:spacing w:line="560" w:lineRule="exact"/>
        <w:ind w:firstLineChars="0"/>
        <w:pPrChange w:id="1089" w:author="think" w:date="2017-02-12T16:26:00Z">
          <w:pPr>
            <w:pStyle w:val="a7"/>
            <w:numPr>
              <w:numId w:val="3"/>
            </w:numPr>
            <w:ind w:left="1140" w:firstLineChars="0" w:hanging="720"/>
          </w:pPr>
        </w:pPrChange>
      </w:pPr>
      <w:r>
        <w:rPr>
          <w:rFonts w:hint="eastAsia"/>
        </w:rPr>
        <w:t>向客服反馈信息。</w:t>
      </w:r>
      <w:ins w:id="1090" w:author="think" w:date="2017-02-12T16:36:00Z">
        <w:r w:rsidR="00996ED2">
          <w:rPr>
            <w:rFonts w:hint="eastAsia"/>
          </w:rPr>
          <w:t>（微信公众号自带功能）</w:t>
        </w:r>
      </w:ins>
    </w:p>
    <w:p w14:paraId="65DBD98A" w14:textId="77777777" w:rsidR="004467C8" w:rsidRDefault="004467C8" w:rsidP="004467C8">
      <w:pPr>
        <w:pStyle w:val="2"/>
        <w:spacing w:before="0" w:after="0" w:line="560" w:lineRule="exact"/>
        <w:rPr>
          <w:moveTo w:id="1091" w:author="think" w:date="2017-02-12T16:37:00Z"/>
        </w:rPr>
      </w:pPr>
      <w:bookmarkStart w:id="1092" w:name="_Toc474703293"/>
      <w:moveToRangeStart w:id="1093" w:author="think" w:date="2017-02-12T16:37:00Z" w:name="move474680748"/>
      <w:moveTo w:id="1094" w:author="think" w:date="2017-02-12T16:37:00Z">
        <w:r>
          <w:rPr>
            <w:rFonts w:hint="eastAsia"/>
          </w:rPr>
          <w:t>客户经理自助查询</w:t>
        </w:r>
        <w:bookmarkEnd w:id="1092"/>
      </w:moveTo>
    </w:p>
    <w:p w14:paraId="3E357865" w14:textId="77777777" w:rsidR="009B702A" w:rsidRPr="00B8264D" w:rsidRDefault="009B702A" w:rsidP="009B702A">
      <w:pPr>
        <w:pStyle w:val="a5"/>
        <w:spacing w:line="560" w:lineRule="exact"/>
        <w:ind w:firstLine="640"/>
        <w:rPr>
          <w:ins w:id="1095" w:author="think" w:date="2017-02-12T16:37:00Z"/>
        </w:rPr>
      </w:pPr>
      <w:ins w:id="1096" w:author="think" w:date="2017-02-12T16:37:00Z">
        <w:r>
          <w:rPr>
            <w:rFonts w:hint="eastAsia"/>
          </w:rPr>
          <w:t>客户经理需先行关注银码通公众号。</w:t>
        </w:r>
      </w:ins>
    </w:p>
    <w:p w14:paraId="24589ECC" w14:textId="77777777" w:rsidR="004467C8" w:rsidRPr="00A12C72" w:rsidRDefault="004467C8" w:rsidP="004467C8">
      <w:pPr>
        <w:pStyle w:val="a5"/>
        <w:spacing w:line="560" w:lineRule="exact"/>
        <w:ind w:firstLine="640"/>
        <w:rPr>
          <w:moveTo w:id="1097" w:author="think" w:date="2017-02-12T16:37:00Z"/>
          <w:strike/>
          <w:rPrChange w:id="1098" w:author="think" w:date="2017-02-12T16:37:00Z">
            <w:rPr>
              <w:moveTo w:id="1099" w:author="think" w:date="2017-02-12T16:37:00Z"/>
            </w:rPr>
          </w:rPrChange>
        </w:rPr>
      </w:pPr>
      <w:moveTo w:id="1100" w:author="think" w:date="2017-02-12T16:37:00Z">
        <w:r w:rsidRPr="00A12C72">
          <w:rPr>
            <w:rFonts w:hint="eastAsia"/>
            <w:strike/>
            <w:rPrChange w:id="1101" w:author="think" w:date="2017-02-12T16:37:00Z">
              <w:rPr>
                <w:rFonts w:hint="eastAsia"/>
              </w:rPr>
            </w:rPrChange>
          </w:rPr>
          <w:t>考虑使用企业号实现</w:t>
        </w:r>
      </w:moveTo>
      <w:ins w:id="1102" w:author="think" w:date="2017-02-12T16:37:00Z">
        <w:r w:rsidR="00A12C72" w:rsidRPr="00A12C72">
          <w:rPr>
            <w:rFonts w:hint="eastAsia"/>
            <w:rPrChange w:id="1103" w:author="think" w:date="2017-02-12T16:37:00Z">
              <w:rPr>
                <w:rFonts w:hint="eastAsia"/>
                <w:strike/>
              </w:rPr>
            </w:rPrChange>
          </w:rPr>
          <w:t>（</w:t>
        </w:r>
        <w:r w:rsidR="00A12C72">
          <w:rPr>
            <w:rFonts w:hint="eastAsia"/>
          </w:rPr>
          <w:t>商户和客户经理通过</w:t>
        </w:r>
      </w:ins>
      <w:ins w:id="1104" w:author="think" w:date="2017-02-12T16:38:00Z">
        <w:r w:rsidR="00A12C72">
          <w:rPr>
            <w:rFonts w:hint="eastAsia"/>
          </w:rPr>
          <w:t>不同类别显示</w:t>
        </w:r>
      </w:ins>
      <w:ins w:id="1105" w:author="think" w:date="2017-02-12T16:37:00Z">
        <w:r w:rsidR="00A12C72" w:rsidRPr="00A12C72">
          <w:rPr>
            <w:rFonts w:hint="eastAsia"/>
            <w:rPrChange w:id="1106" w:author="think" w:date="2017-02-12T16:37:00Z">
              <w:rPr>
                <w:rFonts w:hint="eastAsia"/>
                <w:strike/>
              </w:rPr>
            </w:rPrChange>
          </w:rPr>
          <w:t>）</w:t>
        </w:r>
      </w:ins>
    </w:p>
    <w:p w14:paraId="3CFAC1FC" w14:textId="73F96EFE" w:rsidR="00503AC3" w:rsidRDefault="00503AC3" w:rsidP="00503AC3">
      <w:pPr>
        <w:pStyle w:val="a7"/>
        <w:numPr>
          <w:ilvl w:val="0"/>
          <w:numId w:val="11"/>
        </w:numPr>
        <w:spacing w:line="560" w:lineRule="exact"/>
        <w:ind w:firstLineChars="0"/>
        <w:rPr>
          <w:ins w:id="1107" w:author="think" w:date="2017-02-12T16:43:00Z"/>
        </w:rPr>
      </w:pPr>
      <w:ins w:id="1108" w:author="think" w:date="2017-02-12T16:43:00Z">
        <w:r>
          <w:rPr>
            <w:rFonts w:hint="eastAsia"/>
          </w:rPr>
          <w:t>商户信息管理：商户基本信息增删改查。</w:t>
        </w:r>
      </w:ins>
      <w:ins w:id="1109" w:author="think" w:date="2017-02-12T16:44:00Z">
        <w:r w:rsidR="00CE407E">
          <w:rPr>
            <w:rFonts w:hint="eastAsia"/>
          </w:rPr>
          <w:t>（方便客户</w:t>
        </w:r>
        <w:r w:rsidR="00CE407E">
          <w:rPr>
            <w:rFonts w:hint="eastAsia"/>
          </w:rPr>
          <w:lastRenderedPageBreak/>
          <w:t>经理在商户经营地方提交相关信息）</w:t>
        </w:r>
      </w:ins>
    </w:p>
    <w:p w14:paraId="52BAE496" w14:textId="3B44CE10" w:rsidR="00FD4F24" w:rsidRDefault="00FD4F24" w:rsidP="00FD4F24">
      <w:pPr>
        <w:pStyle w:val="a5"/>
        <w:numPr>
          <w:ilvl w:val="0"/>
          <w:numId w:val="10"/>
        </w:numPr>
        <w:spacing w:line="560" w:lineRule="exact"/>
        <w:ind w:firstLineChars="0"/>
        <w:rPr>
          <w:ins w:id="1110" w:author="think" w:date="2017-02-12T16:43:00Z"/>
        </w:rPr>
      </w:pPr>
      <w:ins w:id="1111" w:author="think" w:date="2017-02-12T16:43:00Z">
        <w:r>
          <w:rPr>
            <w:rFonts w:hint="eastAsia"/>
          </w:rPr>
          <w:t>选择菜单</w:t>
        </w:r>
      </w:ins>
    </w:p>
    <w:p w14:paraId="59A21D5E" w14:textId="76E1A0D4" w:rsidR="00FD4F24" w:rsidRDefault="00356436" w:rsidP="00FD4F24">
      <w:pPr>
        <w:pStyle w:val="a5"/>
        <w:numPr>
          <w:ilvl w:val="0"/>
          <w:numId w:val="10"/>
        </w:numPr>
        <w:spacing w:line="560" w:lineRule="exact"/>
        <w:ind w:firstLineChars="0"/>
        <w:rPr>
          <w:ins w:id="1112" w:author="think" w:date="2017-02-12T16:44:00Z"/>
        </w:rPr>
      </w:pPr>
      <w:ins w:id="1113" w:author="think" w:date="2017-02-12T16:44:00Z">
        <w:r>
          <w:rPr>
            <w:rFonts w:hint="eastAsia"/>
          </w:rPr>
          <w:t>提交相关信息</w:t>
        </w:r>
      </w:ins>
    </w:p>
    <w:p w14:paraId="48E3ECC9" w14:textId="509FD325" w:rsidR="00356436" w:rsidRDefault="00356436" w:rsidP="00FD4F24">
      <w:pPr>
        <w:pStyle w:val="a5"/>
        <w:numPr>
          <w:ilvl w:val="0"/>
          <w:numId w:val="10"/>
        </w:numPr>
        <w:spacing w:line="560" w:lineRule="exact"/>
        <w:ind w:firstLineChars="0"/>
        <w:rPr>
          <w:ins w:id="1114" w:author="think" w:date="2017-02-12T16:43:00Z"/>
        </w:rPr>
      </w:pPr>
      <w:ins w:id="1115" w:author="think" w:date="2017-02-12T16:44:00Z">
        <w:r>
          <w:rPr>
            <w:rFonts w:hint="eastAsia"/>
          </w:rPr>
          <w:t>返回结果</w:t>
        </w:r>
      </w:ins>
    </w:p>
    <w:p w14:paraId="76D0C55C" w14:textId="6680722F" w:rsidR="004467C8" w:rsidRDefault="000A20BF">
      <w:pPr>
        <w:pStyle w:val="a7"/>
        <w:numPr>
          <w:ilvl w:val="0"/>
          <w:numId w:val="11"/>
        </w:numPr>
        <w:spacing w:line="560" w:lineRule="exact"/>
        <w:ind w:firstLineChars="0"/>
        <w:rPr>
          <w:ins w:id="1116" w:author="think" w:date="2017-02-12T16:41:00Z"/>
        </w:rPr>
        <w:pPrChange w:id="1117" w:author="think" w:date="2017-02-12T16:38:00Z">
          <w:pPr>
            <w:pStyle w:val="a7"/>
            <w:spacing w:line="560" w:lineRule="exact"/>
            <w:ind w:left="720" w:firstLineChars="0" w:firstLine="0"/>
          </w:pPr>
        </w:pPrChange>
      </w:pPr>
      <w:ins w:id="1118" w:author="think" w:date="2017-02-12T16:38:00Z">
        <w:r>
          <w:rPr>
            <w:rFonts w:hint="eastAsia"/>
          </w:rPr>
          <w:t>业绩</w:t>
        </w:r>
      </w:ins>
      <w:moveTo w:id="1119" w:author="think" w:date="2017-02-12T16:37:00Z">
        <w:r w:rsidR="004467C8">
          <w:rPr>
            <w:rFonts w:hint="eastAsia"/>
          </w:rPr>
          <w:t>查询</w:t>
        </w:r>
      </w:moveTo>
      <w:ins w:id="1120" w:author="think" w:date="2017-02-12T16:39:00Z">
        <w:r>
          <w:rPr>
            <w:rFonts w:hint="eastAsia"/>
          </w:rPr>
          <w:t>，包括</w:t>
        </w:r>
      </w:ins>
      <w:moveTo w:id="1121" w:author="think" w:date="2017-02-12T16:37:00Z">
        <w:r w:rsidR="004467C8">
          <w:rPr>
            <w:rFonts w:hint="eastAsia"/>
          </w:rPr>
          <w:t>名下商户</w:t>
        </w:r>
      </w:moveTo>
      <w:ins w:id="1122" w:author="think" w:date="2017-02-12T16:39:00Z">
        <w:r>
          <w:rPr>
            <w:rFonts w:hint="eastAsia"/>
          </w:rPr>
          <w:t>清单</w:t>
        </w:r>
      </w:ins>
      <w:moveTo w:id="1123" w:author="think" w:date="2017-02-12T16:37:00Z">
        <w:r w:rsidR="004467C8">
          <w:rPr>
            <w:rFonts w:hint="eastAsia"/>
          </w:rPr>
          <w:t>、</w:t>
        </w:r>
      </w:moveTo>
      <w:ins w:id="1124" w:author="think" w:date="2017-02-12T16:39:00Z">
        <w:r w:rsidR="0074091B">
          <w:rPr>
            <w:rFonts w:hint="eastAsia"/>
          </w:rPr>
          <w:t>商户</w:t>
        </w:r>
      </w:ins>
      <w:moveTo w:id="1125" w:author="think" w:date="2017-02-12T16:37:00Z">
        <w:r w:rsidR="004467C8">
          <w:rPr>
            <w:rFonts w:hint="eastAsia"/>
          </w:rPr>
          <w:t>交易量</w:t>
        </w:r>
      </w:moveTo>
      <w:ins w:id="1126" w:author="think" w:date="2017-02-12T16:39:00Z">
        <w:r w:rsidR="0074091B">
          <w:rPr>
            <w:rFonts w:hint="eastAsia"/>
          </w:rPr>
          <w:t>汇总</w:t>
        </w:r>
      </w:ins>
      <w:moveTo w:id="1127" w:author="think" w:date="2017-02-12T16:37:00Z">
        <w:r w:rsidR="004467C8">
          <w:rPr>
            <w:rFonts w:hint="eastAsia"/>
          </w:rPr>
          <w:t>、</w:t>
        </w:r>
      </w:moveTo>
      <w:ins w:id="1128" w:author="think" w:date="2017-02-12T16:39:00Z">
        <w:r w:rsidR="0074091B">
          <w:rPr>
            <w:rFonts w:hint="eastAsia"/>
          </w:rPr>
          <w:t>商户</w:t>
        </w:r>
      </w:ins>
      <w:moveTo w:id="1129" w:author="think" w:date="2017-02-12T16:37:00Z">
        <w:r w:rsidR="004467C8">
          <w:rPr>
            <w:rFonts w:hint="eastAsia"/>
          </w:rPr>
          <w:t>交易总额、</w:t>
        </w:r>
      </w:moveTo>
      <w:ins w:id="1130" w:author="think" w:date="2017-02-12T16:39:00Z">
        <w:r w:rsidR="0074091B">
          <w:rPr>
            <w:rFonts w:hint="eastAsia"/>
          </w:rPr>
          <w:t>手续费</w:t>
        </w:r>
      </w:ins>
      <w:moveTo w:id="1131" w:author="think" w:date="2017-02-12T16:37:00Z">
        <w:del w:id="1132" w:author="think" w:date="2017-02-12T16:39:00Z">
          <w:r w:rsidR="004467C8" w:rsidDel="0074091B">
            <w:rPr>
              <w:rFonts w:hint="eastAsia"/>
            </w:rPr>
            <w:delText>奖励</w:delText>
          </w:r>
        </w:del>
        <w:r w:rsidR="004467C8">
          <w:rPr>
            <w:rFonts w:hint="eastAsia"/>
          </w:rPr>
          <w:t>金额</w:t>
        </w:r>
      </w:moveTo>
      <w:ins w:id="1133" w:author="think" w:date="2017-02-12T16:39:00Z">
        <w:r w:rsidR="00C73C90">
          <w:rPr>
            <w:rFonts w:hint="eastAsia"/>
          </w:rPr>
          <w:t>、</w:t>
        </w:r>
        <w:commentRangeStart w:id="1134"/>
        <w:r w:rsidR="00C73C90">
          <w:rPr>
            <w:rFonts w:hint="eastAsia"/>
          </w:rPr>
          <w:t>奖励</w:t>
        </w:r>
      </w:ins>
      <w:ins w:id="1135" w:author="think" w:date="2017-02-12T16:40:00Z">
        <w:r w:rsidR="00C73C90">
          <w:rPr>
            <w:rFonts w:hint="eastAsia"/>
          </w:rPr>
          <w:t>情况</w:t>
        </w:r>
        <w:commentRangeEnd w:id="1134"/>
        <w:r w:rsidR="00637C42">
          <w:rPr>
            <w:rStyle w:val="ab"/>
          </w:rPr>
          <w:commentReference w:id="1134"/>
        </w:r>
      </w:ins>
      <w:moveTo w:id="1136" w:author="think" w:date="2017-02-12T16:37:00Z">
        <w:r w:rsidR="004467C8">
          <w:rPr>
            <w:rFonts w:hint="eastAsia"/>
          </w:rPr>
          <w:t>等。</w:t>
        </w:r>
      </w:moveTo>
      <w:ins w:id="1137" w:author="think" w:date="2017-02-12T17:02:00Z">
        <w:r w:rsidR="00461A6A" w:rsidRPr="00461A6A">
          <w:rPr>
            <w:rFonts w:hint="eastAsia"/>
            <w:color w:val="FF0000"/>
            <w:rPrChange w:id="1138" w:author="think" w:date="2017-02-12T17:03:00Z">
              <w:rPr>
                <w:rFonts w:hint="eastAsia"/>
              </w:rPr>
            </w:rPrChange>
          </w:rPr>
          <w:t>未入账交易将不在业绩查询中显示。</w:t>
        </w:r>
      </w:ins>
    </w:p>
    <w:p w14:paraId="52136CD5" w14:textId="54BD8BAF" w:rsidR="00DF7ED2" w:rsidRDefault="00DF7ED2" w:rsidP="00DF7ED2">
      <w:pPr>
        <w:pStyle w:val="a5"/>
        <w:numPr>
          <w:ilvl w:val="0"/>
          <w:numId w:val="10"/>
        </w:numPr>
        <w:spacing w:line="560" w:lineRule="exact"/>
        <w:ind w:firstLineChars="0"/>
        <w:rPr>
          <w:ins w:id="1139" w:author="think" w:date="2017-02-12T16:42:00Z"/>
        </w:rPr>
      </w:pPr>
      <w:ins w:id="1140" w:author="think" w:date="2017-02-12T16:42:00Z">
        <w:r>
          <w:rPr>
            <w:rFonts w:hint="eastAsia"/>
          </w:rPr>
          <w:t>选择菜单</w:t>
        </w:r>
      </w:ins>
    </w:p>
    <w:p w14:paraId="06A4A6F3" w14:textId="7B3B6045" w:rsidR="00DF7ED2" w:rsidRPr="00B8264D" w:rsidRDefault="00DF7ED2" w:rsidP="00DF7ED2">
      <w:pPr>
        <w:pStyle w:val="a5"/>
        <w:numPr>
          <w:ilvl w:val="0"/>
          <w:numId w:val="10"/>
        </w:numPr>
        <w:spacing w:line="560" w:lineRule="exact"/>
        <w:ind w:firstLineChars="0"/>
        <w:rPr>
          <w:ins w:id="1141" w:author="think" w:date="2017-02-12T16:41:00Z"/>
        </w:rPr>
      </w:pPr>
      <w:ins w:id="1142" w:author="think" w:date="2017-02-12T16:42:00Z">
        <w:r>
          <w:rPr>
            <w:rFonts w:hint="eastAsia"/>
          </w:rPr>
          <w:t>返回查询结果</w:t>
        </w:r>
      </w:ins>
    </w:p>
    <w:p w14:paraId="55FDB107" w14:textId="33CD9C7A" w:rsidR="00DF7ED2" w:rsidDel="00DF7ED2" w:rsidRDefault="00DF7ED2">
      <w:pPr>
        <w:pStyle w:val="a7"/>
        <w:numPr>
          <w:ilvl w:val="0"/>
          <w:numId w:val="11"/>
        </w:numPr>
        <w:spacing w:line="560" w:lineRule="exact"/>
        <w:ind w:firstLineChars="0"/>
        <w:rPr>
          <w:del w:id="1143" w:author="think" w:date="2017-02-12T16:41:00Z"/>
          <w:moveTo w:id="1144" w:author="think" w:date="2017-02-12T16:37:00Z"/>
        </w:rPr>
        <w:pPrChange w:id="1145" w:author="think" w:date="2017-02-12T16:38:00Z">
          <w:pPr>
            <w:pStyle w:val="a7"/>
            <w:spacing w:line="560" w:lineRule="exact"/>
            <w:ind w:left="720" w:firstLineChars="0" w:firstLine="0"/>
          </w:pPr>
        </w:pPrChange>
      </w:pPr>
      <w:bookmarkStart w:id="1146" w:name="_Toc474703195"/>
      <w:bookmarkStart w:id="1147" w:name="_Toc474703294"/>
      <w:bookmarkEnd w:id="1146"/>
      <w:bookmarkEnd w:id="1147"/>
    </w:p>
    <w:moveToRangeEnd w:id="1093"/>
    <w:p w14:paraId="42303EAD" w14:textId="57ACC8A5" w:rsidR="00B22436" w:rsidRDefault="00B22436">
      <w:pPr>
        <w:pStyle w:val="2"/>
        <w:spacing w:before="0" w:after="0" w:line="560" w:lineRule="exact"/>
        <w:pPrChange w:id="1148" w:author="think" w:date="2017-02-12T16:26:00Z">
          <w:pPr>
            <w:pStyle w:val="2"/>
          </w:pPr>
        </w:pPrChange>
      </w:pPr>
      <w:del w:id="1149" w:author="think" w:date="2017-02-12T16:56:00Z">
        <w:r w:rsidDel="00573BE4">
          <w:rPr>
            <w:rFonts w:hint="eastAsia"/>
          </w:rPr>
          <w:delText>客服</w:delText>
        </w:r>
      </w:del>
      <w:bookmarkStart w:id="1150" w:name="_Toc474703295"/>
      <w:r>
        <w:rPr>
          <w:rFonts w:hint="eastAsia"/>
        </w:rPr>
        <w:t>后台管理</w:t>
      </w:r>
      <w:bookmarkEnd w:id="1150"/>
      <w:del w:id="1151" w:author="think" w:date="2017-02-12T16:56:00Z">
        <w:r w:rsidDel="00573BE4">
          <w:rPr>
            <w:rFonts w:hint="eastAsia"/>
          </w:rPr>
          <w:delText>查询</w:delText>
        </w:r>
      </w:del>
    </w:p>
    <w:p w14:paraId="4FE14E2F" w14:textId="77777777" w:rsidR="004C5F83" w:rsidRDefault="004C5F83">
      <w:pPr>
        <w:pStyle w:val="a5"/>
        <w:spacing w:line="560" w:lineRule="exact"/>
        <w:ind w:firstLine="640"/>
        <w:pPrChange w:id="1152" w:author="think" w:date="2017-02-12T16:26:00Z">
          <w:pPr>
            <w:pStyle w:val="a5"/>
            <w:ind w:firstLine="640"/>
          </w:pPr>
        </w:pPrChange>
      </w:pPr>
      <w:r>
        <w:rPr>
          <w:rFonts w:hint="eastAsia"/>
        </w:rPr>
        <w:t>银码通客服对平台相关信息的维护和管理查询等。</w:t>
      </w:r>
      <w:r w:rsidR="00F100EE">
        <w:rPr>
          <w:rFonts w:hint="eastAsia"/>
        </w:rPr>
        <w:t>（</w:t>
      </w:r>
      <w:r w:rsidR="00F100EE">
        <w:rPr>
          <w:rFonts w:hint="eastAsia"/>
        </w:rPr>
        <w:t>PC</w:t>
      </w:r>
      <w:r w:rsidR="00F100EE">
        <w:rPr>
          <w:rFonts w:hint="eastAsia"/>
        </w:rPr>
        <w:t>端）</w:t>
      </w:r>
    </w:p>
    <w:p w14:paraId="11814B07" w14:textId="77777777" w:rsidR="004C5F83" w:rsidRDefault="004C5F83">
      <w:pPr>
        <w:pStyle w:val="a7"/>
        <w:numPr>
          <w:ilvl w:val="0"/>
          <w:numId w:val="4"/>
        </w:numPr>
        <w:spacing w:line="560" w:lineRule="exact"/>
        <w:ind w:firstLineChars="0"/>
        <w:pPrChange w:id="1153" w:author="think" w:date="2017-02-12T16:26:00Z">
          <w:pPr>
            <w:pStyle w:val="a7"/>
            <w:numPr>
              <w:numId w:val="4"/>
            </w:numPr>
            <w:ind w:left="1140" w:firstLineChars="0" w:hanging="720"/>
          </w:pPr>
        </w:pPrChange>
      </w:pPr>
      <w:r>
        <w:rPr>
          <w:rFonts w:hint="eastAsia"/>
        </w:rPr>
        <w:t>商户</w:t>
      </w:r>
      <w:r w:rsidR="008F30C1">
        <w:rPr>
          <w:rFonts w:hint="eastAsia"/>
        </w:rPr>
        <w:t>信息</w:t>
      </w:r>
      <w:r>
        <w:rPr>
          <w:rFonts w:hint="eastAsia"/>
        </w:rPr>
        <w:t>管理：商户基本信息增删改查。</w:t>
      </w:r>
      <w:ins w:id="1154" w:author="think" w:date="2017-02-12T16:06:00Z">
        <w:r w:rsidR="002C40A8">
          <w:rPr>
            <w:rFonts w:hint="eastAsia"/>
          </w:rPr>
          <w:t>（</w:t>
        </w:r>
      </w:ins>
      <w:ins w:id="1155" w:author="think" w:date="2017-02-12T16:12:00Z">
        <w:r w:rsidR="00F52D36">
          <w:rPr>
            <w:rFonts w:hint="eastAsia"/>
          </w:rPr>
          <w:t>客户经理</w:t>
        </w:r>
      </w:ins>
      <w:ins w:id="1156" w:author="think" w:date="2017-02-12T16:06:00Z">
        <w:r w:rsidR="002C40A8">
          <w:rPr>
            <w:rFonts w:hint="eastAsia"/>
          </w:rPr>
          <w:t>、</w:t>
        </w:r>
      </w:ins>
      <w:ins w:id="1157" w:author="think" w:date="2017-02-12T16:08:00Z">
        <w:r w:rsidR="002C40A8">
          <w:rPr>
            <w:rFonts w:hint="eastAsia"/>
          </w:rPr>
          <w:t>管理人员</w:t>
        </w:r>
      </w:ins>
      <w:ins w:id="1158" w:author="think" w:date="2017-02-12T16:06:00Z">
        <w:r w:rsidR="002C40A8">
          <w:rPr>
            <w:rFonts w:hint="eastAsia"/>
          </w:rPr>
          <w:t>）</w:t>
        </w:r>
      </w:ins>
    </w:p>
    <w:p w14:paraId="3B032F90" w14:textId="77777777" w:rsidR="00103964" w:rsidRDefault="00103964" w:rsidP="00103964">
      <w:pPr>
        <w:pStyle w:val="a5"/>
        <w:numPr>
          <w:ilvl w:val="0"/>
          <w:numId w:val="10"/>
        </w:numPr>
        <w:spacing w:line="560" w:lineRule="exact"/>
        <w:ind w:firstLineChars="0"/>
        <w:rPr>
          <w:ins w:id="1159" w:author="think" w:date="2017-02-12T16:45:00Z"/>
        </w:rPr>
      </w:pPr>
      <w:ins w:id="1160" w:author="think" w:date="2017-02-12T16:45:00Z">
        <w:r>
          <w:rPr>
            <w:rFonts w:hint="eastAsia"/>
          </w:rPr>
          <w:t>选择菜单</w:t>
        </w:r>
      </w:ins>
    </w:p>
    <w:p w14:paraId="04446D13" w14:textId="77777777" w:rsidR="00103964" w:rsidRDefault="00103964" w:rsidP="00103964">
      <w:pPr>
        <w:pStyle w:val="a5"/>
        <w:numPr>
          <w:ilvl w:val="0"/>
          <w:numId w:val="10"/>
        </w:numPr>
        <w:spacing w:line="560" w:lineRule="exact"/>
        <w:ind w:firstLineChars="0"/>
        <w:rPr>
          <w:ins w:id="1161" w:author="think" w:date="2017-02-12T16:45:00Z"/>
        </w:rPr>
      </w:pPr>
      <w:ins w:id="1162" w:author="think" w:date="2017-02-12T16:45:00Z">
        <w:r>
          <w:rPr>
            <w:rFonts w:hint="eastAsia"/>
          </w:rPr>
          <w:t>提交相关信息</w:t>
        </w:r>
      </w:ins>
    </w:p>
    <w:p w14:paraId="50192980" w14:textId="77777777" w:rsidR="00103964" w:rsidRDefault="00103964" w:rsidP="00103964">
      <w:pPr>
        <w:pStyle w:val="a5"/>
        <w:numPr>
          <w:ilvl w:val="0"/>
          <w:numId w:val="10"/>
        </w:numPr>
        <w:spacing w:line="560" w:lineRule="exact"/>
        <w:ind w:firstLineChars="0"/>
        <w:rPr>
          <w:ins w:id="1163" w:author="think" w:date="2017-02-12T16:45:00Z"/>
        </w:rPr>
      </w:pPr>
      <w:ins w:id="1164" w:author="think" w:date="2017-02-12T16:45:00Z">
        <w:r>
          <w:rPr>
            <w:rFonts w:hint="eastAsia"/>
          </w:rPr>
          <w:t>返回结果</w:t>
        </w:r>
      </w:ins>
    </w:p>
    <w:p w14:paraId="2827F8E0" w14:textId="0EA4B56B" w:rsidR="004C5F83" w:rsidRDefault="004C5F83">
      <w:pPr>
        <w:pStyle w:val="a7"/>
        <w:numPr>
          <w:ilvl w:val="0"/>
          <w:numId w:val="4"/>
        </w:numPr>
        <w:spacing w:line="560" w:lineRule="exact"/>
        <w:ind w:firstLineChars="0"/>
        <w:pPrChange w:id="1165" w:author="think" w:date="2017-02-12T16:26:00Z">
          <w:pPr>
            <w:pStyle w:val="a7"/>
            <w:numPr>
              <w:numId w:val="4"/>
            </w:numPr>
            <w:ind w:left="1140" w:firstLineChars="0" w:hanging="720"/>
          </w:pPr>
        </w:pPrChange>
      </w:pPr>
      <w:r>
        <w:rPr>
          <w:rFonts w:hint="eastAsia"/>
        </w:rPr>
        <w:t>导出商户信息：可单个或批量导出商户信息，用于向</w:t>
      </w:r>
      <w:ins w:id="1166" w:author="think" w:date="2017-02-12T16:48:00Z">
        <w:r w:rsidR="00CD7987">
          <w:rPr>
            <w:rFonts w:hint="eastAsia"/>
          </w:rPr>
          <w:t>上游</w:t>
        </w:r>
      </w:ins>
      <w:r>
        <w:rPr>
          <w:rFonts w:hint="eastAsia"/>
        </w:rPr>
        <w:t>渠道申请二维码。</w:t>
      </w:r>
      <w:ins w:id="1167" w:author="think" w:date="2017-02-12T16:07:00Z">
        <w:r w:rsidR="002C40A8">
          <w:rPr>
            <w:rFonts w:hint="eastAsia"/>
          </w:rPr>
          <w:t>（</w:t>
        </w:r>
      </w:ins>
      <w:ins w:id="1168" w:author="think" w:date="2017-02-12T16:12:00Z">
        <w:r w:rsidR="00F52D36">
          <w:rPr>
            <w:rFonts w:hint="eastAsia"/>
          </w:rPr>
          <w:t>客户经理</w:t>
        </w:r>
      </w:ins>
      <w:ins w:id="1169" w:author="think" w:date="2017-02-12T16:07:00Z">
        <w:r w:rsidR="002C40A8">
          <w:rPr>
            <w:rFonts w:hint="eastAsia"/>
          </w:rPr>
          <w:t>、</w:t>
        </w:r>
      </w:ins>
      <w:ins w:id="1170" w:author="think" w:date="2017-02-12T16:08:00Z">
        <w:r w:rsidR="002C40A8">
          <w:rPr>
            <w:rFonts w:hint="eastAsia"/>
          </w:rPr>
          <w:t>管理人员</w:t>
        </w:r>
      </w:ins>
      <w:ins w:id="1171" w:author="think" w:date="2017-02-12T16:07:00Z">
        <w:r w:rsidR="002C40A8">
          <w:rPr>
            <w:rFonts w:hint="eastAsia"/>
          </w:rPr>
          <w:t>）</w:t>
        </w:r>
      </w:ins>
    </w:p>
    <w:p w14:paraId="7D3D3800" w14:textId="77777777" w:rsidR="00103964" w:rsidRDefault="00103964" w:rsidP="00103964">
      <w:pPr>
        <w:pStyle w:val="a5"/>
        <w:numPr>
          <w:ilvl w:val="0"/>
          <w:numId w:val="10"/>
        </w:numPr>
        <w:spacing w:line="560" w:lineRule="exact"/>
        <w:ind w:firstLineChars="0"/>
        <w:rPr>
          <w:ins w:id="1172" w:author="think" w:date="2017-02-12T16:45:00Z"/>
        </w:rPr>
      </w:pPr>
      <w:ins w:id="1173" w:author="think" w:date="2017-02-12T16:45:00Z">
        <w:r>
          <w:rPr>
            <w:rFonts w:hint="eastAsia"/>
          </w:rPr>
          <w:t>选择菜单</w:t>
        </w:r>
      </w:ins>
    </w:p>
    <w:p w14:paraId="309A5CED" w14:textId="3FD6DF17" w:rsidR="00103964" w:rsidRDefault="00103964" w:rsidP="00103964">
      <w:pPr>
        <w:pStyle w:val="a5"/>
        <w:numPr>
          <w:ilvl w:val="0"/>
          <w:numId w:val="10"/>
        </w:numPr>
        <w:spacing w:line="560" w:lineRule="exact"/>
        <w:ind w:firstLineChars="0"/>
        <w:rPr>
          <w:ins w:id="1174" w:author="think" w:date="2017-02-12T16:45:00Z"/>
        </w:rPr>
      </w:pPr>
      <w:ins w:id="1175" w:author="think" w:date="2017-02-12T16:46:00Z">
        <w:r>
          <w:rPr>
            <w:rFonts w:hint="eastAsia"/>
          </w:rPr>
          <w:t>输入商户</w:t>
        </w:r>
        <w:r w:rsidR="00F04033">
          <w:rPr>
            <w:rFonts w:hint="eastAsia"/>
          </w:rPr>
          <w:t>查询条件</w:t>
        </w:r>
      </w:ins>
    </w:p>
    <w:p w14:paraId="2CEBAC91" w14:textId="2D2430B7" w:rsidR="00103964" w:rsidRDefault="00103964" w:rsidP="00103964">
      <w:pPr>
        <w:pStyle w:val="a5"/>
        <w:numPr>
          <w:ilvl w:val="0"/>
          <w:numId w:val="10"/>
        </w:numPr>
        <w:spacing w:line="560" w:lineRule="exact"/>
        <w:ind w:firstLineChars="0"/>
        <w:rPr>
          <w:ins w:id="1176" w:author="think" w:date="2017-02-12T16:45:00Z"/>
        </w:rPr>
      </w:pPr>
      <w:ins w:id="1177" w:author="think" w:date="2017-02-12T16:45:00Z">
        <w:r>
          <w:rPr>
            <w:rFonts w:hint="eastAsia"/>
          </w:rPr>
          <w:t>下载</w:t>
        </w:r>
      </w:ins>
      <w:ins w:id="1178" w:author="think" w:date="2017-02-12T16:48:00Z">
        <w:r w:rsidR="001B6D8C">
          <w:rPr>
            <w:rFonts w:hint="eastAsia"/>
          </w:rPr>
          <w:t>商户信息</w:t>
        </w:r>
      </w:ins>
    </w:p>
    <w:p w14:paraId="20837F18" w14:textId="3841BC11" w:rsidR="004C5F83" w:rsidRDefault="004C5F83">
      <w:pPr>
        <w:pStyle w:val="a7"/>
        <w:numPr>
          <w:ilvl w:val="0"/>
          <w:numId w:val="4"/>
        </w:numPr>
        <w:spacing w:line="560" w:lineRule="exact"/>
        <w:ind w:firstLineChars="0"/>
        <w:pPrChange w:id="1179" w:author="think" w:date="2017-02-12T16:26:00Z">
          <w:pPr>
            <w:pStyle w:val="a7"/>
            <w:numPr>
              <w:numId w:val="4"/>
            </w:numPr>
            <w:ind w:left="1140" w:firstLineChars="0" w:hanging="720"/>
          </w:pPr>
        </w:pPrChange>
      </w:pPr>
      <w:r>
        <w:rPr>
          <w:rFonts w:hint="eastAsia"/>
        </w:rPr>
        <w:t>生成商户二维码</w:t>
      </w:r>
      <w:del w:id="1180" w:author="think" w:date="2017-02-12T16:49:00Z">
        <w:r w:rsidDel="00710FE5">
          <w:rPr>
            <w:rFonts w:hint="eastAsia"/>
          </w:rPr>
          <w:delText>码</w:delText>
        </w:r>
      </w:del>
      <w:r>
        <w:rPr>
          <w:rFonts w:hint="eastAsia"/>
        </w:rPr>
        <w:t>，</w:t>
      </w:r>
      <w:r w:rsidR="008F30C1">
        <w:rPr>
          <w:rFonts w:hint="eastAsia"/>
        </w:rPr>
        <w:t>包括打印和</w:t>
      </w:r>
      <w:r>
        <w:rPr>
          <w:rFonts w:hint="eastAsia"/>
        </w:rPr>
        <w:t>导出图片。</w:t>
      </w:r>
      <w:ins w:id="1181" w:author="think" w:date="2017-02-12T16:07:00Z">
        <w:r w:rsidR="002C40A8">
          <w:rPr>
            <w:rFonts w:hint="eastAsia"/>
          </w:rPr>
          <w:t>（</w:t>
        </w:r>
      </w:ins>
      <w:ins w:id="1182" w:author="think" w:date="2017-02-12T16:12:00Z">
        <w:r w:rsidR="00F52D36">
          <w:rPr>
            <w:rFonts w:hint="eastAsia"/>
          </w:rPr>
          <w:t>客户经理</w:t>
        </w:r>
      </w:ins>
      <w:ins w:id="1183" w:author="think" w:date="2017-02-12T16:07:00Z">
        <w:r w:rsidR="002C40A8">
          <w:rPr>
            <w:rFonts w:hint="eastAsia"/>
          </w:rPr>
          <w:t>）</w:t>
        </w:r>
      </w:ins>
    </w:p>
    <w:p w14:paraId="6748523B" w14:textId="77777777" w:rsidR="00CF5B56" w:rsidRDefault="00CF5B56" w:rsidP="00CF5B56">
      <w:pPr>
        <w:pStyle w:val="a5"/>
        <w:numPr>
          <w:ilvl w:val="0"/>
          <w:numId w:val="10"/>
        </w:numPr>
        <w:spacing w:line="560" w:lineRule="exact"/>
        <w:ind w:firstLineChars="0"/>
        <w:rPr>
          <w:ins w:id="1184" w:author="think" w:date="2017-02-12T16:49:00Z"/>
        </w:rPr>
      </w:pPr>
      <w:ins w:id="1185" w:author="think" w:date="2017-02-12T16:49:00Z">
        <w:r>
          <w:rPr>
            <w:rFonts w:hint="eastAsia"/>
          </w:rPr>
          <w:t>选择菜单</w:t>
        </w:r>
      </w:ins>
    </w:p>
    <w:p w14:paraId="5C8793D9" w14:textId="77777777" w:rsidR="00CF5B56" w:rsidRDefault="00CF5B56" w:rsidP="00CF5B56">
      <w:pPr>
        <w:pStyle w:val="a5"/>
        <w:numPr>
          <w:ilvl w:val="0"/>
          <w:numId w:val="10"/>
        </w:numPr>
        <w:spacing w:line="560" w:lineRule="exact"/>
        <w:ind w:firstLineChars="0"/>
        <w:rPr>
          <w:ins w:id="1186" w:author="think" w:date="2017-02-12T16:49:00Z"/>
        </w:rPr>
      </w:pPr>
      <w:ins w:id="1187" w:author="think" w:date="2017-02-12T16:49:00Z">
        <w:r>
          <w:rPr>
            <w:rFonts w:hint="eastAsia"/>
          </w:rPr>
          <w:lastRenderedPageBreak/>
          <w:t>输入商户查询条件</w:t>
        </w:r>
      </w:ins>
    </w:p>
    <w:p w14:paraId="583FD3AE" w14:textId="727FFD62" w:rsidR="00CF5B56" w:rsidRDefault="00CF5B56" w:rsidP="00CF5B56">
      <w:pPr>
        <w:pStyle w:val="a5"/>
        <w:numPr>
          <w:ilvl w:val="0"/>
          <w:numId w:val="10"/>
        </w:numPr>
        <w:spacing w:line="560" w:lineRule="exact"/>
        <w:ind w:firstLineChars="0"/>
        <w:rPr>
          <w:ins w:id="1188" w:author="think" w:date="2017-02-12T16:49:00Z"/>
        </w:rPr>
      </w:pPr>
      <w:ins w:id="1189" w:author="think" w:date="2017-02-12T16:49:00Z">
        <w:r>
          <w:rPr>
            <w:rFonts w:hint="eastAsia"/>
          </w:rPr>
          <w:t>下载</w:t>
        </w:r>
        <w:r w:rsidR="00710FE5">
          <w:rPr>
            <w:rFonts w:hint="eastAsia"/>
          </w:rPr>
          <w:t>二维码图片</w:t>
        </w:r>
      </w:ins>
    </w:p>
    <w:p w14:paraId="6FAF8DC3" w14:textId="77777777" w:rsidR="008F30C1" w:rsidRDefault="008F30C1">
      <w:pPr>
        <w:pStyle w:val="a7"/>
        <w:numPr>
          <w:ilvl w:val="0"/>
          <w:numId w:val="4"/>
        </w:numPr>
        <w:spacing w:line="560" w:lineRule="exact"/>
        <w:ind w:firstLineChars="0"/>
        <w:pPrChange w:id="1190" w:author="think" w:date="2017-02-12T16:26:00Z">
          <w:pPr>
            <w:pStyle w:val="a7"/>
            <w:numPr>
              <w:numId w:val="4"/>
            </w:numPr>
            <w:ind w:left="1140" w:firstLineChars="0" w:hanging="720"/>
          </w:pPr>
        </w:pPrChange>
      </w:pPr>
      <w:r>
        <w:rPr>
          <w:rFonts w:hint="eastAsia"/>
        </w:rPr>
        <w:t>商户开通、停用。</w:t>
      </w:r>
      <w:ins w:id="1191" w:author="think" w:date="2017-02-12T16:07:00Z">
        <w:r w:rsidR="002C40A8">
          <w:rPr>
            <w:rFonts w:hint="eastAsia"/>
          </w:rPr>
          <w:t>（</w:t>
        </w:r>
      </w:ins>
      <w:ins w:id="1192" w:author="think" w:date="2017-02-12T16:08:00Z">
        <w:r w:rsidR="002C40A8">
          <w:rPr>
            <w:rFonts w:hint="eastAsia"/>
          </w:rPr>
          <w:t>管理人员</w:t>
        </w:r>
      </w:ins>
      <w:ins w:id="1193" w:author="think" w:date="2017-02-12T16:07:00Z">
        <w:r w:rsidR="002C40A8">
          <w:rPr>
            <w:rFonts w:hint="eastAsia"/>
          </w:rPr>
          <w:t>）</w:t>
        </w:r>
      </w:ins>
    </w:p>
    <w:p w14:paraId="76CC68F3" w14:textId="77777777" w:rsidR="005C21F2" w:rsidRDefault="005C21F2" w:rsidP="005C21F2">
      <w:pPr>
        <w:pStyle w:val="a5"/>
        <w:numPr>
          <w:ilvl w:val="0"/>
          <w:numId w:val="10"/>
        </w:numPr>
        <w:spacing w:line="560" w:lineRule="exact"/>
        <w:ind w:firstLineChars="0"/>
        <w:rPr>
          <w:ins w:id="1194" w:author="think" w:date="2017-02-12T16:49:00Z"/>
        </w:rPr>
      </w:pPr>
      <w:ins w:id="1195" w:author="think" w:date="2017-02-12T16:49:00Z">
        <w:r>
          <w:rPr>
            <w:rFonts w:hint="eastAsia"/>
          </w:rPr>
          <w:t>选择菜单</w:t>
        </w:r>
      </w:ins>
    </w:p>
    <w:p w14:paraId="1AE32884" w14:textId="51EEB150" w:rsidR="005C21F2" w:rsidRDefault="005C21F2" w:rsidP="005C21F2">
      <w:pPr>
        <w:pStyle w:val="a5"/>
        <w:numPr>
          <w:ilvl w:val="0"/>
          <w:numId w:val="10"/>
        </w:numPr>
        <w:spacing w:line="560" w:lineRule="exact"/>
        <w:ind w:firstLineChars="0"/>
        <w:rPr>
          <w:ins w:id="1196" w:author="think" w:date="2017-02-12T16:50:00Z"/>
        </w:rPr>
      </w:pPr>
      <w:ins w:id="1197" w:author="think" w:date="2017-02-12T16:50:00Z">
        <w:r>
          <w:rPr>
            <w:rFonts w:hint="eastAsia"/>
          </w:rPr>
          <w:t>查询商户清单</w:t>
        </w:r>
      </w:ins>
    </w:p>
    <w:p w14:paraId="4D152FAA" w14:textId="610BF830" w:rsidR="005C21F2" w:rsidRDefault="005C21F2" w:rsidP="005C21F2">
      <w:pPr>
        <w:pStyle w:val="a5"/>
        <w:numPr>
          <w:ilvl w:val="0"/>
          <w:numId w:val="10"/>
        </w:numPr>
        <w:spacing w:line="560" w:lineRule="exact"/>
        <w:ind w:firstLineChars="0"/>
        <w:rPr>
          <w:ins w:id="1198" w:author="think" w:date="2017-02-12T16:49:00Z"/>
        </w:rPr>
      </w:pPr>
      <w:ins w:id="1199" w:author="think" w:date="2017-02-12T16:50:00Z">
        <w:r>
          <w:rPr>
            <w:rFonts w:hint="eastAsia"/>
          </w:rPr>
          <w:t>选取指定商户</w:t>
        </w:r>
      </w:ins>
    </w:p>
    <w:p w14:paraId="17961BB5" w14:textId="65A543DE" w:rsidR="005C21F2" w:rsidRDefault="005C21F2" w:rsidP="005C21F2">
      <w:pPr>
        <w:pStyle w:val="a5"/>
        <w:numPr>
          <w:ilvl w:val="0"/>
          <w:numId w:val="10"/>
        </w:numPr>
        <w:spacing w:line="560" w:lineRule="exact"/>
        <w:ind w:firstLineChars="0"/>
        <w:rPr>
          <w:ins w:id="1200" w:author="think" w:date="2017-02-12T16:49:00Z"/>
        </w:rPr>
      </w:pPr>
      <w:ins w:id="1201" w:author="think" w:date="2017-02-12T16:50:00Z">
        <w:r>
          <w:rPr>
            <w:rFonts w:hint="eastAsia"/>
          </w:rPr>
          <w:t>开通或停用商户</w:t>
        </w:r>
      </w:ins>
    </w:p>
    <w:p w14:paraId="3CDE6E12" w14:textId="77777777" w:rsidR="008F30C1" w:rsidRDefault="008F30C1">
      <w:pPr>
        <w:pStyle w:val="a7"/>
        <w:numPr>
          <w:ilvl w:val="0"/>
          <w:numId w:val="4"/>
        </w:numPr>
        <w:spacing w:line="560" w:lineRule="exact"/>
        <w:ind w:firstLineChars="0"/>
        <w:pPrChange w:id="1202" w:author="think" w:date="2017-02-12T16:26:00Z">
          <w:pPr>
            <w:pStyle w:val="a7"/>
            <w:numPr>
              <w:numId w:val="4"/>
            </w:numPr>
            <w:ind w:left="1140" w:firstLineChars="0" w:hanging="720"/>
          </w:pPr>
        </w:pPrChange>
      </w:pPr>
      <w:r>
        <w:rPr>
          <w:rFonts w:hint="eastAsia"/>
        </w:rPr>
        <w:t>渠道路由维护，包括新增、修改、删除</w:t>
      </w:r>
      <w:r w:rsidR="00D954C9">
        <w:rPr>
          <w:rFonts w:hint="eastAsia"/>
        </w:rPr>
        <w:t>。设置</w:t>
      </w:r>
      <w:r w:rsidR="005C619C">
        <w:rPr>
          <w:rFonts w:hint="eastAsia"/>
        </w:rPr>
        <w:t>商户</w:t>
      </w:r>
      <w:r w:rsidR="00D954C9">
        <w:rPr>
          <w:rFonts w:hint="eastAsia"/>
        </w:rPr>
        <w:t>默认路由。</w:t>
      </w:r>
      <w:ins w:id="1203" w:author="think" w:date="2017-02-12T16:07:00Z">
        <w:r w:rsidR="002C40A8">
          <w:rPr>
            <w:rFonts w:hint="eastAsia"/>
          </w:rPr>
          <w:t>（</w:t>
        </w:r>
      </w:ins>
      <w:ins w:id="1204" w:author="think" w:date="2017-02-12T16:08:00Z">
        <w:r w:rsidR="002C40A8">
          <w:rPr>
            <w:rFonts w:hint="eastAsia"/>
          </w:rPr>
          <w:t>管理人员</w:t>
        </w:r>
      </w:ins>
      <w:ins w:id="1205" w:author="think" w:date="2017-02-12T16:07:00Z">
        <w:r w:rsidR="002C40A8">
          <w:rPr>
            <w:rFonts w:hint="eastAsia"/>
          </w:rPr>
          <w:t>）</w:t>
        </w:r>
      </w:ins>
    </w:p>
    <w:p w14:paraId="47C602F4" w14:textId="77777777" w:rsidR="00C03A9C" w:rsidRDefault="00C03A9C" w:rsidP="00C03A9C">
      <w:pPr>
        <w:pStyle w:val="a5"/>
        <w:numPr>
          <w:ilvl w:val="0"/>
          <w:numId w:val="10"/>
        </w:numPr>
        <w:spacing w:line="560" w:lineRule="exact"/>
        <w:ind w:firstLineChars="0"/>
        <w:rPr>
          <w:ins w:id="1206" w:author="think" w:date="2017-02-12T16:51:00Z"/>
        </w:rPr>
      </w:pPr>
      <w:ins w:id="1207" w:author="think" w:date="2017-02-12T16:51:00Z">
        <w:r>
          <w:rPr>
            <w:rFonts w:hint="eastAsia"/>
          </w:rPr>
          <w:t>选择菜单</w:t>
        </w:r>
      </w:ins>
    </w:p>
    <w:p w14:paraId="126C253B" w14:textId="77777777" w:rsidR="00C03A9C" w:rsidRDefault="00C03A9C" w:rsidP="00C03A9C">
      <w:pPr>
        <w:pStyle w:val="a5"/>
        <w:numPr>
          <w:ilvl w:val="0"/>
          <w:numId w:val="10"/>
        </w:numPr>
        <w:spacing w:line="560" w:lineRule="exact"/>
        <w:ind w:firstLineChars="0"/>
        <w:rPr>
          <w:ins w:id="1208" w:author="think" w:date="2017-02-12T16:51:00Z"/>
        </w:rPr>
      </w:pPr>
      <w:ins w:id="1209" w:author="think" w:date="2017-02-12T16:51:00Z">
        <w:r>
          <w:rPr>
            <w:rFonts w:hint="eastAsia"/>
          </w:rPr>
          <w:t>查询商户清单</w:t>
        </w:r>
      </w:ins>
    </w:p>
    <w:p w14:paraId="59DD1310" w14:textId="77777777" w:rsidR="00C03A9C" w:rsidRDefault="00C03A9C" w:rsidP="00C03A9C">
      <w:pPr>
        <w:pStyle w:val="a5"/>
        <w:numPr>
          <w:ilvl w:val="0"/>
          <w:numId w:val="10"/>
        </w:numPr>
        <w:spacing w:line="560" w:lineRule="exact"/>
        <w:ind w:firstLineChars="0"/>
        <w:rPr>
          <w:ins w:id="1210" w:author="think" w:date="2017-02-12T16:51:00Z"/>
        </w:rPr>
      </w:pPr>
      <w:ins w:id="1211" w:author="think" w:date="2017-02-12T16:51:00Z">
        <w:r>
          <w:rPr>
            <w:rFonts w:hint="eastAsia"/>
          </w:rPr>
          <w:t>选取指定商户</w:t>
        </w:r>
      </w:ins>
    </w:p>
    <w:p w14:paraId="1131235C" w14:textId="3EA99A6C" w:rsidR="00C03A9C" w:rsidRDefault="009A0CCD" w:rsidP="00C03A9C">
      <w:pPr>
        <w:pStyle w:val="a5"/>
        <w:numPr>
          <w:ilvl w:val="0"/>
          <w:numId w:val="10"/>
        </w:numPr>
        <w:spacing w:line="560" w:lineRule="exact"/>
        <w:ind w:firstLineChars="0"/>
        <w:rPr>
          <w:ins w:id="1212" w:author="think" w:date="2017-02-12T16:51:00Z"/>
        </w:rPr>
      </w:pPr>
      <w:ins w:id="1213" w:author="think" w:date="2017-02-12T16:51:00Z">
        <w:r>
          <w:rPr>
            <w:rFonts w:hint="eastAsia"/>
          </w:rPr>
          <w:t>维护路由记录</w:t>
        </w:r>
      </w:ins>
    </w:p>
    <w:p w14:paraId="3C3188AC" w14:textId="77777777" w:rsidR="00D954C9" w:rsidRPr="002C40A8" w:rsidRDefault="00D954C9">
      <w:pPr>
        <w:pStyle w:val="a7"/>
        <w:numPr>
          <w:ilvl w:val="0"/>
          <w:numId w:val="4"/>
        </w:numPr>
        <w:spacing w:line="560" w:lineRule="exact"/>
        <w:ind w:firstLineChars="0"/>
        <w:rPr>
          <w:strike/>
          <w:rPrChange w:id="1214" w:author="think" w:date="2017-02-12T16:10:00Z">
            <w:rPr/>
          </w:rPrChange>
        </w:rPr>
        <w:pPrChange w:id="1215" w:author="think" w:date="2017-02-12T16:26:00Z">
          <w:pPr>
            <w:pStyle w:val="a7"/>
            <w:numPr>
              <w:numId w:val="4"/>
            </w:numPr>
            <w:ind w:left="1140" w:firstLineChars="0" w:hanging="720"/>
          </w:pPr>
        </w:pPrChange>
      </w:pPr>
      <w:r w:rsidRPr="002C40A8">
        <w:rPr>
          <w:rFonts w:hint="eastAsia"/>
          <w:strike/>
          <w:rPrChange w:id="1216" w:author="think" w:date="2017-02-12T16:10:00Z">
            <w:rPr>
              <w:rFonts w:hint="eastAsia"/>
            </w:rPr>
          </w:rPrChange>
        </w:rPr>
        <w:t>商户路由失败原因查询。</w:t>
      </w:r>
      <w:ins w:id="1217" w:author="think" w:date="2017-02-12T16:10:00Z">
        <w:r w:rsidR="002C40A8" w:rsidRPr="002C40A8">
          <w:rPr>
            <w:rFonts w:hint="eastAsia"/>
            <w:rPrChange w:id="1218" w:author="think" w:date="2017-02-12T16:10:00Z">
              <w:rPr>
                <w:rFonts w:hint="eastAsia"/>
                <w:strike/>
              </w:rPr>
            </w:rPrChange>
          </w:rPr>
          <w:t>（路由并不记</w:t>
        </w:r>
        <w:r w:rsidR="002C40A8" w:rsidRPr="002C40A8">
          <w:rPr>
            <w:rPrChange w:id="1219" w:author="think" w:date="2017-02-12T16:10:00Z">
              <w:rPr>
                <w:strike/>
              </w:rPr>
            </w:rPrChange>
          </w:rPr>
          <w:t>log</w:t>
        </w:r>
        <w:r w:rsidR="002C40A8">
          <w:rPr>
            <w:rFonts w:hint="eastAsia"/>
          </w:rPr>
          <w:t>，如有商户反映路由失败</w:t>
        </w:r>
      </w:ins>
      <w:ins w:id="1220" w:author="think" w:date="2017-02-12T16:11:00Z">
        <w:r w:rsidR="002C40A8">
          <w:rPr>
            <w:rFonts w:hint="eastAsia"/>
          </w:rPr>
          <w:t>应该首先自行扫码确认跳转上游路径是否正确</w:t>
        </w:r>
      </w:ins>
      <w:ins w:id="1221" w:author="think" w:date="2017-02-12T16:10:00Z">
        <w:r w:rsidR="002C40A8" w:rsidRPr="002C40A8">
          <w:rPr>
            <w:rFonts w:hint="eastAsia"/>
            <w:rPrChange w:id="1222" w:author="think" w:date="2017-02-12T16:10:00Z">
              <w:rPr>
                <w:rFonts w:hint="eastAsia"/>
                <w:strike/>
              </w:rPr>
            </w:rPrChange>
          </w:rPr>
          <w:t>）</w:t>
        </w:r>
      </w:ins>
    </w:p>
    <w:p w14:paraId="2990A95C" w14:textId="76995B24" w:rsidR="00573BE4" w:rsidRPr="005A5300" w:rsidRDefault="000167F7" w:rsidP="000167F7">
      <w:pPr>
        <w:pStyle w:val="a7"/>
        <w:numPr>
          <w:ilvl w:val="0"/>
          <w:numId w:val="4"/>
        </w:numPr>
        <w:spacing w:line="560" w:lineRule="exact"/>
        <w:ind w:firstLineChars="0"/>
        <w:rPr>
          <w:ins w:id="1223" w:author="think" w:date="2017-02-12T17:04:00Z"/>
          <w:u w:val="single"/>
          <w:rPrChange w:id="1224" w:author="think" w:date="2017-02-12T17:16:00Z">
            <w:rPr>
              <w:ins w:id="1225" w:author="think" w:date="2017-02-12T17:04:00Z"/>
            </w:rPr>
          </w:rPrChange>
        </w:rPr>
      </w:pPr>
      <w:ins w:id="1226" w:author="think" w:date="2017-02-12T16:55:00Z">
        <w:r>
          <w:rPr>
            <w:rFonts w:hint="eastAsia"/>
          </w:rPr>
          <w:t>交易记录</w:t>
        </w:r>
        <w:r w:rsidR="00DD5B38">
          <w:rPr>
            <w:rFonts w:hint="eastAsia"/>
          </w:rPr>
          <w:t>对账</w:t>
        </w:r>
        <w:r w:rsidR="0008435D">
          <w:rPr>
            <w:rFonts w:hint="eastAsia"/>
          </w:rPr>
          <w:t>，</w:t>
        </w:r>
        <w:r w:rsidR="0008435D" w:rsidRPr="00B02185">
          <w:rPr>
            <w:rFonts w:hint="eastAsia"/>
            <w:color w:val="FF0000"/>
            <w:rPrChange w:id="1227" w:author="think" w:date="2017-02-12T17:05:00Z">
              <w:rPr>
                <w:rFonts w:hint="eastAsia"/>
              </w:rPr>
            </w:rPrChange>
          </w:rPr>
          <w:t>后台</w:t>
        </w:r>
      </w:ins>
      <w:ins w:id="1228" w:author="think" w:date="2017-02-12T16:56:00Z">
        <w:r w:rsidR="00573BE4" w:rsidRPr="00B02185">
          <w:rPr>
            <w:rFonts w:hint="eastAsia"/>
            <w:color w:val="FF0000"/>
            <w:rPrChange w:id="1229" w:author="think" w:date="2017-02-12T17:05:00Z">
              <w:rPr>
                <w:rFonts w:hint="eastAsia"/>
              </w:rPr>
            </w:rPrChange>
          </w:rPr>
          <w:t>应按周期对每个商户资金金额进行对账</w:t>
        </w:r>
        <w:r w:rsidR="00847450" w:rsidRPr="00B02185">
          <w:rPr>
            <w:rFonts w:hint="eastAsia"/>
            <w:color w:val="FF0000"/>
            <w:rPrChange w:id="1230" w:author="think" w:date="2017-02-12T17:05:00Z">
              <w:rPr>
                <w:rFonts w:hint="eastAsia"/>
              </w:rPr>
            </w:rPrChange>
          </w:rPr>
          <w:t>（建议</w:t>
        </w:r>
      </w:ins>
      <w:ins w:id="1231" w:author="think" w:date="2017-02-12T16:57:00Z">
        <w:r w:rsidR="00847450" w:rsidRPr="00B02185">
          <w:rPr>
            <w:rFonts w:hint="eastAsia"/>
            <w:color w:val="FF0000"/>
            <w:rPrChange w:id="1232" w:author="think" w:date="2017-02-12T17:05:00Z">
              <w:rPr>
                <w:rFonts w:hint="eastAsia"/>
              </w:rPr>
            </w:rPrChange>
          </w:rPr>
          <w:t>每天</w:t>
        </w:r>
      </w:ins>
      <w:ins w:id="1233" w:author="think" w:date="2017-02-12T17:03:00Z">
        <w:r w:rsidR="00461A6A" w:rsidRPr="00B02185">
          <w:rPr>
            <w:rFonts w:hint="eastAsia"/>
            <w:color w:val="FF0000"/>
            <w:rPrChange w:id="1234" w:author="think" w:date="2017-02-12T17:05:00Z">
              <w:rPr>
                <w:rFonts w:hint="eastAsia"/>
              </w:rPr>
            </w:rPrChange>
          </w:rPr>
          <w:t>给商户进行清算前进行对账</w:t>
        </w:r>
      </w:ins>
      <w:ins w:id="1235" w:author="think" w:date="2017-02-12T16:56:00Z">
        <w:r w:rsidR="00847450" w:rsidRPr="00B02185">
          <w:rPr>
            <w:rFonts w:hint="eastAsia"/>
            <w:color w:val="FF0000"/>
            <w:rPrChange w:id="1236" w:author="think" w:date="2017-02-12T17:05:00Z">
              <w:rPr>
                <w:rFonts w:hint="eastAsia"/>
              </w:rPr>
            </w:rPrChange>
          </w:rPr>
          <w:t>）</w:t>
        </w:r>
      </w:ins>
      <w:ins w:id="1237" w:author="think" w:date="2017-02-12T16:59:00Z">
        <w:r w:rsidR="00461A6A" w:rsidRPr="00B02185">
          <w:rPr>
            <w:rFonts w:hint="eastAsia"/>
            <w:color w:val="FF0000"/>
            <w:rPrChange w:id="1238" w:author="think" w:date="2017-02-12T17:05:00Z">
              <w:rPr>
                <w:rFonts w:hint="eastAsia"/>
              </w:rPr>
            </w:rPrChange>
          </w:rPr>
          <w:t>，未经对账交易将</w:t>
        </w:r>
      </w:ins>
      <w:ins w:id="1239" w:author="think" w:date="2017-02-12T17:04:00Z">
        <w:r w:rsidR="00461A6A" w:rsidRPr="00B02185">
          <w:rPr>
            <w:rFonts w:hint="eastAsia"/>
            <w:color w:val="FF0000"/>
            <w:rPrChange w:id="1240" w:author="think" w:date="2017-02-12T17:05:00Z">
              <w:rPr>
                <w:rFonts w:hint="eastAsia"/>
              </w:rPr>
            </w:rPrChange>
          </w:rPr>
          <w:t>影响商户和客户经理交易记录查询</w:t>
        </w:r>
      </w:ins>
      <w:ins w:id="1241" w:author="think" w:date="2017-02-12T16:56:00Z">
        <w:r w:rsidR="00847450" w:rsidRPr="00B02185">
          <w:rPr>
            <w:rFonts w:hint="eastAsia"/>
            <w:color w:val="FF0000"/>
            <w:rPrChange w:id="1242" w:author="think" w:date="2017-02-12T17:05:00Z">
              <w:rPr>
                <w:rFonts w:hint="eastAsia"/>
              </w:rPr>
            </w:rPrChange>
          </w:rPr>
          <w:t>。</w:t>
        </w:r>
      </w:ins>
      <w:ins w:id="1243" w:author="think" w:date="2017-02-12T17:16:00Z">
        <w:r w:rsidR="005A5300" w:rsidRPr="005A5300">
          <w:rPr>
            <w:rFonts w:hint="eastAsia"/>
            <w:color w:val="FF0000"/>
            <w:u w:val="single"/>
            <w:rPrChange w:id="1244" w:author="think" w:date="2017-02-12T17:16:00Z">
              <w:rPr>
                <w:rFonts w:hint="eastAsia"/>
                <w:color w:val="FF0000"/>
              </w:rPr>
            </w:rPrChange>
          </w:rPr>
          <w:t>交易记录入账后无法进行更改</w:t>
        </w:r>
      </w:ins>
      <w:ins w:id="1245" w:author="think" w:date="2017-02-12T17:22:00Z">
        <w:r w:rsidR="00B11750">
          <w:rPr>
            <w:rFonts w:hint="eastAsia"/>
            <w:color w:val="FF0000"/>
            <w:u w:val="single"/>
          </w:rPr>
          <w:t>，</w:t>
        </w:r>
      </w:ins>
      <w:ins w:id="1246" w:author="think" w:date="2017-02-12T17:24:00Z">
        <w:r w:rsidR="00B11750">
          <w:rPr>
            <w:rFonts w:hint="eastAsia"/>
            <w:color w:val="FF0000"/>
            <w:u w:val="single"/>
          </w:rPr>
          <w:t>且只展示</w:t>
        </w:r>
      </w:ins>
      <w:ins w:id="1247" w:author="think" w:date="2017-02-12T17:23:00Z">
        <w:r w:rsidR="00B11750">
          <w:rPr>
            <w:rFonts w:hint="eastAsia"/>
            <w:color w:val="FF0000"/>
            <w:u w:val="single"/>
          </w:rPr>
          <w:t>标记为正常交易</w:t>
        </w:r>
      </w:ins>
      <w:ins w:id="1248" w:author="think" w:date="2017-02-12T17:24:00Z">
        <w:r w:rsidR="00B11750">
          <w:rPr>
            <w:rFonts w:hint="eastAsia"/>
            <w:color w:val="FF0000"/>
            <w:u w:val="single"/>
          </w:rPr>
          <w:t>的记录</w:t>
        </w:r>
      </w:ins>
      <w:ins w:id="1249" w:author="think" w:date="2017-02-12T17:16:00Z">
        <w:r w:rsidR="005A5300" w:rsidRPr="005A5300">
          <w:rPr>
            <w:rFonts w:hint="eastAsia"/>
            <w:color w:val="FF0000"/>
            <w:u w:val="single"/>
            <w:rPrChange w:id="1250" w:author="think" w:date="2017-02-12T17:16:00Z">
              <w:rPr>
                <w:rFonts w:hint="eastAsia"/>
                <w:color w:val="FF0000"/>
              </w:rPr>
            </w:rPrChange>
          </w:rPr>
          <w:t>。</w:t>
        </w:r>
      </w:ins>
      <w:ins w:id="1251" w:author="think" w:date="2017-02-12T17:27:00Z">
        <w:r w:rsidR="005B0C11" w:rsidRPr="005B0C11">
          <w:rPr>
            <w:rFonts w:hint="eastAsia"/>
            <w:color w:val="FF0000"/>
            <w:rPrChange w:id="1252" w:author="think" w:date="2017-02-12T17:27:00Z">
              <w:rPr>
                <w:rFonts w:hint="eastAsia"/>
                <w:color w:val="FF0000"/>
                <w:u w:val="single"/>
              </w:rPr>
            </w:rPrChange>
          </w:rPr>
          <w:t>（管理人员）</w:t>
        </w:r>
      </w:ins>
    </w:p>
    <w:p w14:paraId="4478D024" w14:textId="6B8291E4" w:rsidR="00B45702" w:rsidRDefault="00367A80">
      <w:pPr>
        <w:pStyle w:val="a5"/>
        <w:numPr>
          <w:ilvl w:val="0"/>
          <w:numId w:val="10"/>
        </w:numPr>
        <w:spacing w:line="560" w:lineRule="exact"/>
        <w:ind w:firstLineChars="0"/>
        <w:rPr>
          <w:ins w:id="1253" w:author="think" w:date="2017-02-12T17:06:00Z"/>
        </w:rPr>
        <w:pPrChange w:id="1254" w:author="think" w:date="2017-02-12T17:05:00Z">
          <w:pPr>
            <w:pStyle w:val="a7"/>
            <w:numPr>
              <w:numId w:val="4"/>
            </w:numPr>
            <w:spacing w:line="560" w:lineRule="exact"/>
            <w:ind w:left="1140" w:firstLineChars="0" w:hanging="720"/>
          </w:pPr>
        </w:pPrChange>
      </w:pPr>
      <w:ins w:id="1255" w:author="think" w:date="2017-02-12T17:06:00Z">
        <w:r>
          <w:rPr>
            <w:rFonts w:hint="eastAsia"/>
          </w:rPr>
          <w:t>按日期</w:t>
        </w:r>
        <w:r w:rsidR="00B02185">
          <w:rPr>
            <w:rFonts w:hint="eastAsia"/>
          </w:rPr>
          <w:t>查询商户清单</w:t>
        </w:r>
      </w:ins>
    </w:p>
    <w:p w14:paraId="353125BD" w14:textId="3C6C3AF7" w:rsidR="00B02185" w:rsidRDefault="000E064A">
      <w:pPr>
        <w:pStyle w:val="a5"/>
        <w:numPr>
          <w:ilvl w:val="0"/>
          <w:numId w:val="10"/>
        </w:numPr>
        <w:spacing w:line="560" w:lineRule="exact"/>
        <w:ind w:firstLineChars="0"/>
        <w:rPr>
          <w:ins w:id="1256" w:author="think" w:date="2017-02-12T17:09:00Z"/>
        </w:rPr>
        <w:pPrChange w:id="1257" w:author="think" w:date="2017-02-12T17:05:00Z">
          <w:pPr>
            <w:pStyle w:val="a7"/>
            <w:numPr>
              <w:numId w:val="4"/>
            </w:numPr>
            <w:spacing w:line="560" w:lineRule="exact"/>
            <w:ind w:left="1140" w:firstLineChars="0" w:hanging="720"/>
          </w:pPr>
        </w:pPrChange>
      </w:pPr>
      <w:ins w:id="1258" w:author="think" w:date="2017-02-12T17:06:00Z">
        <w:r>
          <w:rPr>
            <w:rFonts w:hint="eastAsia"/>
          </w:rPr>
          <w:t>核对</w:t>
        </w:r>
        <w:r w:rsidR="00367A80">
          <w:rPr>
            <w:rFonts w:hint="eastAsia"/>
          </w:rPr>
          <w:t>商户</w:t>
        </w:r>
      </w:ins>
      <w:ins w:id="1259" w:author="think" w:date="2017-02-12T17:07:00Z">
        <w:r w:rsidR="00E6347C">
          <w:rPr>
            <w:rFonts w:hint="eastAsia"/>
          </w:rPr>
          <w:t>当天</w:t>
        </w:r>
      </w:ins>
      <w:ins w:id="1260" w:author="think" w:date="2017-02-12T17:08:00Z">
        <w:r w:rsidR="00E6347C">
          <w:rPr>
            <w:rFonts w:hint="eastAsia"/>
          </w:rPr>
          <w:t>交易金额及笔数，两个要素均与各个上游加总金额和笔数</w:t>
        </w:r>
      </w:ins>
      <w:ins w:id="1261" w:author="think" w:date="2017-02-12T17:09:00Z">
        <w:r w:rsidR="00E6347C">
          <w:rPr>
            <w:rFonts w:hint="eastAsia"/>
          </w:rPr>
          <w:t>一直，则</w:t>
        </w:r>
      </w:ins>
      <w:ins w:id="1262" w:author="think" w:date="2017-02-12T17:22:00Z">
        <w:r w:rsidR="00A5744F">
          <w:rPr>
            <w:rFonts w:hint="eastAsia"/>
          </w:rPr>
          <w:t>将所有交易记录标记为正</w:t>
        </w:r>
        <w:r w:rsidR="00A5744F">
          <w:rPr>
            <w:rFonts w:hint="eastAsia"/>
          </w:rPr>
          <w:lastRenderedPageBreak/>
          <w:t>常交易</w:t>
        </w:r>
      </w:ins>
      <w:ins w:id="1263" w:author="think" w:date="2017-02-12T17:09:00Z">
        <w:r w:rsidR="00E6347C">
          <w:rPr>
            <w:rFonts w:hint="eastAsia"/>
          </w:rPr>
          <w:t>。</w:t>
        </w:r>
      </w:ins>
    </w:p>
    <w:p w14:paraId="0E7BE2DB" w14:textId="675C2E2B" w:rsidR="00E6347C" w:rsidRDefault="00E6347C">
      <w:pPr>
        <w:pStyle w:val="a5"/>
        <w:numPr>
          <w:ilvl w:val="0"/>
          <w:numId w:val="10"/>
        </w:numPr>
        <w:spacing w:line="560" w:lineRule="exact"/>
        <w:ind w:firstLineChars="0"/>
        <w:rPr>
          <w:ins w:id="1264" w:author="think" w:date="2017-02-12T17:12:00Z"/>
        </w:rPr>
        <w:pPrChange w:id="1265" w:author="think" w:date="2017-02-12T17:05:00Z">
          <w:pPr>
            <w:pStyle w:val="a7"/>
            <w:numPr>
              <w:numId w:val="4"/>
            </w:numPr>
            <w:spacing w:line="560" w:lineRule="exact"/>
            <w:ind w:left="1140" w:firstLineChars="0" w:hanging="720"/>
          </w:pPr>
        </w:pPrChange>
      </w:pPr>
      <w:ins w:id="1266" w:author="think" w:date="2017-02-12T17:09:00Z">
        <w:r>
          <w:rPr>
            <w:rFonts w:hint="eastAsia"/>
          </w:rPr>
          <w:t>如上述不一致，点选商户交易记录清单</w:t>
        </w:r>
      </w:ins>
      <w:ins w:id="1267" w:author="think" w:date="2017-02-12T17:10:00Z">
        <w:r>
          <w:rPr>
            <w:rFonts w:hint="eastAsia"/>
          </w:rPr>
          <w:t>，与各个上游</w:t>
        </w:r>
      </w:ins>
      <w:ins w:id="1268" w:author="think" w:date="2017-02-12T17:13:00Z">
        <w:r w:rsidR="005A5300">
          <w:rPr>
            <w:rFonts w:hint="eastAsia"/>
          </w:rPr>
          <w:t>渠道</w:t>
        </w:r>
      </w:ins>
      <w:ins w:id="1269" w:author="think" w:date="2017-02-12T17:10:00Z">
        <w:r>
          <w:rPr>
            <w:rFonts w:hint="eastAsia"/>
          </w:rPr>
          <w:t>交易记录进行逐笔勾对（通过上游</w:t>
        </w:r>
      </w:ins>
      <w:ins w:id="1270" w:author="think" w:date="2017-02-12T17:11:00Z">
        <w:r>
          <w:rPr>
            <w:rFonts w:hint="eastAsia"/>
          </w:rPr>
          <w:t>订单编号</w:t>
        </w:r>
      </w:ins>
      <w:ins w:id="1271" w:author="think" w:date="2017-02-12T17:10:00Z">
        <w:r>
          <w:rPr>
            <w:rFonts w:hint="eastAsia"/>
          </w:rPr>
          <w:t>）</w:t>
        </w:r>
      </w:ins>
      <w:ins w:id="1272" w:author="think" w:date="2017-02-12T17:17:00Z">
        <w:r w:rsidR="00760941">
          <w:rPr>
            <w:rFonts w:hint="eastAsia"/>
          </w:rPr>
          <w:t>，规则如下：</w:t>
        </w:r>
      </w:ins>
    </w:p>
    <w:p w14:paraId="50100B54" w14:textId="5A1D7EBF" w:rsidR="00760941" w:rsidRDefault="00760941" w:rsidP="00760941">
      <w:pPr>
        <w:pStyle w:val="a5"/>
        <w:numPr>
          <w:ilvl w:val="1"/>
          <w:numId w:val="10"/>
        </w:numPr>
        <w:spacing w:line="560" w:lineRule="exact"/>
        <w:ind w:firstLineChars="0"/>
        <w:rPr>
          <w:ins w:id="1273" w:author="think" w:date="2017-02-12T17:16:00Z"/>
        </w:rPr>
      </w:pPr>
      <w:ins w:id="1274" w:author="think" w:date="2017-02-12T17:16:00Z">
        <w:r>
          <w:rPr>
            <w:rFonts w:hint="eastAsia"/>
          </w:rPr>
          <w:t>上游渠道记录存在（状态正常），后台系统</w:t>
        </w:r>
      </w:ins>
      <w:ins w:id="1275" w:author="think" w:date="2017-02-12T17:17:00Z">
        <w:r>
          <w:rPr>
            <w:rFonts w:hint="eastAsia"/>
          </w:rPr>
          <w:t>存在（状态正常）</w:t>
        </w:r>
      </w:ins>
      <w:ins w:id="1276" w:author="think" w:date="2017-02-12T17:16:00Z">
        <w:r>
          <w:rPr>
            <w:rFonts w:hint="eastAsia"/>
          </w:rPr>
          <w:t>，</w:t>
        </w:r>
      </w:ins>
      <w:ins w:id="1277" w:author="think" w:date="2017-02-12T17:17:00Z">
        <w:r>
          <w:rPr>
            <w:rFonts w:hint="eastAsia"/>
          </w:rPr>
          <w:t>标记为正常交易。</w:t>
        </w:r>
      </w:ins>
    </w:p>
    <w:p w14:paraId="175964B6" w14:textId="7707740F" w:rsidR="001B7396" w:rsidRDefault="001B7396" w:rsidP="001B7396">
      <w:pPr>
        <w:pStyle w:val="a5"/>
        <w:numPr>
          <w:ilvl w:val="1"/>
          <w:numId w:val="10"/>
        </w:numPr>
        <w:spacing w:line="560" w:lineRule="exact"/>
        <w:ind w:firstLineChars="0"/>
        <w:rPr>
          <w:ins w:id="1278" w:author="think" w:date="2017-02-12T17:18:00Z"/>
        </w:rPr>
      </w:pPr>
      <w:ins w:id="1279" w:author="think" w:date="2017-02-12T17:18:00Z">
        <w:r>
          <w:rPr>
            <w:rFonts w:hint="eastAsia"/>
          </w:rPr>
          <w:t>上游渠道记录存在（状态正常），后台系统不存在，由管理人员添加相关记录后标记为正常</w:t>
        </w:r>
        <w:r w:rsidR="00D56767">
          <w:rPr>
            <w:rFonts w:hint="eastAsia"/>
          </w:rPr>
          <w:t>交易</w:t>
        </w:r>
        <w:r>
          <w:rPr>
            <w:rFonts w:hint="eastAsia"/>
          </w:rPr>
          <w:t>。</w:t>
        </w:r>
      </w:ins>
    </w:p>
    <w:p w14:paraId="27E87433" w14:textId="7E53A85A" w:rsidR="001767EC" w:rsidRDefault="005A5300">
      <w:pPr>
        <w:pStyle w:val="a5"/>
        <w:numPr>
          <w:ilvl w:val="1"/>
          <w:numId w:val="10"/>
        </w:numPr>
        <w:spacing w:line="560" w:lineRule="exact"/>
        <w:ind w:firstLineChars="0"/>
        <w:rPr>
          <w:ins w:id="1280" w:author="think" w:date="2017-02-12T17:20:00Z"/>
        </w:rPr>
        <w:pPrChange w:id="1281" w:author="think" w:date="2017-02-12T17:12:00Z">
          <w:pPr>
            <w:pStyle w:val="a7"/>
            <w:numPr>
              <w:numId w:val="4"/>
            </w:numPr>
            <w:spacing w:line="560" w:lineRule="exact"/>
            <w:ind w:left="1140" w:firstLineChars="0" w:hanging="720"/>
          </w:pPr>
        </w:pPrChange>
      </w:pPr>
      <w:ins w:id="1282" w:author="think" w:date="2017-02-12T17:13:00Z">
        <w:r>
          <w:rPr>
            <w:rFonts w:hint="eastAsia"/>
          </w:rPr>
          <w:t>上游渠道记录</w:t>
        </w:r>
      </w:ins>
      <w:ins w:id="1283" w:author="think" w:date="2017-02-12T17:21:00Z">
        <w:r w:rsidR="00A5744F">
          <w:rPr>
            <w:rFonts w:hint="eastAsia"/>
          </w:rPr>
          <w:t>不</w:t>
        </w:r>
      </w:ins>
      <w:ins w:id="1284" w:author="think" w:date="2017-02-12T17:14:00Z">
        <w:r>
          <w:rPr>
            <w:rFonts w:hint="eastAsia"/>
          </w:rPr>
          <w:t>存在</w:t>
        </w:r>
      </w:ins>
      <w:ins w:id="1285" w:author="think" w:date="2017-02-12T17:15:00Z">
        <w:r>
          <w:rPr>
            <w:rFonts w:hint="eastAsia"/>
          </w:rPr>
          <w:t>（</w:t>
        </w:r>
      </w:ins>
      <w:ins w:id="1286" w:author="think" w:date="2017-02-12T17:21:00Z">
        <w:r w:rsidR="00A5744F">
          <w:rPr>
            <w:rFonts w:hint="eastAsia"/>
          </w:rPr>
          <w:t>或</w:t>
        </w:r>
      </w:ins>
      <w:ins w:id="1287" w:author="think" w:date="2017-02-12T17:15:00Z">
        <w:r>
          <w:rPr>
            <w:rFonts w:hint="eastAsia"/>
          </w:rPr>
          <w:t>状态</w:t>
        </w:r>
      </w:ins>
      <w:ins w:id="1288" w:author="think" w:date="2017-02-12T17:19:00Z">
        <w:r w:rsidR="005E1588">
          <w:rPr>
            <w:rFonts w:hint="eastAsia"/>
          </w:rPr>
          <w:t>不</w:t>
        </w:r>
      </w:ins>
      <w:ins w:id="1289" w:author="think" w:date="2017-02-12T17:15:00Z">
        <w:r>
          <w:rPr>
            <w:rFonts w:hint="eastAsia"/>
          </w:rPr>
          <w:t>正常）</w:t>
        </w:r>
      </w:ins>
      <w:ins w:id="1290" w:author="think" w:date="2017-02-12T17:14:00Z">
        <w:r>
          <w:rPr>
            <w:rFonts w:hint="eastAsia"/>
          </w:rPr>
          <w:t>，后台系统存在</w:t>
        </w:r>
      </w:ins>
      <w:ins w:id="1291" w:author="think" w:date="2017-02-12T17:19:00Z">
        <w:r w:rsidR="005E1588">
          <w:rPr>
            <w:rFonts w:hint="eastAsia"/>
          </w:rPr>
          <w:t>（状态正常）</w:t>
        </w:r>
      </w:ins>
      <w:ins w:id="1292" w:author="think" w:date="2017-02-12T17:14:00Z">
        <w:r>
          <w:rPr>
            <w:rFonts w:hint="eastAsia"/>
          </w:rPr>
          <w:t>，</w:t>
        </w:r>
      </w:ins>
      <w:ins w:id="1293" w:author="think" w:date="2017-02-12T17:15:00Z">
        <w:r>
          <w:rPr>
            <w:rFonts w:hint="eastAsia"/>
          </w:rPr>
          <w:t>由</w:t>
        </w:r>
      </w:ins>
      <w:ins w:id="1294" w:author="think" w:date="2017-02-12T17:16:00Z">
        <w:r w:rsidR="00760941">
          <w:rPr>
            <w:rFonts w:hint="eastAsia"/>
          </w:rPr>
          <w:t>管理人员</w:t>
        </w:r>
      </w:ins>
      <w:ins w:id="1295" w:author="think" w:date="2017-02-12T17:19:00Z">
        <w:r w:rsidR="005E1588">
          <w:rPr>
            <w:rFonts w:hint="eastAsia"/>
          </w:rPr>
          <w:t>与上游</w:t>
        </w:r>
      </w:ins>
      <w:ins w:id="1296" w:author="think" w:date="2017-02-12T17:20:00Z">
        <w:r w:rsidR="005E1588">
          <w:rPr>
            <w:rFonts w:hint="eastAsia"/>
          </w:rPr>
          <w:t>渠道核实</w:t>
        </w:r>
      </w:ins>
      <w:ins w:id="1297" w:author="think" w:date="2017-02-12T17:19:00Z">
        <w:r w:rsidR="005E1588">
          <w:rPr>
            <w:rFonts w:hint="eastAsia"/>
          </w:rPr>
          <w:t>后</w:t>
        </w:r>
      </w:ins>
      <w:ins w:id="1298" w:author="think" w:date="2017-02-12T17:17:00Z">
        <w:r w:rsidR="001D243F">
          <w:rPr>
            <w:rFonts w:hint="eastAsia"/>
          </w:rPr>
          <w:t>标记为正常</w:t>
        </w:r>
      </w:ins>
      <w:ins w:id="1299" w:author="think" w:date="2017-02-12T17:19:00Z">
        <w:r w:rsidR="005E1588">
          <w:rPr>
            <w:rFonts w:hint="eastAsia"/>
          </w:rPr>
          <w:t>交易</w:t>
        </w:r>
        <w:r w:rsidR="005E1588">
          <w:rPr>
            <w:rFonts w:hint="eastAsia"/>
          </w:rPr>
          <w:t>/</w:t>
        </w:r>
        <w:r w:rsidR="005E1588">
          <w:rPr>
            <w:rFonts w:hint="eastAsia"/>
          </w:rPr>
          <w:t>失败交易</w:t>
        </w:r>
      </w:ins>
      <w:ins w:id="1300" w:author="think" w:date="2017-02-12T17:17:00Z">
        <w:r w:rsidR="001D243F">
          <w:rPr>
            <w:rFonts w:hint="eastAsia"/>
          </w:rPr>
          <w:t>。</w:t>
        </w:r>
      </w:ins>
    </w:p>
    <w:p w14:paraId="22E1A42B" w14:textId="04272F96" w:rsidR="00A5744F" w:rsidRDefault="00597E60" w:rsidP="00A5744F">
      <w:pPr>
        <w:pStyle w:val="a5"/>
        <w:numPr>
          <w:ilvl w:val="0"/>
          <w:numId w:val="10"/>
        </w:numPr>
        <w:spacing w:line="560" w:lineRule="exact"/>
        <w:ind w:firstLineChars="0"/>
        <w:rPr>
          <w:ins w:id="1301" w:author="think" w:date="2017-02-12T17:21:00Z"/>
        </w:rPr>
      </w:pPr>
      <w:ins w:id="1302" w:author="think" w:date="2017-02-12T17:24:00Z">
        <w:r>
          <w:rPr>
            <w:rFonts w:hint="eastAsia"/>
          </w:rPr>
          <w:t>提交交易</w:t>
        </w:r>
      </w:ins>
      <w:ins w:id="1303" w:author="think" w:date="2017-02-12T17:25:00Z">
        <w:r>
          <w:rPr>
            <w:rFonts w:hint="eastAsia"/>
          </w:rPr>
          <w:t>状态，完成入账操作</w:t>
        </w:r>
      </w:ins>
    </w:p>
    <w:p w14:paraId="53550A0C" w14:textId="13C92F56" w:rsidR="003D0387" w:rsidDel="007A3E6B" w:rsidRDefault="003D0387">
      <w:pPr>
        <w:pStyle w:val="a7"/>
        <w:numPr>
          <w:ilvl w:val="0"/>
          <w:numId w:val="4"/>
        </w:numPr>
        <w:spacing w:line="560" w:lineRule="exact"/>
        <w:ind w:firstLineChars="0"/>
        <w:rPr>
          <w:del w:id="1304" w:author="think" w:date="2017-02-12T16:53:00Z"/>
        </w:rPr>
        <w:pPrChange w:id="1305" w:author="think" w:date="2017-02-12T16:26:00Z">
          <w:pPr>
            <w:pStyle w:val="a7"/>
            <w:numPr>
              <w:numId w:val="4"/>
            </w:numPr>
            <w:ind w:left="1140" w:firstLineChars="0" w:hanging="720"/>
          </w:pPr>
        </w:pPrChange>
      </w:pPr>
      <w:del w:id="1306" w:author="think" w:date="2017-02-12T16:53:00Z">
        <w:r w:rsidDel="007A3E6B">
          <w:rPr>
            <w:rFonts w:hint="eastAsia"/>
          </w:rPr>
          <w:delText>主动通知记录查询</w:delText>
        </w:r>
      </w:del>
    </w:p>
    <w:p w14:paraId="006F46DB" w14:textId="28DBC5F1" w:rsidR="00902574" w:rsidRDefault="00902574">
      <w:pPr>
        <w:pStyle w:val="a7"/>
        <w:numPr>
          <w:ilvl w:val="0"/>
          <w:numId w:val="4"/>
        </w:numPr>
        <w:spacing w:line="560" w:lineRule="exact"/>
        <w:ind w:firstLineChars="0"/>
        <w:rPr>
          <w:ins w:id="1307" w:author="think" w:date="2017-02-12T17:26:00Z"/>
        </w:rPr>
        <w:pPrChange w:id="1308" w:author="think" w:date="2017-02-12T16:26:00Z">
          <w:pPr>
            <w:pStyle w:val="a7"/>
            <w:numPr>
              <w:numId w:val="4"/>
            </w:numPr>
            <w:ind w:left="1140" w:firstLineChars="0" w:hanging="720"/>
          </w:pPr>
        </w:pPrChange>
      </w:pPr>
      <w:r>
        <w:rPr>
          <w:rFonts w:hint="eastAsia"/>
        </w:rPr>
        <w:t>交易记录查询：按时段、渠道</w:t>
      </w:r>
      <w:ins w:id="1309" w:author="think" w:date="2017-02-12T16:12:00Z">
        <w:r w:rsidR="00694209">
          <w:rPr>
            <w:rFonts w:hint="eastAsia"/>
          </w:rPr>
          <w:t>（微信、支付宝等）</w:t>
        </w:r>
      </w:ins>
      <w:r w:rsidR="003646AE">
        <w:rPr>
          <w:rFonts w:hint="eastAsia"/>
        </w:rPr>
        <w:t>、客户经理</w:t>
      </w:r>
      <w:r>
        <w:rPr>
          <w:rFonts w:hint="eastAsia"/>
        </w:rPr>
        <w:t>、商户信息项为条件查询交易记录，汇总统计交易总额、利润总额、手续费总额、奖励总额等。</w:t>
      </w:r>
      <w:ins w:id="1310" w:author="think" w:date="2017-02-12T16:11:00Z">
        <w:r w:rsidR="00694209">
          <w:rPr>
            <w:rFonts w:hint="eastAsia"/>
          </w:rPr>
          <w:t>（</w:t>
        </w:r>
      </w:ins>
      <w:ins w:id="1311" w:author="think" w:date="2017-02-12T16:12:00Z">
        <w:r w:rsidR="00F52D36">
          <w:rPr>
            <w:rFonts w:hint="eastAsia"/>
          </w:rPr>
          <w:t>客户经理</w:t>
        </w:r>
      </w:ins>
      <w:ins w:id="1312" w:author="think" w:date="2017-02-12T16:11:00Z">
        <w:r w:rsidR="00694209">
          <w:rPr>
            <w:rFonts w:hint="eastAsia"/>
          </w:rPr>
          <w:t>、管理人员）</w:t>
        </w:r>
      </w:ins>
    </w:p>
    <w:p w14:paraId="008B8390" w14:textId="6105D3B1" w:rsidR="00F22076" w:rsidRDefault="00E22EDA" w:rsidP="00F22076">
      <w:pPr>
        <w:pStyle w:val="a5"/>
        <w:numPr>
          <w:ilvl w:val="0"/>
          <w:numId w:val="10"/>
        </w:numPr>
        <w:spacing w:line="560" w:lineRule="exact"/>
        <w:ind w:firstLineChars="0"/>
        <w:rPr>
          <w:ins w:id="1313" w:author="think" w:date="2017-02-12T17:27:00Z"/>
        </w:rPr>
      </w:pPr>
      <w:ins w:id="1314" w:author="think" w:date="2017-02-12T17:27:00Z">
        <w:r>
          <w:rPr>
            <w:rFonts w:hint="eastAsia"/>
          </w:rPr>
          <w:t>输入查询条件</w:t>
        </w:r>
      </w:ins>
    </w:p>
    <w:p w14:paraId="37972171" w14:textId="69C02CDB" w:rsidR="00E22EDA" w:rsidRDefault="00E22EDA" w:rsidP="00F22076">
      <w:pPr>
        <w:pStyle w:val="a5"/>
        <w:numPr>
          <w:ilvl w:val="0"/>
          <w:numId w:val="10"/>
        </w:numPr>
        <w:spacing w:line="560" w:lineRule="exact"/>
        <w:ind w:firstLineChars="0"/>
        <w:rPr>
          <w:ins w:id="1315" w:author="think" w:date="2017-02-12T17:26:00Z"/>
        </w:rPr>
      </w:pPr>
      <w:ins w:id="1316" w:author="think" w:date="2017-02-12T17:27:00Z">
        <w:r>
          <w:rPr>
            <w:rFonts w:hint="eastAsia"/>
          </w:rPr>
          <w:t>返回查询结果</w:t>
        </w:r>
      </w:ins>
    </w:p>
    <w:p w14:paraId="12458279" w14:textId="27D44665" w:rsidR="00F22076" w:rsidDel="00F22076" w:rsidRDefault="00F22076">
      <w:pPr>
        <w:pStyle w:val="a7"/>
        <w:numPr>
          <w:ilvl w:val="0"/>
          <w:numId w:val="4"/>
        </w:numPr>
        <w:spacing w:line="560" w:lineRule="exact"/>
        <w:ind w:firstLineChars="0"/>
        <w:rPr>
          <w:del w:id="1317" w:author="think" w:date="2017-02-12T17:26:00Z"/>
        </w:rPr>
        <w:pPrChange w:id="1318" w:author="think" w:date="2017-02-12T16:26:00Z">
          <w:pPr>
            <w:pStyle w:val="a7"/>
            <w:numPr>
              <w:numId w:val="4"/>
            </w:numPr>
            <w:ind w:left="1140" w:firstLineChars="0" w:hanging="720"/>
          </w:pPr>
        </w:pPrChange>
      </w:pPr>
    </w:p>
    <w:p w14:paraId="01F96A93" w14:textId="0A3F3848" w:rsidR="007A3E6B" w:rsidRDefault="007A3E6B" w:rsidP="007A3E6B">
      <w:pPr>
        <w:pStyle w:val="a7"/>
        <w:numPr>
          <w:ilvl w:val="0"/>
          <w:numId w:val="4"/>
        </w:numPr>
        <w:spacing w:line="560" w:lineRule="exact"/>
        <w:ind w:firstLineChars="0"/>
        <w:rPr>
          <w:ins w:id="1319" w:author="think" w:date="2017-02-12T16:53:00Z"/>
        </w:rPr>
      </w:pPr>
      <w:ins w:id="1320" w:author="think" w:date="2017-02-12T16:53:00Z">
        <w:r>
          <w:rPr>
            <w:rFonts w:hint="eastAsia"/>
          </w:rPr>
          <w:t>主动通知记录查询</w:t>
        </w:r>
      </w:ins>
      <w:ins w:id="1321" w:author="think" w:date="2017-02-12T17:28:00Z">
        <w:r w:rsidR="00E82005">
          <w:rPr>
            <w:rFonts w:hint="eastAsia"/>
          </w:rPr>
          <w:t>，返回</w:t>
        </w:r>
      </w:ins>
      <w:ins w:id="1322" w:author="think" w:date="2017-02-12T17:29:00Z">
        <w:r w:rsidR="00E82005">
          <w:rPr>
            <w:rFonts w:hint="eastAsia"/>
          </w:rPr>
          <w:t>通知送达结果等。</w:t>
        </w:r>
      </w:ins>
      <w:ins w:id="1323" w:author="think" w:date="2017-02-12T16:53:00Z">
        <w:r>
          <w:rPr>
            <w:rFonts w:hint="eastAsia"/>
          </w:rPr>
          <w:t>（客户经理、管理人员）</w:t>
        </w:r>
      </w:ins>
    </w:p>
    <w:p w14:paraId="664A57B7" w14:textId="77777777" w:rsidR="007A3E6B" w:rsidRDefault="007A3E6B" w:rsidP="007A3E6B">
      <w:pPr>
        <w:pStyle w:val="a5"/>
        <w:numPr>
          <w:ilvl w:val="0"/>
          <w:numId w:val="10"/>
        </w:numPr>
        <w:spacing w:line="560" w:lineRule="exact"/>
        <w:ind w:firstLineChars="0"/>
        <w:rPr>
          <w:ins w:id="1324" w:author="think" w:date="2017-02-12T16:53:00Z"/>
        </w:rPr>
      </w:pPr>
      <w:ins w:id="1325" w:author="think" w:date="2017-02-12T16:53:00Z">
        <w:r>
          <w:rPr>
            <w:rFonts w:hint="eastAsia"/>
          </w:rPr>
          <w:t>查询商户清单</w:t>
        </w:r>
      </w:ins>
    </w:p>
    <w:p w14:paraId="4D13EF55" w14:textId="77777777" w:rsidR="007A3E6B" w:rsidRDefault="007A3E6B" w:rsidP="007A3E6B">
      <w:pPr>
        <w:pStyle w:val="a5"/>
        <w:numPr>
          <w:ilvl w:val="0"/>
          <w:numId w:val="10"/>
        </w:numPr>
        <w:spacing w:line="560" w:lineRule="exact"/>
        <w:ind w:firstLineChars="0"/>
        <w:rPr>
          <w:ins w:id="1326" w:author="think" w:date="2017-02-12T16:53:00Z"/>
        </w:rPr>
      </w:pPr>
      <w:ins w:id="1327" w:author="think" w:date="2017-02-12T16:53:00Z">
        <w:r>
          <w:rPr>
            <w:rFonts w:hint="eastAsia"/>
          </w:rPr>
          <w:t>选取指定商户</w:t>
        </w:r>
      </w:ins>
    </w:p>
    <w:p w14:paraId="10D16048" w14:textId="77777777" w:rsidR="007A3E6B" w:rsidRDefault="007A3E6B" w:rsidP="007A3E6B">
      <w:pPr>
        <w:pStyle w:val="a5"/>
        <w:numPr>
          <w:ilvl w:val="0"/>
          <w:numId w:val="10"/>
        </w:numPr>
        <w:spacing w:line="560" w:lineRule="exact"/>
        <w:ind w:firstLineChars="0"/>
        <w:rPr>
          <w:ins w:id="1328" w:author="think" w:date="2017-02-12T16:53:00Z"/>
        </w:rPr>
      </w:pPr>
      <w:ins w:id="1329" w:author="think" w:date="2017-02-12T16:53:00Z">
        <w:r>
          <w:rPr>
            <w:rFonts w:hint="eastAsia"/>
          </w:rPr>
          <w:t>返回主动通知记录</w:t>
        </w:r>
      </w:ins>
    </w:p>
    <w:p w14:paraId="47FDE087" w14:textId="7010E9E6" w:rsidR="00490400" w:rsidRDefault="003D0387">
      <w:pPr>
        <w:pStyle w:val="a7"/>
        <w:numPr>
          <w:ilvl w:val="0"/>
          <w:numId w:val="4"/>
        </w:numPr>
        <w:spacing w:line="560" w:lineRule="exact"/>
        <w:ind w:firstLineChars="0"/>
        <w:pPrChange w:id="1330" w:author="think" w:date="2017-02-12T16:26:00Z">
          <w:pPr>
            <w:pStyle w:val="a7"/>
            <w:numPr>
              <w:numId w:val="4"/>
            </w:numPr>
            <w:ind w:left="1140" w:firstLineChars="0" w:hanging="720"/>
          </w:pPr>
        </w:pPrChange>
      </w:pPr>
      <w:r w:rsidRPr="009E670C">
        <w:rPr>
          <w:rFonts w:hint="eastAsia"/>
          <w:strike/>
          <w:rPrChange w:id="1331" w:author="think" w:date="2017-02-12T17:29:00Z">
            <w:rPr>
              <w:rFonts w:hint="eastAsia"/>
            </w:rPr>
          </w:rPrChange>
        </w:rPr>
        <w:t>上游交易记录查询</w:t>
      </w:r>
      <w:ins w:id="1332" w:author="think" w:date="2017-02-12T17:29:00Z">
        <w:r w:rsidR="009E670C" w:rsidRPr="009E670C">
          <w:rPr>
            <w:rFonts w:hint="eastAsia"/>
            <w:strike/>
            <w:rPrChange w:id="1333" w:author="think" w:date="2017-02-12T17:29:00Z">
              <w:rPr>
                <w:rFonts w:hint="eastAsia"/>
              </w:rPr>
            </w:rPrChange>
          </w:rPr>
          <w:t>，在上游系统自行查询</w:t>
        </w:r>
        <w:r w:rsidR="009E670C">
          <w:rPr>
            <w:rFonts w:hint="eastAsia"/>
          </w:rPr>
          <w:t>（管理人员）</w:t>
        </w:r>
      </w:ins>
    </w:p>
    <w:p w14:paraId="719B71E2" w14:textId="3D25D2B2" w:rsidR="003D0387" w:rsidDel="009E670C" w:rsidRDefault="003D0387">
      <w:pPr>
        <w:pStyle w:val="a7"/>
        <w:numPr>
          <w:ilvl w:val="0"/>
          <w:numId w:val="4"/>
        </w:numPr>
        <w:spacing w:line="560" w:lineRule="exact"/>
        <w:ind w:firstLineChars="0"/>
        <w:rPr>
          <w:del w:id="1334" w:author="think" w:date="2017-02-12T17:30:00Z"/>
        </w:rPr>
        <w:pPrChange w:id="1335" w:author="think" w:date="2017-02-12T16:26:00Z">
          <w:pPr>
            <w:pStyle w:val="a7"/>
            <w:numPr>
              <w:numId w:val="4"/>
            </w:numPr>
            <w:ind w:left="1140" w:firstLineChars="0" w:hanging="720"/>
          </w:pPr>
        </w:pPrChange>
      </w:pPr>
      <w:del w:id="1336" w:author="think" w:date="2017-02-12T17:30:00Z">
        <w:r w:rsidRPr="003D0387" w:rsidDel="009E670C">
          <w:rPr>
            <w:rFonts w:hint="eastAsia"/>
          </w:rPr>
          <w:lastRenderedPageBreak/>
          <w:delText>清算数据维护</w:delText>
        </w:r>
        <w:bookmarkStart w:id="1337" w:name="_Toc474703197"/>
        <w:bookmarkStart w:id="1338" w:name="_Toc474703296"/>
        <w:bookmarkEnd w:id="1337"/>
        <w:bookmarkEnd w:id="1338"/>
      </w:del>
    </w:p>
    <w:p w14:paraId="736CE468" w14:textId="77777777" w:rsidR="00B22436" w:rsidDel="004467C8" w:rsidRDefault="00B22436">
      <w:pPr>
        <w:pStyle w:val="2"/>
        <w:spacing w:before="0" w:after="0" w:line="560" w:lineRule="exact"/>
        <w:rPr>
          <w:moveFrom w:id="1339" w:author="think" w:date="2017-02-12T16:37:00Z"/>
        </w:rPr>
        <w:pPrChange w:id="1340" w:author="think" w:date="2017-02-12T16:26:00Z">
          <w:pPr>
            <w:pStyle w:val="2"/>
          </w:pPr>
        </w:pPrChange>
      </w:pPr>
      <w:moveFromRangeStart w:id="1341" w:author="think" w:date="2017-02-12T16:37:00Z" w:name="move474680748"/>
      <w:moveFrom w:id="1342" w:author="think" w:date="2017-02-12T16:37:00Z">
        <w:r w:rsidDel="004467C8">
          <w:rPr>
            <w:rFonts w:hint="eastAsia"/>
          </w:rPr>
          <w:t>客户经理自助查询</w:t>
        </w:r>
        <w:bookmarkStart w:id="1343" w:name="_Toc474703198"/>
        <w:bookmarkStart w:id="1344" w:name="_Toc474703297"/>
        <w:bookmarkEnd w:id="1343"/>
        <w:bookmarkEnd w:id="1344"/>
      </w:moveFrom>
    </w:p>
    <w:p w14:paraId="33836CFB" w14:textId="77777777" w:rsidR="003D0387" w:rsidDel="004467C8" w:rsidRDefault="005C619C">
      <w:pPr>
        <w:pStyle w:val="a5"/>
        <w:spacing w:line="560" w:lineRule="exact"/>
        <w:ind w:firstLine="640"/>
        <w:rPr>
          <w:moveFrom w:id="1345" w:author="think" w:date="2017-02-12T16:37:00Z"/>
        </w:rPr>
        <w:pPrChange w:id="1346" w:author="think" w:date="2017-02-12T16:26:00Z">
          <w:pPr>
            <w:pStyle w:val="a5"/>
            <w:ind w:firstLine="640"/>
          </w:pPr>
        </w:pPrChange>
      </w:pPr>
      <w:moveFrom w:id="1347" w:author="think" w:date="2017-02-12T16:37:00Z">
        <w:r w:rsidDel="004467C8">
          <w:rPr>
            <w:rFonts w:hint="eastAsia"/>
          </w:rPr>
          <w:t>考虑使用企业号实现</w:t>
        </w:r>
        <w:bookmarkStart w:id="1348" w:name="_Toc474703199"/>
        <w:bookmarkStart w:id="1349" w:name="_Toc474703298"/>
        <w:bookmarkEnd w:id="1348"/>
        <w:bookmarkEnd w:id="1349"/>
      </w:moveFrom>
    </w:p>
    <w:p w14:paraId="53F8B51F" w14:textId="77777777" w:rsidR="005C619C" w:rsidDel="004467C8" w:rsidRDefault="005C619C">
      <w:pPr>
        <w:pStyle w:val="a7"/>
        <w:spacing w:line="560" w:lineRule="exact"/>
        <w:ind w:left="720" w:firstLineChars="0" w:firstLine="0"/>
        <w:rPr>
          <w:moveFrom w:id="1350" w:author="think" w:date="2017-02-12T16:37:00Z"/>
        </w:rPr>
        <w:pPrChange w:id="1351" w:author="think" w:date="2017-02-12T16:26:00Z">
          <w:pPr>
            <w:pStyle w:val="a7"/>
            <w:ind w:left="720" w:firstLineChars="0" w:firstLine="0"/>
          </w:pPr>
        </w:pPrChange>
      </w:pPr>
      <w:moveFrom w:id="1352" w:author="think" w:date="2017-02-12T16:37:00Z">
        <w:r w:rsidDel="004467C8">
          <w:rPr>
            <w:rFonts w:hint="eastAsia"/>
          </w:rPr>
          <w:t>查询名下商户、交易量、交易总额、奖励金额等。</w:t>
        </w:r>
        <w:bookmarkStart w:id="1353" w:name="_Toc474703200"/>
        <w:bookmarkStart w:id="1354" w:name="_Toc474703299"/>
        <w:bookmarkEnd w:id="1353"/>
        <w:bookmarkEnd w:id="1354"/>
      </w:moveFrom>
    </w:p>
    <w:p w14:paraId="07493B3C" w14:textId="36177150" w:rsidR="005545A1" w:rsidRDefault="005545A1">
      <w:pPr>
        <w:pStyle w:val="1"/>
        <w:spacing w:before="0" w:after="0" w:line="560" w:lineRule="exact"/>
        <w:pPrChange w:id="1355" w:author="think" w:date="2017-02-12T16:26:00Z">
          <w:pPr>
            <w:pStyle w:val="1"/>
          </w:pPr>
        </w:pPrChange>
      </w:pPr>
      <w:bookmarkStart w:id="1356" w:name="_Toc474703300"/>
      <w:moveFromRangeEnd w:id="1341"/>
      <w:r>
        <w:rPr>
          <w:rFonts w:hint="eastAsia"/>
        </w:rPr>
        <w:t>详细功能要求</w:t>
      </w:r>
      <w:bookmarkEnd w:id="1356"/>
    </w:p>
    <w:p w14:paraId="1F721F87" w14:textId="75F1128C" w:rsidR="005545A1" w:rsidRDefault="005545A1">
      <w:pPr>
        <w:pStyle w:val="2"/>
        <w:spacing w:before="0" w:after="0" w:line="560" w:lineRule="exact"/>
        <w:pPrChange w:id="1357" w:author="think" w:date="2017-02-12T16:26:00Z">
          <w:pPr>
            <w:pStyle w:val="2"/>
          </w:pPr>
        </w:pPrChange>
      </w:pPr>
      <w:bookmarkStart w:id="1358" w:name="_Toc474703301"/>
      <w:r>
        <w:rPr>
          <w:rFonts w:hint="eastAsia"/>
        </w:rPr>
        <w:t>商户自助功能</w:t>
      </w:r>
      <w:bookmarkEnd w:id="1358"/>
    </w:p>
    <w:p w14:paraId="78303064" w14:textId="4779BAD7" w:rsidR="00B22436" w:rsidRDefault="005545A1">
      <w:pPr>
        <w:pStyle w:val="3"/>
        <w:spacing w:before="0" w:after="0" w:line="560" w:lineRule="exact"/>
        <w:pPrChange w:id="1359" w:author="think" w:date="2017-02-12T16:26:00Z">
          <w:pPr>
            <w:pStyle w:val="3"/>
          </w:pPr>
        </w:pPrChange>
      </w:pPr>
      <w:bookmarkStart w:id="1360" w:name="_Toc474703302"/>
      <w:r>
        <w:rPr>
          <w:rFonts w:hint="eastAsia"/>
        </w:rPr>
        <w:t>商户关注公众号</w:t>
      </w:r>
      <w:r w:rsidR="00EC41FD">
        <w:rPr>
          <w:rFonts w:hint="eastAsia"/>
        </w:rPr>
        <w:t>：</w:t>
      </w:r>
      <w:bookmarkEnd w:id="1360"/>
    </w:p>
    <w:p w14:paraId="6BBD6EED" w14:textId="77777777" w:rsidR="005545A1" w:rsidRDefault="00EC41FD">
      <w:pPr>
        <w:pStyle w:val="a5"/>
        <w:spacing w:line="560" w:lineRule="exact"/>
        <w:ind w:firstLine="640"/>
        <w:pPrChange w:id="1361" w:author="think" w:date="2017-02-12T16:26:00Z">
          <w:pPr>
            <w:pStyle w:val="a5"/>
            <w:ind w:firstLine="640"/>
          </w:pPr>
        </w:pPrChange>
      </w:pPr>
      <w:r>
        <w:rPr>
          <w:rFonts w:hint="eastAsia"/>
        </w:rPr>
        <w:t>菜单设计如下图。</w:t>
      </w:r>
    </w:p>
    <w:p w14:paraId="5D556B03" w14:textId="77777777" w:rsidR="00EC41FD" w:rsidRDefault="00EC41FD" w:rsidP="006E33D2">
      <w:pPr>
        <w:jc w:val="center"/>
      </w:pPr>
      <w:r>
        <w:rPr>
          <w:rFonts w:hint="eastAsia"/>
          <w:noProof/>
        </w:rPr>
        <w:drawing>
          <wp:inline distT="0" distB="0" distL="0" distR="0" wp14:anchorId="76583075" wp14:editId="3047FEDA">
            <wp:extent cx="2430000" cy="4320000"/>
            <wp:effectExtent l="0" t="0" r="889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银码通公众号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7481A" w14:textId="7B28EB57" w:rsidR="00EC41FD" w:rsidRDefault="002453FF">
      <w:pPr>
        <w:pStyle w:val="3"/>
        <w:spacing w:before="0" w:after="0" w:line="560" w:lineRule="exact"/>
        <w:pPrChange w:id="1362" w:author="think" w:date="2017-02-12T16:26:00Z">
          <w:pPr>
            <w:pStyle w:val="3"/>
          </w:pPr>
        </w:pPrChange>
      </w:pPr>
      <w:bookmarkStart w:id="1363" w:name="_Toc474703303"/>
      <w:r>
        <w:rPr>
          <w:rFonts w:hint="eastAsia"/>
        </w:rPr>
        <w:lastRenderedPageBreak/>
        <w:t>商户注册</w:t>
      </w:r>
      <w:bookmarkEnd w:id="1363"/>
    </w:p>
    <w:p w14:paraId="1995EA82" w14:textId="77777777" w:rsidR="005010A8" w:rsidRDefault="005010A8">
      <w:pPr>
        <w:pStyle w:val="a5"/>
        <w:spacing w:line="240" w:lineRule="auto"/>
        <w:ind w:firstLineChars="0" w:firstLine="0"/>
        <w:jc w:val="center"/>
        <w:pPrChange w:id="1364" w:author="think" w:date="2017-02-12T17:30:00Z">
          <w:pPr>
            <w:pStyle w:val="a5"/>
            <w:ind w:firstLineChars="0" w:firstLine="0"/>
            <w:jc w:val="center"/>
          </w:pPr>
        </w:pPrChange>
      </w:pPr>
      <w:r>
        <w:rPr>
          <w:rFonts w:hint="eastAsia"/>
          <w:noProof/>
        </w:rPr>
        <w:drawing>
          <wp:inline distT="0" distB="0" distL="0" distR="0" wp14:anchorId="5508BEE5" wp14:editId="4B903EE4">
            <wp:extent cx="2429884" cy="4320000"/>
            <wp:effectExtent l="0" t="0" r="889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银码通公众号-注册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884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247A2" w14:textId="77777777" w:rsidR="005545A1" w:rsidRDefault="005010A8">
      <w:pPr>
        <w:pStyle w:val="a5"/>
        <w:spacing w:line="560" w:lineRule="exact"/>
        <w:ind w:firstLine="640"/>
        <w:pPrChange w:id="1365" w:author="think" w:date="2017-02-12T16:26:00Z">
          <w:pPr>
            <w:pStyle w:val="a5"/>
            <w:ind w:firstLine="640"/>
          </w:pPr>
        </w:pPrChange>
      </w:pPr>
      <w:r>
        <w:rPr>
          <w:rFonts w:hint="eastAsia"/>
        </w:rPr>
        <w:t>商户正确填写商户编号及预留手机号及短信验证码通过注册。</w:t>
      </w:r>
      <w:r w:rsidR="00122014" w:rsidRPr="00122014">
        <w:rPr>
          <w:rFonts w:hint="eastAsia"/>
          <w:color w:val="FF0000"/>
        </w:rPr>
        <w:t>同一商户可以有多个收银员注册。</w:t>
      </w:r>
    </w:p>
    <w:p w14:paraId="1A92D37E" w14:textId="226265F6" w:rsidR="005010A8" w:rsidRDefault="005010A8">
      <w:pPr>
        <w:pStyle w:val="3"/>
        <w:spacing w:before="0" w:after="0" w:line="560" w:lineRule="exact"/>
        <w:pPrChange w:id="1366" w:author="think" w:date="2017-02-12T16:26:00Z">
          <w:pPr>
            <w:pStyle w:val="3"/>
          </w:pPr>
        </w:pPrChange>
      </w:pPr>
      <w:bookmarkStart w:id="1367" w:name="_Toc474703304"/>
      <w:r>
        <w:rPr>
          <w:rFonts w:hint="eastAsia"/>
        </w:rPr>
        <w:lastRenderedPageBreak/>
        <w:t>收款</w:t>
      </w:r>
      <w:bookmarkEnd w:id="1367"/>
    </w:p>
    <w:p w14:paraId="0DC840C0" w14:textId="77777777" w:rsidR="005010A8" w:rsidRDefault="005010A8" w:rsidP="003C5C4F">
      <w:pPr>
        <w:jc w:val="center"/>
      </w:pPr>
      <w:r>
        <w:rPr>
          <w:rFonts w:hint="eastAsia"/>
          <w:noProof/>
        </w:rPr>
        <w:drawing>
          <wp:inline distT="0" distB="0" distL="0" distR="0" wp14:anchorId="77C999A6" wp14:editId="0C1879EE">
            <wp:extent cx="2438859" cy="4320000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银码通公众号-收款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859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8AD29" w14:textId="4C72212D" w:rsidR="005010A8" w:rsidRDefault="006E1F2B">
      <w:pPr>
        <w:pStyle w:val="3"/>
        <w:spacing w:before="0" w:after="0" w:line="560" w:lineRule="exact"/>
        <w:pPrChange w:id="1368" w:author="think" w:date="2017-02-12T16:26:00Z">
          <w:pPr>
            <w:pStyle w:val="3"/>
          </w:pPr>
        </w:pPrChange>
      </w:pPr>
      <w:bookmarkStart w:id="1369" w:name="_Toc474703305"/>
      <w:r>
        <w:rPr>
          <w:rFonts w:hint="eastAsia"/>
        </w:rPr>
        <w:lastRenderedPageBreak/>
        <w:t>上一笔交易记录查询</w:t>
      </w:r>
      <w:ins w:id="1370" w:author="think" w:date="2017-02-12T17:31:00Z">
        <w:r w:rsidR="003C5C4F" w:rsidRPr="003C5C4F">
          <w:rPr>
            <w:rFonts w:hint="eastAsia"/>
            <w:highlight w:val="yellow"/>
            <w:rPrChange w:id="1371" w:author="think" w:date="2017-02-12T17:31:00Z">
              <w:rPr>
                <w:rFonts w:hint="eastAsia"/>
              </w:rPr>
            </w:rPrChange>
          </w:rPr>
          <w:t>（需增加入账情况字段）</w:t>
        </w:r>
      </w:ins>
      <w:bookmarkEnd w:id="1369"/>
    </w:p>
    <w:p w14:paraId="08C7EC91" w14:textId="77777777" w:rsidR="006E1F2B" w:rsidRDefault="000938D5" w:rsidP="003C5C4F">
      <w:pPr>
        <w:jc w:val="center"/>
      </w:pPr>
      <w:r>
        <w:rPr>
          <w:noProof/>
        </w:rPr>
        <w:drawing>
          <wp:inline distT="0" distB="0" distL="0" distR="0" wp14:anchorId="220A666C" wp14:editId="0407F13D">
            <wp:extent cx="2430000" cy="4320000"/>
            <wp:effectExtent l="0" t="0" r="889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银码通公众号-上一笔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B3503" w14:textId="2DBC68EB" w:rsidR="006E1F2B" w:rsidRDefault="00B4127F">
      <w:pPr>
        <w:pStyle w:val="3"/>
        <w:spacing w:before="0" w:after="0" w:line="560" w:lineRule="exact"/>
        <w:pPrChange w:id="1372" w:author="think" w:date="2017-02-12T16:26:00Z">
          <w:pPr>
            <w:pStyle w:val="3"/>
          </w:pPr>
        </w:pPrChange>
      </w:pPr>
      <w:bookmarkStart w:id="1373" w:name="_Toc474703306"/>
      <w:r>
        <w:rPr>
          <w:rFonts w:hint="eastAsia"/>
        </w:rPr>
        <w:lastRenderedPageBreak/>
        <w:t>今天、前天交易查询</w:t>
      </w:r>
      <w:ins w:id="1374" w:author="think" w:date="2017-02-12T17:31:00Z">
        <w:r w:rsidR="003C5C4F" w:rsidRPr="00B8264D">
          <w:rPr>
            <w:rFonts w:hint="eastAsia"/>
            <w:highlight w:val="yellow"/>
          </w:rPr>
          <w:t>（需增加入账情况字段）</w:t>
        </w:r>
      </w:ins>
      <w:bookmarkEnd w:id="1373"/>
    </w:p>
    <w:p w14:paraId="26BDB917" w14:textId="77777777" w:rsidR="00B4127F" w:rsidRDefault="005C338B" w:rsidP="003C5C4F">
      <w:pPr>
        <w:jc w:val="center"/>
      </w:pPr>
      <w:r>
        <w:rPr>
          <w:rFonts w:hint="eastAsia"/>
          <w:noProof/>
        </w:rPr>
        <w:drawing>
          <wp:inline distT="0" distB="0" distL="0" distR="0" wp14:anchorId="3FBE66E2" wp14:editId="067DCF03">
            <wp:extent cx="2430000" cy="4320000"/>
            <wp:effectExtent l="0" t="0" r="889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银码通公众号-今天前天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38D5">
        <w:rPr>
          <w:noProof/>
        </w:rPr>
        <w:drawing>
          <wp:inline distT="0" distB="0" distL="0" distR="0" wp14:anchorId="237B5094" wp14:editId="4CCEF0DE">
            <wp:extent cx="2430000" cy="4320000"/>
            <wp:effectExtent l="0" t="0" r="889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银码通公众号-交易明细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26AB7" w14:textId="3DB84A2F" w:rsidR="00B4127F" w:rsidRDefault="00803806">
      <w:pPr>
        <w:pStyle w:val="3"/>
        <w:spacing w:before="0" w:after="0" w:line="560" w:lineRule="exact"/>
        <w:pPrChange w:id="1375" w:author="think" w:date="2017-02-12T16:26:00Z">
          <w:pPr>
            <w:pStyle w:val="3"/>
          </w:pPr>
        </w:pPrChange>
      </w:pPr>
      <w:bookmarkStart w:id="1376" w:name="_Toc474703307"/>
      <w:r>
        <w:rPr>
          <w:rFonts w:hint="eastAsia"/>
        </w:rPr>
        <w:t>历史交易查询</w:t>
      </w:r>
      <w:ins w:id="1377" w:author="think" w:date="2017-02-12T17:31:00Z">
        <w:r w:rsidR="003C5C4F" w:rsidRPr="00B8264D">
          <w:rPr>
            <w:rFonts w:hint="eastAsia"/>
            <w:highlight w:val="yellow"/>
          </w:rPr>
          <w:t>（需增加入账情况字段）</w:t>
        </w:r>
      </w:ins>
      <w:bookmarkEnd w:id="1376"/>
    </w:p>
    <w:p w14:paraId="5B74D3A2" w14:textId="77777777" w:rsidR="00394659" w:rsidRDefault="00394659">
      <w:pPr>
        <w:pStyle w:val="a5"/>
        <w:spacing w:line="560" w:lineRule="exact"/>
        <w:ind w:firstLine="640"/>
        <w:pPrChange w:id="1378" w:author="think" w:date="2017-02-12T16:26:00Z">
          <w:pPr>
            <w:pStyle w:val="a5"/>
            <w:ind w:firstLine="640"/>
          </w:pPr>
        </w:pPrChange>
      </w:pPr>
      <w:r>
        <w:rPr>
          <w:rFonts w:hint="eastAsia"/>
        </w:rPr>
        <w:t>提供多个时间段的查询方式，反馈结果与今天、前天查询类似。</w:t>
      </w:r>
    </w:p>
    <w:p w14:paraId="2BE7CFEF" w14:textId="77777777" w:rsidR="00803806" w:rsidRDefault="00803806" w:rsidP="003C5C4F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9FB49D8" wp14:editId="784CAB19">
            <wp:extent cx="2429884" cy="4320000"/>
            <wp:effectExtent l="0" t="0" r="889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银码通公众号-历史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884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D4BE" w14:textId="62BE8C72" w:rsidR="00803806" w:rsidRPr="003C5C4F" w:rsidRDefault="00394659">
      <w:pPr>
        <w:pStyle w:val="3"/>
        <w:spacing w:before="0" w:after="0" w:line="560" w:lineRule="exact"/>
        <w:rPr>
          <w:highlight w:val="yellow"/>
          <w:rPrChange w:id="1379" w:author="think" w:date="2017-02-12T17:32:00Z">
            <w:rPr/>
          </w:rPrChange>
        </w:rPr>
        <w:pPrChange w:id="1380" w:author="think" w:date="2017-02-12T16:26:00Z">
          <w:pPr>
            <w:pStyle w:val="3"/>
          </w:pPr>
        </w:pPrChange>
      </w:pPr>
      <w:bookmarkStart w:id="1381" w:name="_Toc474703308"/>
      <w:r>
        <w:rPr>
          <w:rFonts w:hint="eastAsia"/>
        </w:rPr>
        <w:t>找客服</w:t>
      </w:r>
      <w:ins w:id="1382" w:author="think" w:date="2017-02-12T17:32:00Z">
        <w:r w:rsidR="003C5C4F" w:rsidRPr="003C5C4F">
          <w:rPr>
            <w:rFonts w:hint="eastAsia"/>
            <w:highlight w:val="yellow"/>
            <w:rPrChange w:id="1383" w:author="think" w:date="2017-02-12T17:32:00Z">
              <w:rPr>
                <w:rFonts w:hint="eastAsia"/>
              </w:rPr>
            </w:rPrChange>
          </w:rPr>
          <w:t>（建议使用原有微信功能，减少客户培训指导工作）</w:t>
        </w:r>
      </w:ins>
      <w:bookmarkEnd w:id="1381"/>
    </w:p>
    <w:p w14:paraId="418E83D2" w14:textId="77777777" w:rsidR="00394659" w:rsidRDefault="00394659">
      <w:pPr>
        <w:pStyle w:val="a5"/>
        <w:spacing w:line="560" w:lineRule="exact"/>
        <w:ind w:firstLine="640"/>
        <w:pPrChange w:id="1384" w:author="think" w:date="2017-02-12T16:26:00Z">
          <w:pPr>
            <w:pStyle w:val="a5"/>
            <w:ind w:firstLine="640"/>
          </w:pPr>
        </w:pPrChange>
      </w:pPr>
      <w:r>
        <w:rPr>
          <w:rFonts w:hint="eastAsia"/>
        </w:rPr>
        <w:t>目的是给商户与银码通的一个沟通渠道。</w:t>
      </w:r>
    </w:p>
    <w:p w14:paraId="1363E070" w14:textId="77777777" w:rsidR="00394659" w:rsidRDefault="00394659">
      <w:pPr>
        <w:pStyle w:val="a5"/>
        <w:spacing w:line="240" w:lineRule="auto"/>
        <w:ind w:firstLine="640"/>
        <w:jc w:val="center"/>
        <w:pPrChange w:id="1385" w:author="think" w:date="2017-02-12T17:32:00Z">
          <w:pPr>
            <w:pStyle w:val="a5"/>
            <w:ind w:firstLine="640"/>
            <w:jc w:val="center"/>
          </w:pPr>
        </w:pPrChange>
      </w:pPr>
      <w:r>
        <w:rPr>
          <w:rFonts w:hint="eastAsia"/>
          <w:noProof/>
        </w:rPr>
        <w:lastRenderedPageBreak/>
        <w:drawing>
          <wp:inline distT="0" distB="0" distL="0" distR="0" wp14:anchorId="304CD0CC" wp14:editId="0DF2FF8C">
            <wp:extent cx="2430000" cy="4320000"/>
            <wp:effectExtent l="0" t="0" r="889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银码通公众号-找客服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5F7A9" w14:textId="162BACB2" w:rsidR="00B22436" w:rsidRDefault="00B22436">
      <w:pPr>
        <w:pStyle w:val="2"/>
        <w:spacing w:before="0" w:after="0" w:line="560" w:lineRule="exact"/>
        <w:pPrChange w:id="1386" w:author="think" w:date="2017-02-12T16:26:00Z">
          <w:pPr>
            <w:pStyle w:val="2"/>
          </w:pPr>
        </w:pPrChange>
      </w:pPr>
      <w:bookmarkStart w:id="1387" w:name="_Toc474703309"/>
      <w:r>
        <w:rPr>
          <w:rFonts w:hint="eastAsia"/>
        </w:rPr>
        <w:lastRenderedPageBreak/>
        <w:t>后台管理功能（</w:t>
      </w:r>
      <w:r>
        <w:rPr>
          <w:rFonts w:hint="eastAsia"/>
        </w:rPr>
        <w:t>PC</w:t>
      </w:r>
      <w:r>
        <w:rPr>
          <w:rFonts w:hint="eastAsia"/>
        </w:rPr>
        <w:t>端）</w:t>
      </w:r>
      <w:ins w:id="1388" w:author="think" w:date="2017-02-12T17:33:00Z">
        <w:r w:rsidR="002D4F69" w:rsidRPr="002D4F69">
          <w:rPr>
            <w:rFonts w:hint="eastAsia"/>
            <w:highlight w:val="yellow"/>
            <w:rPrChange w:id="1389" w:author="think" w:date="2017-02-12T17:33:00Z">
              <w:rPr>
                <w:rFonts w:hint="eastAsia"/>
              </w:rPr>
            </w:rPrChange>
          </w:rPr>
          <w:t>（请按照业务场景进行调整、补充）</w:t>
        </w:r>
      </w:ins>
      <w:bookmarkEnd w:id="1387"/>
    </w:p>
    <w:p w14:paraId="6F1AF977" w14:textId="3B15136B" w:rsidR="00B22436" w:rsidRDefault="00B22436">
      <w:pPr>
        <w:pStyle w:val="3"/>
        <w:spacing w:before="0" w:after="0" w:line="560" w:lineRule="exact"/>
        <w:pPrChange w:id="1390" w:author="think" w:date="2017-02-12T16:26:00Z">
          <w:pPr>
            <w:pStyle w:val="3"/>
          </w:pPr>
        </w:pPrChange>
      </w:pPr>
      <w:bookmarkStart w:id="1391" w:name="_Toc474703310"/>
      <w:r>
        <w:rPr>
          <w:rFonts w:hint="eastAsia"/>
        </w:rPr>
        <w:t>商户信息管理</w:t>
      </w:r>
      <w:bookmarkEnd w:id="1391"/>
    </w:p>
    <w:p w14:paraId="78E139CC" w14:textId="42B2988C" w:rsidR="00B22436" w:rsidRDefault="00B22436">
      <w:pPr>
        <w:pStyle w:val="3"/>
        <w:spacing w:before="0" w:after="0" w:line="560" w:lineRule="exact"/>
        <w:pPrChange w:id="1392" w:author="think" w:date="2017-02-12T16:26:00Z">
          <w:pPr>
            <w:pStyle w:val="3"/>
          </w:pPr>
        </w:pPrChange>
      </w:pPr>
      <w:bookmarkStart w:id="1393" w:name="_Toc474703311"/>
      <w:r>
        <w:rPr>
          <w:rFonts w:hint="eastAsia"/>
        </w:rPr>
        <w:t>导出商户信息</w:t>
      </w:r>
      <w:bookmarkEnd w:id="1393"/>
    </w:p>
    <w:p w14:paraId="737332C7" w14:textId="050285F3" w:rsidR="00B22436" w:rsidRDefault="00B22436">
      <w:pPr>
        <w:pStyle w:val="3"/>
        <w:spacing w:before="0" w:after="0" w:line="560" w:lineRule="exact"/>
        <w:pPrChange w:id="1394" w:author="think" w:date="2017-02-12T16:26:00Z">
          <w:pPr>
            <w:pStyle w:val="3"/>
          </w:pPr>
        </w:pPrChange>
      </w:pPr>
      <w:bookmarkStart w:id="1395" w:name="_Toc474703312"/>
      <w:r>
        <w:rPr>
          <w:rFonts w:hint="eastAsia"/>
        </w:rPr>
        <w:t>生成商户二维码码</w:t>
      </w:r>
      <w:bookmarkEnd w:id="1395"/>
    </w:p>
    <w:p w14:paraId="256FFD3F" w14:textId="71890ED5" w:rsidR="00B22436" w:rsidRDefault="00B22436">
      <w:pPr>
        <w:pStyle w:val="3"/>
        <w:spacing w:before="0" w:after="0" w:line="560" w:lineRule="exact"/>
        <w:pPrChange w:id="1396" w:author="think" w:date="2017-02-12T16:26:00Z">
          <w:pPr>
            <w:pStyle w:val="3"/>
          </w:pPr>
        </w:pPrChange>
      </w:pPr>
      <w:bookmarkStart w:id="1397" w:name="_Toc474703313"/>
      <w:r>
        <w:rPr>
          <w:rFonts w:hint="eastAsia"/>
        </w:rPr>
        <w:t>商户开通、停用</w:t>
      </w:r>
      <w:bookmarkEnd w:id="1397"/>
    </w:p>
    <w:p w14:paraId="54532497" w14:textId="37C5FCE2" w:rsidR="00B22436" w:rsidRDefault="00B22436">
      <w:pPr>
        <w:pStyle w:val="3"/>
        <w:spacing w:before="0" w:after="0" w:line="560" w:lineRule="exact"/>
        <w:pPrChange w:id="1398" w:author="think" w:date="2017-02-12T16:26:00Z">
          <w:pPr>
            <w:pStyle w:val="3"/>
          </w:pPr>
        </w:pPrChange>
      </w:pPr>
      <w:bookmarkStart w:id="1399" w:name="_Toc474703314"/>
      <w:r>
        <w:rPr>
          <w:rFonts w:hint="eastAsia"/>
        </w:rPr>
        <w:t>渠道路由维护</w:t>
      </w:r>
      <w:bookmarkEnd w:id="1399"/>
    </w:p>
    <w:p w14:paraId="14AF925E" w14:textId="6D1D83A3" w:rsidR="00B22436" w:rsidRPr="00B22436" w:rsidRDefault="00B22436">
      <w:pPr>
        <w:pStyle w:val="3"/>
        <w:spacing w:before="0" w:after="0" w:line="560" w:lineRule="exact"/>
        <w:pPrChange w:id="1400" w:author="think" w:date="2017-02-12T16:26:00Z">
          <w:pPr>
            <w:pStyle w:val="3"/>
          </w:pPr>
        </w:pPrChange>
      </w:pPr>
      <w:bookmarkStart w:id="1401" w:name="_Toc474703315"/>
      <w:r>
        <w:rPr>
          <w:rFonts w:hint="eastAsia"/>
        </w:rPr>
        <w:t>商户路由失败原因查询</w:t>
      </w:r>
      <w:bookmarkEnd w:id="1401"/>
    </w:p>
    <w:p w14:paraId="2E8EEE00" w14:textId="738B935B" w:rsidR="00B22436" w:rsidRDefault="00B22436">
      <w:pPr>
        <w:pStyle w:val="3"/>
        <w:spacing w:before="0" w:after="0" w:line="560" w:lineRule="exact"/>
        <w:pPrChange w:id="1402" w:author="think" w:date="2017-02-12T16:26:00Z">
          <w:pPr>
            <w:pStyle w:val="3"/>
          </w:pPr>
        </w:pPrChange>
      </w:pPr>
      <w:bookmarkStart w:id="1403" w:name="_Toc474703316"/>
      <w:r>
        <w:rPr>
          <w:rFonts w:hint="eastAsia"/>
        </w:rPr>
        <w:t>主动通知记录查询</w:t>
      </w:r>
      <w:bookmarkEnd w:id="1403"/>
    </w:p>
    <w:p w14:paraId="3C4D4546" w14:textId="77423C00" w:rsidR="00B22436" w:rsidRDefault="00B22436">
      <w:pPr>
        <w:pStyle w:val="3"/>
        <w:spacing w:before="0" w:after="0" w:line="560" w:lineRule="exact"/>
        <w:pPrChange w:id="1404" w:author="think" w:date="2017-02-12T16:26:00Z">
          <w:pPr>
            <w:pStyle w:val="3"/>
          </w:pPr>
        </w:pPrChange>
      </w:pPr>
      <w:bookmarkStart w:id="1405" w:name="_Toc474703317"/>
      <w:r>
        <w:rPr>
          <w:rFonts w:hint="eastAsia"/>
        </w:rPr>
        <w:t>交易记录查询</w:t>
      </w:r>
      <w:bookmarkEnd w:id="1405"/>
    </w:p>
    <w:p w14:paraId="7B676F02" w14:textId="004C7B9E" w:rsidR="00122014" w:rsidRDefault="00122014">
      <w:pPr>
        <w:pStyle w:val="3"/>
        <w:spacing w:before="0" w:after="0" w:line="560" w:lineRule="exact"/>
        <w:pPrChange w:id="1406" w:author="think" w:date="2017-02-12T16:26:00Z">
          <w:pPr>
            <w:pStyle w:val="3"/>
          </w:pPr>
        </w:pPrChange>
      </w:pPr>
      <w:bookmarkStart w:id="1407" w:name="_Toc474703318"/>
      <w:r w:rsidRPr="003D0387">
        <w:rPr>
          <w:rFonts w:hint="eastAsia"/>
        </w:rPr>
        <w:t>上游交易记录查询</w:t>
      </w:r>
      <w:bookmarkEnd w:id="1407"/>
    </w:p>
    <w:p w14:paraId="4A1AA519" w14:textId="2CF46619" w:rsidR="00B22436" w:rsidRDefault="00B22436">
      <w:pPr>
        <w:pStyle w:val="3"/>
        <w:spacing w:before="0" w:after="0" w:line="560" w:lineRule="exact"/>
        <w:pPrChange w:id="1408" w:author="think" w:date="2017-02-12T16:26:00Z">
          <w:pPr>
            <w:pStyle w:val="3"/>
          </w:pPr>
        </w:pPrChange>
      </w:pPr>
      <w:bookmarkStart w:id="1409" w:name="_Toc474703319"/>
      <w:r w:rsidRPr="003D0387">
        <w:rPr>
          <w:rFonts w:hint="eastAsia"/>
        </w:rPr>
        <w:t>清算数据维护</w:t>
      </w:r>
      <w:bookmarkEnd w:id="1409"/>
    </w:p>
    <w:p w14:paraId="7B3C9635" w14:textId="77777777" w:rsidR="00C24F4A" w:rsidRPr="00C24F4A" w:rsidRDefault="00C24F4A">
      <w:pPr>
        <w:widowControl/>
        <w:spacing w:line="560" w:lineRule="exact"/>
        <w:jc w:val="left"/>
        <w:pPrChange w:id="1410" w:author="think" w:date="2017-02-12T16:26:00Z">
          <w:pPr>
            <w:widowControl/>
            <w:jc w:val="left"/>
          </w:pPr>
        </w:pPrChange>
      </w:pPr>
      <w:r>
        <w:br w:type="page"/>
      </w:r>
    </w:p>
    <w:p w14:paraId="732384F6" w14:textId="391A02E8" w:rsidR="00667765" w:rsidRDefault="00667765">
      <w:pPr>
        <w:pStyle w:val="1"/>
        <w:spacing w:before="0" w:after="0" w:line="560" w:lineRule="exact"/>
        <w:rPr>
          <w:ins w:id="1411" w:author="think" w:date="2017-02-12T17:36:00Z"/>
        </w:rPr>
        <w:pPrChange w:id="1412" w:author="think" w:date="2017-02-12T16:26:00Z">
          <w:pPr>
            <w:pStyle w:val="1"/>
          </w:pPr>
        </w:pPrChange>
      </w:pPr>
      <w:bookmarkStart w:id="1413" w:name="_Toc474703320"/>
      <w:ins w:id="1414" w:author="think" w:date="2017-02-12T17:36:00Z">
        <w:r>
          <w:rPr>
            <w:rFonts w:hint="eastAsia"/>
          </w:rPr>
          <w:lastRenderedPageBreak/>
          <w:t>系统设计</w:t>
        </w:r>
        <w:bookmarkEnd w:id="1413"/>
      </w:ins>
    </w:p>
    <w:p w14:paraId="2557826B" w14:textId="1472EB5F" w:rsidR="0043288A" w:rsidRDefault="00533563">
      <w:pPr>
        <w:pStyle w:val="2"/>
        <w:rPr>
          <w:ins w:id="1415" w:author="think" w:date="2017-02-12T20:55:00Z"/>
        </w:rPr>
        <w:pPrChange w:id="1416" w:author="think" w:date="2017-02-12T17:36:00Z">
          <w:pPr>
            <w:pStyle w:val="1"/>
          </w:pPr>
        </w:pPrChange>
      </w:pPr>
      <w:bookmarkStart w:id="1417" w:name="_Toc474703321"/>
      <w:ins w:id="1418" w:author="think" w:date="2017-02-12T17:40:00Z">
        <w:r>
          <w:rPr>
            <w:rFonts w:hint="eastAsia"/>
          </w:rPr>
          <w:t>相关</w:t>
        </w:r>
      </w:ins>
      <w:ins w:id="1419" w:author="think" w:date="2017-02-12T17:38:00Z">
        <w:r w:rsidR="0043288A">
          <w:rPr>
            <w:rFonts w:hint="eastAsia"/>
          </w:rPr>
          <w:t>规范</w:t>
        </w:r>
      </w:ins>
      <w:bookmarkEnd w:id="1417"/>
    </w:p>
    <w:p w14:paraId="6F6E2443" w14:textId="5628DA93" w:rsidR="004D6E1A" w:rsidRDefault="004D6E1A" w:rsidP="004D6E1A">
      <w:pPr>
        <w:pStyle w:val="a5"/>
        <w:numPr>
          <w:ilvl w:val="0"/>
          <w:numId w:val="10"/>
        </w:numPr>
        <w:spacing w:line="560" w:lineRule="exact"/>
        <w:ind w:firstLineChars="0"/>
        <w:rPr>
          <w:ins w:id="1420" w:author="think" w:date="2017-02-12T20:55:00Z"/>
        </w:rPr>
      </w:pPr>
      <w:ins w:id="1421" w:author="think" w:date="2017-02-12T20:55:00Z">
        <w:r>
          <w:rPr>
            <w:rFonts w:hint="eastAsia"/>
          </w:rPr>
          <w:t>阿里巴巴</w:t>
        </w:r>
        <w:r>
          <w:rPr>
            <w:rFonts w:hint="eastAsia"/>
          </w:rPr>
          <w:t>J</w:t>
        </w:r>
        <w:r>
          <w:t>AVA</w:t>
        </w:r>
        <w:r>
          <w:rPr>
            <w:rFonts w:hint="eastAsia"/>
          </w:rPr>
          <w:t>开发手册</w:t>
        </w:r>
      </w:ins>
    </w:p>
    <w:p w14:paraId="44A70F89" w14:textId="19CF3899" w:rsidR="0043288A" w:rsidRDefault="004A0D6E">
      <w:pPr>
        <w:ind w:left="640" w:firstLine="420"/>
        <w:rPr>
          <w:ins w:id="1422" w:author="think" w:date="2017-02-16T23:25:00Z"/>
        </w:rPr>
        <w:pPrChange w:id="1423" w:author="think" w:date="2017-02-12T20:55:00Z">
          <w:pPr>
            <w:pStyle w:val="1"/>
          </w:pPr>
        </w:pPrChange>
      </w:pPr>
      <w:ins w:id="1424" w:author="think" w:date="2017-02-12T20:54:00Z">
        <w:r>
          <w:object w:dxaOrig="1490" w:dyaOrig="1006" w14:anchorId="0F6F64BB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style="width:74.65pt;height:50.25pt" o:ole="">
              <v:imagedata r:id="rId19" o:title=""/>
            </v:shape>
            <o:OLEObject Type="Embed" ProgID="Package" ShapeID="_x0000_i1025" DrawAspect="Icon" ObjectID="_1548796308" r:id="rId20"/>
          </w:object>
        </w:r>
      </w:ins>
    </w:p>
    <w:p w14:paraId="3DBB05B9" w14:textId="2DEDA0FE" w:rsidR="00FB3797" w:rsidRDefault="00FB3797" w:rsidP="00285C08">
      <w:pPr>
        <w:pStyle w:val="a5"/>
        <w:numPr>
          <w:ilvl w:val="0"/>
          <w:numId w:val="10"/>
        </w:numPr>
        <w:spacing w:line="560" w:lineRule="exact"/>
        <w:ind w:firstLineChars="0"/>
        <w:rPr>
          <w:ins w:id="1425" w:author="think" w:date="2017-02-16T23:25:00Z"/>
        </w:rPr>
        <w:pPrChange w:id="1426" w:author="think" w:date="2017-02-16T23:26:00Z">
          <w:pPr>
            <w:pStyle w:val="1"/>
          </w:pPr>
        </w:pPrChange>
      </w:pPr>
      <w:ins w:id="1427" w:author="think" w:date="2017-02-16T23:25:00Z">
        <w:r w:rsidRPr="00FB3797">
          <w:rPr>
            <w:rFonts w:hint="eastAsia"/>
          </w:rPr>
          <w:t xml:space="preserve">Restful API </w:t>
        </w:r>
        <w:r w:rsidRPr="00FB3797">
          <w:rPr>
            <w:rFonts w:hint="eastAsia"/>
          </w:rPr>
          <w:t>的设计规范</w:t>
        </w:r>
      </w:ins>
    </w:p>
    <w:p w14:paraId="1045FDC1" w14:textId="18FE937C" w:rsidR="00FB3797" w:rsidRDefault="00285C08">
      <w:pPr>
        <w:ind w:left="640" w:firstLine="420"/>
        <w:rPr>
          <w:ins w:id="1428" w:author="think" w:date="2017-02-16T23:25:00Z"/>
          <w:sz w:val="28"/>
        </w:rPr>
        <w:pPrChange w:id="1429" w:author="think" w:date="2017-02-12T20:55:00Z">
          <w:pPr>
            <w:pStyle w:val="1"/>
          </w:pPr>
        </w:pPrChange>
      </w:pPr>
      <w:ins w:id="1430" w:author="think" w:date="2017-02-16T23:25:00Z">
        <w:r w:rsidRPr="00285C08">
          <w:rPr>
            <w:rFonts w:hint="eastAsia"/>
            <w:sz w:val="28"/>
            <w:rPrChange w:id="1431" w:author="think" w:date="2017-02-16T23:25:00Z">
              <w:rPr>
                <w:rFonts w:hint="eastAsia"/>
              </w:rPr>
            </w:rPrChange>
          </w:rPr>
          <w:t>（</w:t>
        </w:r>
        <w:r>
          <w:rPr>
            <w:sz w:val="28"/>
          </w:rPr>
          <w:fldChar w:fldCharType="begin"/>
        </w:r>
        <w:r>
          <w:rPr>
            <w:sz w:val="28"/>
          </w:rPr>
          <w:instrText xml:space="preserve"> HYPERLINK "</w:instrText>
        </w:r>
        <w:r w:rsidRPr="00285C08">
          <w:rPr>
            <w:sz w:val="28"/>
            <w:rPrChange w:id="1432" w:author="think" w:date="2017-02-16T23:25:00Z">
              <w:rPr/>
            </w:rPrChange>
          </w:rPr>
          <w:instrText>http://novoland.github.io/%E8%AE%BE%E8%AE%A1/2015/08/17/Restful%20API%20%E7%9A%84%E8%AE%BE%E8%AE%A1%E8%A7%84%E8%8C%83.html</w:instrText>
        </w:r>
        <w:r>
          <w:rPr>
            <w:sz w:val="28"/>
          </w:rPr>
          <w:instrText xml:space="preserve">" </w:instrText>
        </w:r>
        <w:r>
          <w:rPr>
            <w:sz w:val="28"/>
          </w:rPr>
          <w:fldChar w:fldCharType="separate"/>
        </w:r>
      </w:ins>
      <w:r w:rsidRPr="00AC304B">
        <w:rPr>
          <w:rStyle w:val="af5"/>
          <w:sz w:val="28"/>
          <w:rPrChange w:id="1433" w:author="think" w:date="2017-02-16T23:25:00Z">
            <w:rPr/>
          </w:rPrChange>
        </w:rPr>
        <w:t>http://novoland.github.io/%E8%AE%BE%E8%AE%A1/2015/08/17/Restful%20API%20%E7%9A%84%E8%AE%BE%E8%AE%A1%E8%A7%84%E8%8C%83.html</w:t>
      </w:r>
      <w:ins w:id="1434" w:author="think" w:date="2017-02-16T23:25:00Z">
        <w:r>
          <w:rPr>
            <w:sz w:val="28"/>
          </w:rPr>
          <w:fldChar w:fldCharType="end"/>
        </w:r>
        <w:r w:rsidRPr="00285C08">
          <w:rPr>
            <w:rFonts w:hint="eastAsia"/>
            <w:sz w:val="28"/>
            <w:rPrChange w:id="1435" w:author="think" w:date="2017-02-16T23:25:00Z">
              <w:rPr>
                <w:rFonts w:hint="eastAsia"/>
              </w:rPr>
            </w:rPrChange>
          </w:rPr>
          <w:t>）</w:t>
        </w:r>
      </w:ins>
    </w:p>
    <w:p w14:paraId="52B98B96" w14:textId="7768FBB2" w:rsidR="00285C08" w:rsidRPr="00285C08" w:rsidRDefault="00285C08" w:rsidP="00285C08">
      <w:pPr>
        <w:pStyle w:val="a5"/>
        <w:numPr>
          <w:ilvl w:val="0"/>
          <w:numId w:val="10"/>
        </w:numPr>
        <w:spacing w:line="560" w:lineRule="exact"/>
        <w:ind w:firstLineChars="0"/>
        <w:rPr>
          <w:ins w:id="1436" w:author="think" w:date="2017-02-16T23:25:00Z"/>
          <w:rPrChange w:id="1437" w:author="think" w:date="2017-02-16T23:26:00Z">
            <w:rPr>
              <w:ins w:id="1438" w:author="think" w:date="2017-02-16T23:25:00Z"/>
              <w:sz w:val="28"/>
            </w:rPr>
          </w:rPrChange>
        </w:rPr>
        <w:pPrChange w:id="1439" w:author="think" w:date="2017-02-16T23:26:00Z">
          <w:pPr>
            <w:pStyle w:val="1"/>
          </w:pPr>
        </w:pPrChange>
      </w:pPr>
      <w:ins w:id="1440" w:author="think" w:date="2017-02-16T23:26:00Z">
        <w:r w:rsidRPr="00285C08">
          <w:rPr>
            <w:rFonts w:hint="eastAsia"/>
            <w:rPrChange w:id="1441" w:author="think" w:date="2017-02-16T23:26:00Z">
              <w:rPr>
                <w:rFonts w:hint="eastAsia"/>
                <w:sz w:val="28"/>
              </w:rPr>
            </w:rPrChange>
          </w:rPr>
          <w:t xml:space="preserve">RESTful API </w:t>
        </w:r>
        <w:r w:rsidRPr="00285C08">
          <w:rPr>
            <w:rFonts w:hint="eastAsia"/>
            <w:rPrChange w:id="1442" w:author="think" w:date="2017-02-16T23:26:00Z">
              <w:rPr>
                <w:rFonts w:hint="eastAsia"/>
                <w:sz w:val="28"/>
              </w:rPr>
            </w:rPrChange>
          </w:rPr>
          <w:t>规范</w:t>
        </w:r>
        <w:r w:rsidRPr="00285C08">
          <w:rPr>
            <w:rFonts w:hint="eastAsia"/>
            <w:rPrChange w:id="1443" w:author="think" w:date="2017-02-16T23:26:00Z">
              <w:rPr>
                <w:rFonts w:hint="eastAsia"/>
                <w:sz w:val="28"/>
              </w:rPr>
            </w:rPrChange>
          </w:rPr>
          <w:t xml:space="preserve"> v1.0</w:t>
        </w:r>
      </w:ins>
    </w:p>
    <w:p w14:paraId="5A73CF64" w14:textId="2D15B667" w:rsidR="00285C08" w:rsidRPr="00285C08" w:rsidRDefault="00285C08">
      <w:pPr>
        <w:ind w:left="640" w:firstLine="420"/>
        <w:rPr>
          <w:ins w:id="1444" w:author="think" w:date="2017-02-12T17:38:00Z"/>
          <w:rFonts w:hint="eastAsia"/>
          <w:sz w:val="28"/>
          <w:rPrChange w:id="1445" w:author="think" w:date="2017-02-16T23:25:00Z">
            <w:rPr>
              <w:ins w:id="1446" w:author="think" w:date="2017-02-12T17:38:00Z"/>
              <w:rFonts w:hint="eastAsia"/>
            </w:rPr>
          </w:rPrChange>
        </w:rPr>
        <w:pPrChange w:id="1447" w:author="think" w:date="2017-02-12T20:55:00Z">
          <w:pPr>
            <w:pStyle w:val="1"/>
          </w:pPr>
        </w:pPrChange>
      </w:pPr>
      <w:ins w:id="1448" w:author="think" w:date="2017-02-16T23:25:00Z">
        <w:r w:rsidRPr="00285C08">
          <w:rPr>
            <w:sz w:val="28"/>
          </w:rPr>
          <w:t>http://imweb.io/topic/5707561f06f2400432c139a5</w:t>
        </w:r>
      </w:ins>
    </w:p>
    <w:p w14:paraId="5E5B5F32" w14:textId="149D2380" w:rsidR="005545A1" w:rsidRDefault="009700DE">
      <w:pPr>
        <w:pStyle w:val="2"/>
        <w:pPrChange w:id="1449" w:author="think" w:date="2017-02-12T17:36:00Z">
          <w:pPr>
            <w:pStyle w:val="1"/>
          </w:pPr>
        </w:pPrChange>
      </w:pPr>
      <w:bookmarkStart w:id="1450" w:name="_Toc474703322"/>
      <w:r>
        <w:rPr>
          <w:rFonts w:hint="eastAsia"/>
        </w:rPr>
        <w:t>数据</w:t>
      </w:r>
      <w:del w:id="1451" w:author="think" w:date="2017-02-12T20:55:00Z">
        <w:r w:rsidR="005545A1" w:rsidDel="00AD16DB">
          <w:rPr>
            <w:rFonts w:hint="eastAsia"/>
          </w:rPr>
          <w:delText>信息说明</w:delText>
        </w:r>
      </w:del>
      <w:ins w:id="1452" w:author="think" w:date="2017-02-12T20:55:00Z">
        <w:r>
          <w:rPr>
            <w:rFonts w:hint="eastAsia"/>
          </w:rPr>
          <w:t>库</w:t>
        </w:r>
      </w:ins>
      <w:ins w:id="1453" w:author="think" w:date="2017-02-12T20:56:00Z">
        <w:r>
          <w:rPr>
            <w:rFonts w:hint="eastAsia"/>
          </w:rPr>
          <w:t>设计</w:t>
        </w:r>
      </w:ins>
      <w:bookmarkEnd w:id="1450"/>
    </w:p>
    <w:p w14:paraId="725FE963" w14:textId="1A374A24" w:rsidR="005545A1" w:rsidRDefault="009700DE">
      <w:pPr>
        <w:pStyle w:val="3"/>
        <w:pPrChange w:id="1454" w:author="think" w:date="2017-02-12T17:36:00Z">
          <w:pPr>
            <w:pStyle w:val="2"/>
          </w:pPr>
        </w:pPrChange>
      </w:pPr>
      <w:bookmarkStart w:id="1455" w:name="_Toc474703323"/>
      <w:r>
        <w:rPr>
          <w:rFonts w:hint="eastAsia"/>
        </w:rPr>
        <w:t>商户信息</w:t>
      </w:r>
      <w:bookmarkEnd w:id="1455"/>
      <w:ins w:id="1456" w:author="think" w:date="2017-02-13T22:44:00Z">
        <w:r w:rsidR="00E92330">
          <w:t>(</w:t>
        </w:r>
        <w:r w:rsidR="00E92330" w:rsidRPr="00E92330">
          <w:t>wozhi_merchant</w:t>
        </w:r>
        <w:r w:rsidR="00E92330">
          <w:t>)</w:t>
        </w:r>
      </w:ins>
    </w:p>
    <w:tbl>
      <w:tblPr>
        <w:tblStyle w:val="aa"/>
        <w:tblW w:w="5000" w:type="pct"/>
        <w:tblLayout w:type="fixed"/>
        <w:tblLook w:val="04A0" w:firstRow="1" w:lastRow="0" w:firstColumn="1" w:lastColumn="0" w:noHBand="0" w:noVBand="1"/>
        <w:tblPrChange w:id="1457" w:author="think" w:date="2017-02-12T21:45:00Z">
          <w:tblPr>
            <w:tblStyle w:val="aa"/>
            <w:tblW w:w="5000" w:type="pct"/>
            <w:tblLayout w:type="fixed"/>
            <w:tblLook w:val="04A0" w:firstRow="1" w:lastRow="0" w:firstColumn="1" w:lastColumn="0" w:noHBand="0" w:noVBand="1"/>
          </w:tblPr>
        </w:tblPrChange>
      </w:tblPr>
      <w:tblGrid>
        <w:gridCol w:w="563"/>
        <w:gridCol w:w="2411"/>
        <w:gridCol w:w="2125"/>
        <w:gridCol w:w="1417"/>
        <w:gridCol w:w="1780"/>
        <w:tblGridChange w:id="1458">
          <w:tblGrid>
            <w:gridCol w:w="432"/>
            <w:gridCol w:w="131"/>
            <w:gridCol w:w="2268"/>
            <w:gridCol w:w="2"/>
            <w:gridCol w:w="139"/>
            <w:gridCol w:w="1"/>
            <w:gridCol w:w="1842"/>
            <w:gridCol w:w="2"/>
            <w:gridCol w:w="141"/>
            <w:gridCol w:w="1861"/>
            <w:gridCol w:w="2"/>
            <w:gridCol w:w="1475"/>
          </w:tblGrid>
        </w:tblGridChange>
      </w:tblGrid>
      <w:tr w:rsidR="00432ED9" w:rsidRPr="00285F50" w14:paraId="2979E79C" w14:textId="77777777" w:rsidTr="00432ED9">
        <w:tc>
          <w:tcPr>
            <w:tcW w:w="339" w:type="pct"/>
            <w:tcPrChange w:id="1459" w:author="think" w:date="2017-02-12T21:45:00Z">
              <w:tcPr>
                <w:tcW w:w="339" w:type="pct"/>
                <w:gridSpan w:val="2"/>
              </w:tcPr>
            </w:tcPrChange>
          </w:tcPr>
          <w:p w14:paraId="64896E34" w14:textId="489C2D47" w:rsidR="00226BD4" w:rsidRPr="00226BD4" w:rsidRDefault="009700DE">
            <w:pPr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序号</w:t>
            </w:r>
          </w:p>
        </w:tc>
        <w:tc>
          <w:tcPr>
            <w:tcW w:w="1453" w:type="pct"/>
            <w:tcPrChange w:id="1460" w:author="think" w:date="2017-02-12T21:45:00Z">
              <w:tcPr>
                <w:tcW w:w="1452" w:type="pct"/>
                <w:gridSpan w:val="3"/>
              </w:tcPr>
            </w:tcPrChange>
          </w:tcPr>
          <w:p w14:paraId="0755A8D2" w14:textId="531C4AA0" w:rsidR="00226BD4" w:rsidRPr="00226BD4" w:rsidRDefault="009700DE">
            <w:pPr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列名</w:t>
            </w:r>
          </w:p>
        </w:tc>
        <w:tc>
          <w:tcPr>
            <w:tcW w:w="1281" w:type="pct"/>
            <w:tcPrChange w:id="1461" w:author="think" w:date="2017-02-12T21:45:00Z">
              <w:tcPr>
                <w:tcW w:w="1112" w:type="pct"/>
                <w:gridSpan w:val="3"/>
              </w:tcPr>
            </w:tcPrChange>
          </w:tcPr>
          <w:p w14:paraId="7C3A314A" w14:textId="4957CF6B" w:rsidR="00226BD4" w:rsidRPr="00226BD4" w:rsidRDefault="009700DE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显示名称</w:t>
            </w:r>
          </w:p>
        </w:tc>
        <w:tc>
          <w:tcPr>
            <w:tcW w:w="854" w:type="pct"/>
            <w:tcPrChange w:id="1462" w:author="think" w:date="2017-02-12T21:45:00Z">
              <w:tcPr>
                <w:tcW w:w="1208" w:type="pct"/>
                <w:gridSpan w:val="3"/>
              </w:tcPr>
            </w:tcPrChange>
          </w:tcPr>
          <w:p w14:paraId="5F81DC24" w14:textId="1A0AAC60" w:rsidR="00226BD4" w:rsidRPr="00226BD4" w:rsidRDefault="009700DE">
            <w:pPr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定义</w:t>
            </w:r>
          </w:p>
        </w:tc>
        <w:tc>
          <w:tcPr>
            <w:tcW w:w="1073" w:type="pct"/>
            <w:tcPrChange w:id="1463" w:author="think" w:date="2017-02-12T21:45:00Z">
              <w:tcPr>
                <w:tcW w:w="889" w:type="pct"/>
              </w:tcPr>
            </w:tcPrChange>
          </w:tcPr>
          <w:p w14:paraId="13E73F73" w14:textId="2474EB9F" w:rsidR="00226BD4" w:rsidRPr="00226BD4" w:rsidRDefault="009700DE">
            <w:pPr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备注</w:t>
            </w:r>
          </w:p>
        </w:tc>
      </w:tr>
      <w:tr w:rsidR="00432ED9" w:rsidRPr="00226BD4" w14:paraId="416C4C9D" w14:textId="77777777" w:rsidTr="00432ED9">
        <w:tc>
          <w:tcPr>
            <w:tcW w:w="339" w:type="pct"/>
            <w:vAlign w:val="center"/>
            <w:tcPrChange w:id="1464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44B7146D" w14:textId="1B85A59C" w:rsidR="00432ED9" w:rsidRPr="00226BD4" w:rsidRDefault="00432ED9">
            <w:pPr>
              <w:rPr>
                <w:sz w:val="21"/>
                <w:szCs w:val="21"/>
              </w:rPr>
            </w:pPr>
            <w:ins w:id="1465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1</w:t>
              </w:r>
            </w:ins>
            <w:del w:id="1466" w:author="think" w:date="2017-02-12T21:44:00Z">
              <w:r w:rsidRPr="00226BD4" w:rsidDel="00657F98">
                <w:rPr>
                  <w:sz w:val="21"/>
                  <w:szCs w:val="21"/>
                </w:rPr>
                <w:delText>1</w:delText>
              </w:r>
            </w:del>
          </w:p>
        </w:tc>
        <w:tc>
          <w:tcPr>
            <w:tcW w:w="1453" w:type="pct"/>
            <w:tcPrChange w:id="1467" w:author="think" w:date="2017-02-12T21:45:00Z">
              <w:tcPr>
                <w:tcW w:w="1368" w:type="pct"/>
                <w:gridSpan w:val="2"/>
              </w:tcPr>
            </w:tcPrChange>
          </w:tcPr>
          <w:p w14:paraId="3E9781C0" w14:textId="5206F7F4" w:rsidR="00432ED9" w:rsidRPr="00226BD4" w:rsidRDefault="00432ED9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merchant_id</w:t>
            </w:r>
          </w:p>
        </w:tc>
        <w:tc>
          <w:tcPr>
            <w:tcW w:w="1281" w:type="pct"/>
            <w:tcPrChange w:id="1468" w:author="think" w:date="2017-02-12T21:45:00Z">
              <w:tcPr>
                <w:tcW w:w="1196" w:type="pct"/>
                <w:gridSpan w:val="4"/>
              </w:tcPr>
            </w:tcPrChange>
          </w:tcPr>
          <w:p w14:paraId="555968A8" w14:textId="15E6A401" w:rsidR="00432ED9" w:rsidRPr="00226BD4" w:rsidRDefault="00432ED9">
            <w:pPr>
              <w:rPr>
                <w:sz w:val="21"/>
                <w:szCs w:val="21"/>
              </w:rPr>
            </w:pPr>
            <w:del w:id="1469" w:author="Administrator" w:date="2017-02-10T18:43:00Z">
              <w:r w:rsidRPr="00226BD4" w:rsidDel="002C5E06">
                <w:rPr>
                  <w:rFonts w:hint="eastAsia"/>
                  <w:sz w:val="21"/>
                  <w:szCs w:val="21"/>
                </w:rPr>
                <w:delText>商户</w:delText>
              </w:r>
              <w:r w:rsidDel="002C5E06">
                <w:rPr>
                  <w:rFonts w:hint="eastAsia"/>
                  <w:sz w:val="21"/>
                  <w:szCs w:val="21"/>
                </w:rPr>
                <w:delText>编号</w:delText>
              </w:r>
            </w:del>
            <w:ins w:id="1470" w:author="Administrator" w:date="2017-02-10T18:43:00Z">
              <w:del w:id="1471" w:author="think" w:date="2017-02-12T22:09:00Z">
                <w:r w:rsidRPr="00226BD4" w:rsidDel="003B6374">
                  <w:rPr>
                    <w:rFonts w:hint="eastAsia"/>
                    <w:sz w:val="21"/>
                    <w:szCs w:val="21"/>
                  </w:rPr>
                  <w:delText>商户</w:delText>
                </w:r>
              </w:del>
              <w:r>
                <w:rPr>
                  <w:sz w:val="21"/>
                  <w:szCs w:val="21"/>
                </w:rPr>
                <w:t>id</w:t>
              </w:r>
            </w:ins>
          </w:p>
        </w:tc>
        <w:tc>
          <w:tcPr>
            <w:tcW w:w="854" w:type="pct"/>
            <w:tcBorders>
              <w:bottom w:val="single" w:sz="4" w:space="0" w:color="auto"/>
            </w:tcBorders>
            <w:tcPrChange w:id="1472" w:author="think" w:date="2017-02-12T21:45:00Z">
              <w:tcPr>
                <w:tcW w:w="1208" w:type="pct"/>
                <w:gridSpan w:val="3"/>
                <w:tcBorders>
                  <w:bottom w:val="single" w:sz="4" w:space="0" w:color="auto"/>
                </w:tcBorders>
              </w:tcPr>
            </w:tcPrChange>
          </w:tcPr>
          <w:p w14:paraId="6210E0ED" w14:textId="43D9108A" w:rsidR="00432ED9" w:rsidRPr="00226BD4" w:rsidRDefault="00432ED9">
            <w:pPr>
              <w:rPr>
                <w:sz w:val="21"/>
                <w:szCs w:val="21"/>
              </w:rPr>
            </w:pPr>
            <w:del w:id="1473" w:author="Administrator" w:date="2017-02-10T18:41:00Z">
              <w:r w:rsidRPr="00226BD4" w:rsidDel="00FA078C">
                <w:rPr>
                  <w:sz w:val="21"/>
                  <w:szCs w:val="21"/>
                </w:rPr>
                <w:delText>VARCHAR</w:delText>
              </w:r>
            </w:del>
            <w:ins w:id="1474" w:author="Administrator" w:date="2017-02-10T18:41:00Z">
              <w:r>
                <w:rPr>
                  <w:sz w:val="21"/>
                  <w:szCs w:val="21"/>
                </w:rPr>
                <w:t>bigint</w:t>
              </w:r>
            </w:ins>
            <w:del w:id="1475" w:author="Administrator" w:date="2017-02-10T18:42:00Z">
              <w:r w:rsidRPr="00226BD4" w:rsidDel="00FA078C">
                <w:rPr>
                  <w:sz w:val="21"/>
                  <w:szCs w:val="21"/>
                </w:rPr>
                <w:delText>(</w:delText>
              </w:r>
              <w:r w:rsidDel="00FA078C">
                <w:rPr>
                  <w:rFonts w:hint="eastAsia"/>
                  <w:sz w:val="21"/>
                  <w:szCs w:val="21"/>
                </w:rPr>
                <w:delText>5</w:delText>
              </w:r>
              <w:r w:rsidRPr="00226BD4" w:rsidDel="00FA078C">
                <w:rPr>
                  <w:sz w:val="21"/>
                  <w:szCs w:val="21"/>
                </w:rPr>
                <w:delText>0)</w:delText>
              </w:r>
            </w:del>
          </w:p>
        </w:tc>
        <w:tc>
          <w:tcPr>
            <w:tcW w:w="1073" w:type="pct"/>
            <w:tcPrChange w:id="1476" w:author="think" w:date="2017-02-12T21:45:00Z">
              <w:tcPr>
                <w:tcW w:w="890" w:type="pct"/>
              </w:tcPr>
            </w:tcPrChange>
          </w:tcPr>
          <w:p w14:paraId="3C91D384" w14:textId="38CEB657" w:rsidR="00432ED9" w:rsidRPr="00226BD4" w:rsidRDefault="00432ED9">
            <w:pPr>
              <w:rPr>
                <w:sz w:val="21"/>
                <w:szCs w:val="21"/>
              </w:rPr>
            </w:pPr>
            <w:del w:id="1477" w:author="Administrator" w:date="2017-02-10T18:42:00Z">
              <w:r w:rsidRPr="00226BD4" w:rsidDel="00FA078C">
                <w:rPr>
                  <w:rFonts w:hint="eastAsia"/>
                  <w:sz w:val="21"/>
                  <w:szCs w:val="21"/>
                </w:rPr>
                <w:delText>系统</w:delText>
              </w:r>
              <w:r w:rsidDel="00FA078C">
                <w:rPr>
                  <w:rFonts w:hint="eastAsia"/>
                  <w:sz w:val="21"/>
                  <w:szCs w:val="21"/>
                </w:rPr>
                <w:delText>按规则</w:delText>
              </w:r>
              <w:r w:rsidRPr="00226BD4" w:rsidDel="00FA078C">
                <w:rPr>
                  <w:rFonts w:hint="eastAsia"/>
                  <w:sz w:val="21"/>
                  <w:szCs w:val="21"/>
                </w:rPr>
                <w:delText>自动生成</w:delText>
              </w:r>
            </w:del>
            <w:ins w:id="1478" w:author="Administrator" w:date="2017-02-10T18:42:00Z">
              <w:r w:rsidRPr="00226BD4">
                <w:rPr>
                  <w:rFonts w:hint="eastAsia"/>
                  <w:sz w:val="21"/>
                  <w:szCs w:val="21"/>
                </w:rPr>
                <w:t>系统</w:t>
              </w:r>
              <w:r>
                <w:rPr>
                  <w:rFonts w:hint="eastAsia"/>
                  <w:sz w:val="21"/>
                  <w:szCs w:val="21"/>
                </w:rPr>
                <w:t>自增</w:t>
              </w:r>
            </w:ins>
          </w:p>
        </w:tc>
      </w:tr>
      <w:tr w:rsidR="00432ED9" w:rsidRPr="00226BD4" w14:paraId="25245C06" w14:textId="77777777" w:rsidTr="00432ED9">
        <w:trPr>
          <w:ins w:id="1479" w:author="Administrator" w:date="2017-02-10T18:42:00Z"/>
        </w:trPr>
        <w:tc>
          <w:tcPr>
            <w:tcW w:w="339" w:type="pct"/>
            <w:vAlign w:val="center"/>
            <w:tcPrChange w:id="1480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72C3FED2" w14:textId="3882BF53" w:rsidR="00432ED9" w:rsidRPr="00226BD4" w:rsidRDefault="00432ED9">
            <w:pPr>
              <w:rPr>
                <w:ins w:id="1481" w:author="Administrator" w:date="2017-02-10T18:42:00Z"/>
                <w:sz w:val="21"/>
                <w:szCs w:val="21"/>
              </w:rPr>
            </w:pPr>
            <w:ins w:id="1482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2</w:t>
              </w:r>
            </w:ins>
            <w:ins w:id="1483" w:author="Administrator" w:date="2017-02-10T18:42:00Z">
              <w:del w:id="1484" w:author="think" w:date="2017-02-12T21:44:00Z">
                <w:r w:rsidRPr="00226BD4" w:rsidDel="00657F98">
                  <w:rPr>
                    <w:sz w:val="21"/>
                    <w:szCs w:val="21"/>
                  </w:rPr>
                  <w:delText>2</w:delText>
                </w:r>
              </w:del>
            </w:ins>
          </w:p>
        </w:tc>
        <w:tc>
          <w:tcPr>
            <w:tcW w:w="1453" w:type="pct"/>
            <w:tcPrChange w:id="1485" w:author="think" w:date="2017-02-12T21:45:00Z">
              <w:tcPr>
                <w:tcW w:w="1368" w:type="pct"/>
                <w:gridSpan w:val="2"/>
              </w:tcPr>
            </w:tcPrChange>
          </w:tcPr>
          <w:p w14:paraId="6413ABAF" w14:textId="391BEBA3" w:rsidR="00432ED9" w:rsidRPr="00226BD4" w:rsidRDefault="00432ED9">
            <w:pPr>
              <w:rPr>
                <w:ins w:id="1486" w:author="Administrator" w:date="2017-02-10T18:42:00Z"/>
                <w:sz w:val="21"/>
                <w:szCs w:val="21"/>
              </w:rPr>
            </w:pPr>
            <w:ins w:id="1487" w:author="Administrator" w:date="2017-02-10T18:42:00Z">
              <w:r>
                <w:rPr>
                  <w:sz w:val="21"/>
                  <w:szCs w:val="21"/>
                </w:rPr>
                <w:t>merchant_code</w:t>
              </w:r>
            </w:ins>
          </w:p>
        </w:tc>
        <w:tc>
          <w:tcPr>
            <w:tcW w:w="1281" w:type="pct"/>
            <w:tcBorders>
              <w:right w:val="single" w:sz="4" w:space="0" w:color="auto"/>
            </w:tcBorders>
            <w:tcPrChange w:id="1488" w:author="think" w:date="2017-02-12T21:45:00Z">
              <w:tcPr>
                <w:tcW w:w="1196" w:type="pct"/>
                <w:gridSpan w:val="4"/>
                <w:tcBorders>
                  <w:right w:val="single" w:sz="4" w:space="0" w:color="auto"/>
                </w:tcBorders>
              </w:tcPr>
            </w:tcPrChange>
          </w:tcPr>
          <w:p w14:paraId="61AE39E8" w14:textId="39DB4E56" w:rsidR="00432ED9" w:rsidRPr="00226BD4" w:rsidRDefault="00432ED9">
            <w:pPr>
              <w:rPr>
                <w:ins w:id="1489" w:author="Administrator" w:date="2017-02-10T18:42:00Z"/>
                <w:sz w:val="21"/>
                <w:szCs w:val="21"/>
              </w:rPr>
            </w:pPr>
            <w:ins w:id="1490" w:author="Administrator" w:date="2017-02-10T18:42:00Z">
              <w:r w:rsidRPr="00226BD4">
                <w:rPr>
                  <w:rFonts w:hint="eastAsia"/>
                  <w:sz w:val="21"/>
                  <w:szCs w:val="21"/>
                </w:rPr>
                <w:t>商户</w:t>
              </w:r>
            </w:ins>
            <w:ins w:id="1491" w:author="Administrator" w:date="2017-02-10T18:43:00Z">
              <w:r>
                <w:rPr>
                  <w:rFonts w:hint="eastAsia"/>
                  <w:sz w:val="21"/>
                  <w:szCs w:val="21"/>
                </w:rPr>
                <w:t>编号</w:t>
              </w:r>
            </w:ins>
          </w:p>
        </w:tc>
        <w:tc>
          <w:tcPr>
            <w:tcW w:w="8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1492" w:author="think" w:date="2017-02-12T21:45:00Z">
              <w:tcPr>
                <w:tcW w:w="1208" w:type="pct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73F0513F" w14:textId="4B04B7E8" w:rsidR="00432ED9" w:rsidRPr="00226BD4" w:rsidRDefault="00432ED9">
            <w:pPr>
              <w:rPr>
                <w:ins w:id="1493" w:author="Administrator" w:date="2017-02-10T18:42:00Z"/>
                <w:sz w:val="21"/>
                <w:szCs w:val="21"/>
              </w:rPr>
            </w:pPr>
            <w:ins w:id="1494" w:author="Administrator" w:date="2017-02-10T18:42:00Z">
              <w:del w:id="1495" w:author="think" w:date="2017-02-12T21:09:00Z">
                <w:r w:rsidRPr="00E67AA3" w:rsidDel="009700DE">
                  <w:rPr>
                    <w:sz w:val="21"/>
                    <w:szCs w:val="21"/>
                  </w:rPr>
                  <w:delText>var</w:delText>
                </w:r>
              </w:del>
              <w:r w:rsidRPr="00E67AA3">
                <w:rPr>
                  <w:sz w:val="21"/>
                  <w:szCs w:val="21"/>
                </w:rPr>
                <w:t>char</w:t>
              </w:r>
              <w:r w:rsidRPr="00226BD4">
                <w:rPr>
                  <w:sz w:val="21"/>
                  <w:szCs w:val="21"/>
                </w:rPr>
                <w:t>(20)</w:t>
              </w:r>
            </w:ins>
          </w:p>
        </w:tc>
        <w:tc>
          <w:tcPr>
            <w:tcW w:w="1073" w:type="pct"/>
            <w:tcBorders>
              <w:left w:val="single" w:sz="4" w:space="0" w:color="auto"/>
            </w:tcBorders>
            <w:tcPrChange w:id="1496" w:author="think" w:date="2017-02-12T21:45:00Z">
              <w:tcPr>
                <w:tcW w:w="890" w:type="pct"/>
                <w:tcBorders>
                  <w:left w:val="single" w:sz="4" w:space="0" w:color="auto"/>
                </w:tcBorders>
              </w:tcPr>
            </w:tcPrChange>
          </w:tcPr>
          <w:p w14:paraId="6569C12A" w14:textId="121A4E3C" w:rsidR="00432ED9" w:rsidRPr="00226BD4" w:rsidRDefault="00432ED9">
            <w:pPr>
              <w:rPr>
                <w:ins w:id="1497" w:author="Administrator" w:date="2017-02-10T18:42:00Z"/>
                <w:sz w:val="21"/>
                <w:szCs w:val="21"/>
              </w:rPr>
            </w:pPr>
            <w:ins w:id="1498" w:author="think" w:date="2017-02-12T21:10:00Z">
              <w:r>
                <w:rPr>
                  <w:rFonts w:hint="eastAsia"/>
                  <w:sz w:val="21"/>
                  <w:szCs w:val="21"/>
                </w:rPr>
                <w:t>唯一索引</w:t>
              </w:r>
            </w:ins>
            <w:ins w:id="1499" w:author="think" w:date="2017-02-12T21:58:00Z">
              <w:r w:rsidR="00D0342C">
                <w:rPr>
                  <w:rFonts w:hint="eastAsia"/>
                  <w:sz w:val="21"/>
                  <w:szCs w:val="21"/>
                </w:rPr>
                <w:t>，我司分配</w:t>
              </w:r>
            </w:ins>
          </w:p>
        </w:tc>
      </w:tr>
      <w:tr w:rsidR="00432ED9" w:rsidRPr="00226BD4" w14:paraId="626C9212" w14:textId="77777777" w:rsidTr="00432ED9">
        <w:tc>
          <w:tcPr>
            <w:tcW w:w="339" w:type="pct"/>
            <w:vAlign w:val="center"/>
            <w:tcPrChange w:id="1500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7EEB1E01" w14:textId="19F7A88D" w:rsidR="00432ED9" w:rsidRPr="00226BD4" w:rsidRDefault="00432ED9">
            <w:pPr>
              <w:rPr>
                <w:sz w:val="21"/>
                <w:szCs w:val="21"/>
              </w:rPr>
            </w:pPr>
            <w:ins w:id="1501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3</w:t>
              </w:r>
            </w:ins>
            <w:del w:id="1502" w:author="think" w:date="2017-02-12T21:43:00Z">
              <w:r w:rsidRPr="00226BD4" w:rsidDel="00826861">
                <w:rPr>
                  <w:sz w:val="21"/>
                  <w:szCs w:val="21"/>
                </w:rPr>
                <w:delText>2</w:delText>
              </w:r>
            </w:del>
          </w:p>
        </w:tc>
        <w:tc>
          <w:tcPr>
            <w:tcW w:w="1453" w:type="pct"/>
            <w:tcPrChange w:id="1503" w:author="think" w:date="2017-02-12T21:45:00Z">
              <w:tcPr>
                <w:tcW w:w="1368" w:type="pct"/>
                <w:gridSpan w:val="2"/>
              </w:tcPr>
            </w:tcPrChange>
          </w:tcPr>
          <w:p w14:paraId="1CEB05AD" w14:textId="56C8E43E" w:rsidR="00432ED9" w:rsidRPr="00226BD4" w:rsidRDefault="00432ED9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merchant_</w:t>
            </w:r>
            <w:r w:rsidRPr="00226BD4">
              <w:rPr>
                <w:sz w:val="21"/>
                <w:szCs w:val="21"/>
              </w:rPr>
              <w:t>name</w:t>
            </w:r>
          </w:p>
        </w:tc>
        <w:tc>
          <w:tcPr>
            <w:tcW w:w="1281" w:type="pct"/>
            <w:tcPrChange w:id="1504" w:author="think" w:date="2017-02-12T21:45:00Z">
              <w:tcPr>
                <w:tcW w:w="1196" w:type="pct"/>
                <w:gridSpan w:val="4"/>
              </w:tcPr>
            </w:tcPrChange>
          </w:tcPr>
          <w:p w14:paraId="7F457451" w14:textId="4F3BAF0A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商户名称</w:t>
            </w:r>
          </w:p>
        </w:tc>
        <w:tc>
          <w:tcPr>
            <w:tcW w:w="854" w:type="pct"/>
            <w:tcBorders>
              <w:top w:val="single" w:sz="4" w:space="0" w:color="auto"/>
            </w:tcBorders>
            <w:tcPrChange w:id="1505" w:author="think" w:date="2017-02-12T21:45:00Z">
              <w:tcPr>
                <w:tcW w:w="1208" w:type="pct"/>
                <w:gridSpan w:val="3"/>
                <w:tcBorders>
                  <w:top w:val="single" w:sz="4" w:space="0" w:color="auto"/>
                </w:tcBorders>
              </w:tcPr>
            </w:tcPrChange>
          </w:tcPr>
          <w:p w14:paraId="268C49A7" w14:textId="50EBBB92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varchar(</w:t>
            </w:r>
            <w:del w:id="1506" w:author="think" w:date="2017-02-12T21:10:00Z">
              <w:r w:rsidRPr="00226BD4" w:rsidDel="009700DE">
                <w:rPr>
                  <w:rFonts w:hint="eastAsia"/>
                  <w:sz w:val="21"/>
                  <w:szCs w:val="21"/>
                </w:rPr>
                <w:delText>20</w:delText>
              </w:r>
            </w:del>
            <w:ins w:id="1507" w:author="think" w:date="2017-02-13T22:39:00Z">
              <w:r w:rsidR="001B5409">
                <w:rPr>
                  <w:sz w:val="21"/>
                  <w:szCs w:val="21"/>
                </w:rPr>
                <w:t>100</w:t>
              </w:r>
            </w:ins>
            <w:del w:id="1508" w:author="think" w:date="2017-02-13T22:39:00Z">
              <w:r w:rsidRPr="00226BD4" w:rsidDel="001B5409">
                <w:rPr>
                  <w:sz w:val="21"/>
                  <w:szCs w:val="21"/>
                </w:rPr>
                <w:delText>0</w:delText>
              </w:r>
            </w:del>
            <w:r w:rsidRPr="00226BD4">
              <w:rPr>
                <w:sz w:val="21"/>
                <w:szCs w:val="21"/>
              </w:rPr>
              <w:t>)</w:t>
            </w:r>
          </w:p>
        </w:tc>
        <w:tc>
          <w:tcPr>
            <w:tcW w:w="1073" w:type="pct"/>
            <w:tcPrChange w:id="1509" w:author="think" w:date="2017-02-12T21:45:00Z">
              <w:tcPr>
                <w:tcW w:w="890" w:type="pct"/>
              </w:tcPr>
            </w:tcPrChange>
          </w:tcPr>
          <w:p w14:paraId="6EF259D1" w14:textId="77777777" w:rsidR="00432ED9" w:rsidRPr="00226BD4" w:rsidRDefault="00432ED9">
            <w:pPr>
              <w:rPr>
                <w:sz w:val="21"/>
                <w:szCs w:val="21"/>
              </w:rPr>
            </w:pPr>
          </w:p>
        </w:tc>
      </w:tr>
      <w:tr w:rsidR="00432ED9" w:rsidRPr="00226BD4" w14:paraId="2DFD655C" w14:textId="77777777" w:rsidTr="00432ED9">
        <w:tc>
          <w:tcPr>
            <w:tcW w:w="339" w:type="pct"/>
            <w:vAlign w:val="center"/>
            <w:tcPrChange w:id="1510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7A2CB326" w14:textId="12F95BF0" w:rsidR="00432ED9" w:rsidRPr="00226BD4" w:rsidRDefault="00432ED9">
            <w:pPr>
              <w:rPr>
                <w:sz w:val="21"/>
                <w:szCs w:val="21"/>
              </w:rPr>
            </w:pPr>
            <w:ins w:id="1511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4</w:t>
              </w:r>
            </w:ins>
            <w:del w:id="1512" w:author="think" w:date="2017-02-12T21:43:00Z">
              <w:r w:rsidRPr="00226BD4" w:rsidDel="00826861">
                <w:rPr>
                  <w:sz w:val="21"/>
                  <w:szCs w:val="21"/>
                </w:rPr>
                <w:delText>3</w:delText>
              </w:r>
            </w:del>
          </w:p>
        </w:tc>
        <w:tc>
          <w:tcPr>
            <w:tcW w:w="1453" w:type="pct"/>
            <w:tcPrChange w:id="1513" w:author="think" w:date="2017-02-12T21:45:00Z">
              <w:tcPr>
                <w:tcW w:w="1452" w:type="pct"/>
                <w:gridSpan w:val="3"/>
              </w:tcPr>
            </w:tcPrChange>
          </w:tcPr>
          <w:p w14:paraId="1FE1A740" w14:textId="371991C2" w:rsidR="00432ED9" w:rsidRPr="00226BD4" w:rsidRDefault="00432ED9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merchant_</w:t>
            </w:r>
            <w:r w:rsidRPr="00226BD4">
              <w:rPr>
                <w:sz w:val="21"/>
                <w:szCs w:val="21"/>
              </w:rPr>
              <w:t>addr</w:t>
            </w:r>
          </w:p>
        </w:tc>
        <w:tc>
          <w:tcPr>
            <w:tcW w:w="1281" w:type="pct"/>
            <w:tcPrChange w:id="1514" w:author="think" w:date="2017-02-12T21:45:00Z">
              <w:tcPr>
                <w:tcW w:w="1112" w:type="pct"/>
                <w:gridSpan w:val="3"/>
              </w:tcPr>
            </w:tcPrChange>
          </w:tcPr>
          <w:p w14:paraId="2EDA1233" w14:textId="03F4702E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商户地址</w:t>
            </w:r>
          </w:p>
        </w:tc>
        <w:tc>
          <w:tcPr>
            <w:tcW w:w="854" w:type="pct"/>
            <w:tcPrChange w:id="1515" w:author="think" w:date="2017-02-12T21:45:00Z">
              <w:tcPr>
                <w:tcW w:w="1208" w:type="pct"/>
                <w:gridSpan w:val="3"/>
              </w:tcPr>
            </w:tcPrChange>
          </w:tcPr>
          <w:p w14:paraId="7EF90118" w14:textId="1DF1F446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varchar(10</w:t>
            </w:r>
            <w:del w:id="1516" w:author="think" w:date="2017-02-12T21:10:00Z">
              <w:r w:rsidRPr="00226BD4" w:rsidDel="00711A8C">
                <w:rPr>
                  <w:sz w:val="21"/>
                  <w:szCs w:val="21"/>
                </w:rPr>
                <w:delText>0</w:delText>
              </w:r>
            </w:del>
            <w:r w:rsidRPr="00226BD4">
              <w:rPr>
                <w:sz w:val="21"/>
                <w:szCs w:val="21"/>
              </w:rPr>
              <w:t>0)</w:t>
            </w:r>
          </w:p>
        </w:tc>
        <w:tc>
          <w:tcPr>
            <w:tcW w:w="1073" w:type="pct"/>
            <w:tcPrChange w:id="1517" w:author="think" w:date="2017-02-12T21:45:00Z">
              <w:tcPr>
                <w:tcW w:w="889" w:type="pct"/>
              </w:tcPr>
            </w:tcPrChange>
          </w:tcPr>
          <w:p w14:paraId="31ABFC5E" w14:textId="77777777" w:rsidR="00432ED9" w:rsidRPr="00226BD4" w:rsidRDefault="00432ED9">
            <w:pPr>
              <w:rPr>
                <w:sz w:val="21"/>
                <w:szCs w:val="21"/>
              </w:rPr>
            </w:pPr>
          </w:p>
        </w:tc>
      </w:tr>
      <w:tr w:rsidR="00432ED9" w:rsidRPr="00226BD4" w14:paraId="0B7F975E" w14:textId="77777777" w:rsidTr="00432ED9">
        <w:trPr>
          <w:trHeight w:val="441"/>
          <w:trPrChange w:id="1518" w:author="think" w:date="2017-02-12T21:45:00Z">
            <w:trPr>
              <w:trHeight w:val="441"/>
            </w:trPr>
          </w:trPrChange>
        </w:trPr>
        <w:tc>
          <w:tcPr>
            <w:tcW w:w="339" w:type="pct"/>
            <w:vAlign w:val="center"/>
            <w:tcPrChange w:id="1519" w:author="think" w:date="2017-02-12T21:45:00Z">
              <w:tcPr>
                <w:tcW w:w="260" w:type="pct"/>
              </w:tcPr>
            </w:tcPrChange>
          </w:tcPr>
          <w:p w14:paraId="5E423175" w14:textId="18F335D4" w:rsidR="00432ED9" w:rsidRPr="00226BD4" w:rsidRDefault="00432ED9" w:rsidP="00432ED9">
            <w:pPr>
              <w:rPr>
                <w:moveTo w:id="1520" w:author="think" w:date="2017-02-12T21:37:00Z"/>
                <w:sz w:val="21"/>
                <w:szCs w:val="21"/>
              </w:rPr>
            </w:pPr>
            <w:ins w:id="1521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5</w:t>
              </w:r>
            </w:ins>
            <w:moveToRangeStart w:id="1522" w:author="think" w:date="2017-02-12T21:37:00Z" w:name="move474698754"/>
            <w:moveTo w:id="1523" w:author="think" w:date="2017-02-12T21:37:00Z">
              <w:del w:id="1524" w:author="think" w:date="2017-02-12T21:44:00Z">
                <w:r w:rsidRPr="00226BD4" w:rsidDel="00657F98">
                  <w:rPr>
                    <w:sz w:val="21"/>
                    <w:szCs w:val="21"/>
                  </w:rPr>
                  <w:delText>14</w:delText>
                </w:r>
              </w:del>
            </w:moveTo>
          </w:p>
        </w:tc>
        <w:tc>
          <w:tcPr>
            <w:tcW w:w="1453" w:type="pct"/>
            <w:tcPrChange w:id="1525" w:author="think" w:date="2017-02-12T21:45:00Z">
              <w:tcPr>
                <w:tcW w:w="1446" w:type="pct"/>
                <w:gridSpan w:val="2"/>
              </w:tcPr>
            </w:tcPrChange>
          </w:tcPr>
          <w:p w14:paraId="2C70412D" w14:textId="77777777" w:rsidR="00432ED9" w:rsidRPr="00226BD4" w:rsidRDefault="00432ED9" w:rsidP="00432ED9">
            <w:pPr>
              <w:rPr>
                <w:moveTo w:id="1526" w:author="think" w:date="2017-02-12T21:37:00Z"/>
                <w:sz w:val="21"/>
                <w:szCs w:val="21"/>
              </w:rPr>
            </w:pPr>
            <w:moveTo w:id="1527" w:author="think" w:date="2017-02-12T21:37:00Z">
              <w:r>
                <w:rPr>
                  <w:sz w:val="21"/>
                  <w:szCs w:val="21"/>
                </w:rPr>
                <w:t>merchant_</w:t>
              </w:r>
              <w:r w:rsidRPr="00226BD4">
                <w:rPr>
                  <w:sz w:val="21"/>
                  <w:szCs w:val="21"/>
                </w:rPr>
                <w:t>type</w:t>
              </w:r>
            </w:moveTo>
          </w:p>
        </w:tc>
        <w:tc>
          <w:tcPr>
            <w:tcW w:w="1281" w:type="pct"/>
            <w:tcPrChange w:id="1528" w:author="think" w:date="2017-02-12T21:45:00Z">
              <w:tcPr>
                <w:tcW w:w="1196" w:type="pct"/>
                <w:gridSpan w:val="4"/>
              </w:tcPr>
            </w:tcPrChange>
          </w:tcPr>
          <w:p w14:paraId="698135DC" w14:textId="77777777" w:rsidR="00432ED9" w:rsidRPr="00226BD4" w:rsidRDefault="00432ED9" w:rsidP="00432ED9">
            <w:pPr>
              <w:rPr>
                <w:moveTo w:id="1529" w:author="think" w:date="2017-02-12T21:37:00Z"/>
                <w:sz w:val="21"/>
                <w:szCs w:val="21"/>
              </w:rPr>
            </w:pPr>
            <w:moveTo w:id="1530" w:author="think" w:date="2017-02-12T21:37:00Z">
              <w:r w:rsidRPr="00226BD4">
                <w:rPr>
                  <w:rFonts w:hint="eastAsia"/>
                  <w:sz w:val="21"/>
                  <w:szCs w:val="21"/>
                </w:rPr>
                <w:t>商户类型</w:t>
              </w:r>
            </w:moveTo>
          </w:p>
        </w:tc>
        <w:tc>
          <w:tcPr>
            <w:tcW w:w="854" w:type="pct"/>
            <w:tcPrChange w:id="1531" w:author="think" w:date="2017-02-12T21:45:00Z">
              <w:tcPr>
                <w:tcW w:w="1208" w:type="pct"/>
                <w:gridSpan w:val="3"/>
              </w:tcPr>
            </w:tcPrChange>
          </w:tcPr>
          <w:p w14:paraId="1CFC22F3" w14:textId="77777777" w:rsidR="00432ED9" w:rsidRPr="00226BD4" w:rsidRDefault="00432ED9" w:rsidP="00432ED9">
            <w:pPr>
              <w:rPr>
                <w:moveTo w:id="1532" w:author="think" w:date="2017-02-12T21:37:00Z"/>
                <w:sz w:val="21"/>
                <w:szCs w:val="21"/>
              </w:rPr>
            </w:pPr>
            <w:moveTo w:id="1533" w:author="think" w:date="2017-02-12T21:37:00Z">
              <w:r w:rsidRPr="00226BD4">
                <w:rPr>
                  <w:sz w:val="21"/>
                  <w:szCs w:val="21"/>
                </w:rPr>
                <w:t>varchar(50)</w:t>
              </w:r>
            </w:moveTo>
          </w:p>
        </w:tc>
        <w:tc>
          <w:tcPr>
            <w:tcW w:w="1073" w:type="pct"/>
            <w:tcPrChange w:id="1534" w:author="think" w:date="2017-02-12T21:45:00Z">
              <w:tcPr>
                <w:tcW w:w="890" w:type="pct"/>
                <w:gridSpan w:val="2"/>
              </w:tcPr>
            </w:tcPrChange>
          </w:tcPr>
          <w:p w14:paraId="0FD57895" w14:textId="77777777" w:rsidR="00432ED9" w:rsidRPr="00226BD4" w:rsidRDefault="00432ED9" w:rsidP="00432ED9">
            <w:pPr>
              <w:rPr>
                <w:moveTo w:id="1535" w:author="think" w:date="2017-02-12T21:37:00Z"/>
                <w:sz w:val="21"/>
                <w:szCs w:val="21"/>
              </w:rPr>
            </w:pPr>
            <w:moveTo w:id="1536" w:author="think" w:date="2017-02-12T21:37:00Z">
              <w:r>
                <w:rPr>
                  <w:rFonts w:hint="eastAsia"/>
                  <w:sz w:val="21"/>
                  <w:szCs w:val="21"/>
                </w:rPr>
                <w:t>餐饮、娱乐、百货等</w:t>
              </w:r>
            </w:moveTo>
          </w:p>
        </w:tc>
      </w:tr>
      <w:moveToRangeEnd w:id="1522"/>
      <w:tr w:rsidR="00432ED9" w:rsidRPr="00226BD4" w14:paraId="63DD9F45" w14:textId="77777777" w:rsidTr="00432ED9">
        <w:tc>
          <w:tcPr>
            <w:tcW w:w="339" w:type="pct"/>
            <w:vAlign w:val="center"/>
            <w:tcPrChange w:id="1537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6D2651A3" w14:textId="4535738D" w:rsidR="00432ED9" w:rsidRPr="00226BD4" w:rsidRDefault="00432ED9">
            <w:pPr>
              <w:rPr>
                <w:sz w:val="21"/>
                <w:szCs w:val="21"/>
              </w:rPr>
            </w:pPr>
            <w:ins w:id="1538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6</w:t>
              </w:r>
            </w:ins>
            <w:del w:id="1539" w:author="think" w:date="2017-02-12T21:44:00Z">
              <w:r w:rsidRPr="00226BD4" w:rsidDel="00657F98">
                <w:rPr>
                  <w:sz w:val="21"/>
                  <w:szCs w:val="21"/>
                </w:rPr>
                <w:delText>4</w:delText>
              </w:r>
            </w:del>
          </w:p>
        </w:tc>
        <w:tc>
          <w:tcPr>
            <w:tcW w:w="1453" w:type="pct"/>
            <w:tcPrChange w:id="1540" w:author="think" w:date="2017-02-12T21:45:00Z">
              <w:tcPr>
                <w:tcW w:w="1452" w:type="pct"/>
                <w:gridSpan w:val="3"/>
              </w:tcPr>
            </w:tcPrChange>
          </w:tcPr>
          <w:p w14:paraId="7216C489" w14:textId="54F1ADB8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boss</w:t>
            </w:r>
            <w:r>
              <w:rPr>
                <w:sz w:val="21"/>
                <w:szCs w:val="21"/>
              </w:rPr>
              <w:t>_</w:t>
            </w:r>
            <w:r w:rsidRPr="00226BD4">
              <w:rPr>
                <w:sz w:val="21"/>
                <w:szCs w:val="21"/>
              </w:rPr>
              <w:t>name</w:t>
            </w:r>
          </w:p>
        </w:tc>
        <w:tc>
          <w:tcPr>
            <w:tcW w:w="1281" w:type="pct"/>
            <w:tcPrChange w:id="1541" w:author="think" w:date="2017-02-12T21:45:00Z">
              <w:tcPr>
                <w:tcW w:w="1112" w:type="pct"/>
                <w:gridSpan w:val="3"/>
              </w:tcPr>
            </w:tcPrChange>
          </w:tcPr>
          <w:p w14:paraId="6E7EB261" w14:textId="2E7CCC87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商户负责人</w:t>
            </w:r>
          </w:p>
        </w:tc>
        <w:tc>
          <w:tcPr>
            <w:tcW w:w="854" w:type="pct"/>
            <w:tcPrChange w:id="1542" w:author="think" w:date="2017-02-12T21:45:00Z">
              <w:tcPr>
                <w:tcW w:w="1208" w:type="pct"/>
                <w:gridSpan w:val="3"/>
              </w:tcPr>
            </w:tcPrChange>
          </w:tcPr>
          <w:p w14:paraId="0D8E21C3" w14:textId="6A328149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varchar(</w:t>
            </w:r>
            <w:del w:id="1543" w:author="think" w:date="2017-02-12T21:10:00Z">
              <w:r w:rsidRPr="00226BD4" w:rsidDel="009F3A87">
                <w:rPr>
                  <w:sz w:val="21"/>
                  <w:szCs w:val="21"/>
                </w:rPr>
                <w:delText>2</w:delText>
              </w:r>
            </w:del>
            <w:ins w:id="1544" w:author="think" w:date="2017-02-12T21:10:00Z">
              <w:r>
                <w:rPr>
                  <w:rFonts w:hint="eastAsia"/>
                  <w:sz w:val="21"/>
                  <w:szCs w:val="21"/>
                </w:rPr>
                <w:t>3</w:t>
              </w:r>
            </w:ins>
            <w:r w:rsidRPr="00226BD4">
              <w:rPr>
                <w:sz w:val="21"/>
                <w:szCs w:val="21"/>
              </w:rPr>
              <w:t>0</w:t>
            </w:r>
            <w:del w:id="1545" w:author="think" w:date="2017-02-12T21:10:00Z">
              <w:r w:rsidRPr="00226BD4" w:rsidDel="009F3A87">
                <w:rPr>
                  <w:sz w:val="21"/>
                  <w:szCs w:val="21"/>
                </w:rPr>
                <w:delText>0</w:delText>
              </w:r>
            </w:del>
            <w:r w:rsidRPr="00226BD4">
              <w:rPr>
                <w:sz w:val="21"/>
                <w:szCs w:val="21"/>
              </w:rPr>
              <w:t>)</w:t>
            </w:r>
          </w:p>
        </w:tc>
        <w:tc>
          <w:tcPr>
            <w:tcW w:w="1073" w:type="pct"/>
            <w:tcPrChange w:id="1546" w:author="think" w:date="2017-02-12T21:45:00Z">
              <w:tcPr>
                <w:tcW w:w="889" w:type="pct"/>
              </w:tcPr>
            </w:tcPrChange>
          </w:tcPr>
          <w:p w14:paraId="20B1E652" w14:textId="77777777" w:rsidR="00432ED9" w:rsidRPr="00226BD4" w:rsidRDefault="00432ED9">
            <w:pPr>
              <w:rPr>
                <w:sz w:val="21"/>
                <w:szCs w:val="21"/>
              </w:rPr>
            </w:pPr>
          </w:p>
        </w:tc>
      </w:tr>
      <w:tr w:rsidR="00432ED9" w:rsidRPr="00226BD4" w14:paraId="56954B20" w14:textId="77777777" w:rsidTr="00432ED9">
        <w:tc>
          <w:tcPr>
            <w:tcW w:w="339" w:type="pct"/>
            <w:vAlign w:val="center"/>
            <w:tcPrChange w:id="1547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4833FED8" w14:textId="1AC71A27" w:rsidR="00432ED9" w:rsidRPr="00226BD4" w:rsidRDefault="00432ED9">
            <w:pPr>
              <w:rPr>
                <w:sz w:val="21"/>
                <w:szCs w:val="21"/>
              </w:rPr>
            </w:pPr>
            <w:ins w:id="1548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7</w:t>
              </w:r>
            </w:ins>
            <w:del w:id="1549" w:author="think" w:date="2017-02-12T21:44:00Z">
              <w:r w:rsidRPr="00226BD4" w:rsidDel="00657F98">
                <w:rPr>
                  <w:sz w:val="21"/>
                  <w:szCs w:val="21"/>
                </w:rPr>
                <w:delText>5</w:delText>
              </w:r>
            </w:del>
          </w:p>
        </w:tc>
        <w:tc>
          <w:tcPr>
            <w:tcW w:w="1453" w:type="pct"/>
            <w:tcPrChange w:id="1550" w:author="think" w:date="2017-02-12T21:45:00Z">
              <w:tcPr>
                <w:tcW w:w="1452" w:type="pct"/>
                <w:gridSpan w:val="3"/>
              </w:tcPr>
            </w:tcPrChange>
          </w:tcPr>
          <w:p w14:paraId="0DC48A13" w14:textId="3D50FE8D" w:rsidR="00432ED9" w:rsidRPr="00226BD4" w:rsidRDefault="00432ED9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boss_mobile</w:t>
            </w:r>
          </w:p>
        </w:tc>
        <w:tc>
          <w:tcPr>
            <w:tcW w:w="1281" w:type="pct"/>
            <w:tcPrChange w:id="1551" w:author="think" w:date="2017-02-12T21:45:00Z">
              <w:tcPr>
                <w:tcW w:w="1112" w:type="pct"/>
                <w:gridSpan w:val="3"/>
              </w:tcPr>
            </w:tcPrChange>
          </w:tcPr>
          <w:p w14:paraId="47F1BA11" w14:textId="74CC68B6" w:rsidR="00432ED9" w:rsidRPr="00226BD4" w:rsidRDefault="00432ED9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负责人手机号</w:t>
            </w:r>
          </w:p>
        </w:tc>
        <w:tc>
          <w:tcPr>
            <w:tcW w:w="854" w:type="pct"/>
            <w:tcPrChange w:id="1552" w:author="think" w:date="2017-02-12T21:45:00Z">
              <w:tcPr>
                <w:tcW w:w="1208" w:type="pct"/>
                <w:gridSpan w:val="3"/>
              </w:tcPr>
            </w:tcPrChange>
          </w:tcPr>
          <w:p w14:paraId="1F7BFCBD" w14:textId="6BDA5ACE" w:rsidR="00432ED9" w:rsidRPr="00226BD4" w:rsidRDefault="00432ED9">
            <w:pPr>
              <w:rPr>
                <w:sz w:val="21"/>
                <w:szCs w:val="21"/>
              </w:rPr>
            </w:pPr>
            <w:del w:id="1553" w:author="think" w:date="2017-02-12T21:10:00Z">
              <w:r w:rsidRPr="00226BD4" w:rsidDel="009F3A87">
                <w:rPr>
                  <w:sz w:val="21"/>
                  <w:szCs w:val="21"/>
                </w:rPr>
                <w:delText>var</w:delText>
              </w:r>
            </w:del>
            <w:r w:rsidRPr="00226BD4">
              <w:rPr>
                <w:sz w:val="21"/>
                <w:szCs w:val="21"/>
              </w:rPr>
              <w:t>char(1</w:t>
            </w:r>
            <w:r>
              <w:rPr>
                <w:sz w:val="21"/>
                <w:szCs w:val="21"/>
              </w:rPr>
              <w:t>1</w:t>
            </w:r>
            <w:r w:rsidRPr="00226BD4">
              <w:rPr>
                <w:sz w:val="21"/>
                <w:szCs w:val="21"/>
              </w:rPr>
              <w:t>)</w:t>
            </w:r>
          </w:p>
        </w:tc>
        <w:tc>
          <w:tcPr>
            <w:tcW w:w="1073" w:type="pct"/>
            <w:tcPrChange w:id="1554" w:author="think" w:date="2017-02-12T21:45:00Z">
              <w:tcPr>
                <w:tcW w:w="889" w:type="pct"/>
              </w:tcPr>
            </w:tcPrChange>
          </w:tcPr>
          <w:p w14:paraId="729B9AFA" w14:textId="77777777" w:rsidR="00432ED9" w:rsidRPr="00226BD4" w:rsidRDefault="00432ED9">
            <w:pPr>
              <w:rPr>
                <w:sz w:val="21"/>
                <w:szCs w:val="21"/>
              </w:rPr>
            </w:pPr>
          </w:p>
        </w:tc>
      </w:tr>
      <w:tr w:rsidR="00432ED9" w:rsidRPr="00226BD4" w14:paraId="357B0DAF" w14:textId="77777777" w:rsidTr="00432ED9">
        <w:trPr>
          <w:ins w:id="1555" w:author="think" w:date="2017-02-12T21:11:00Z"/>
        </w:trPr>
        <w:tc>
          <w:tcPr>
            <w:tcW w:w="339" w:type="pct"/>
            <w:vAlign w:val="center"/>
            <w:tcPrChange w:id="1556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3BB43557" w14:textId="1D1A8854" w:rsidR="00432ED9" w:rsidRPr="00226BD4" w:rsidRDefault="00432ED9">
            <w:pPr>
              <w:rPr>
                <w:ins w:id="1557" w:author="think" w:date="2017-02-12T21:11:00Z"/>
                <w:sz w:val="21"/>
                <w:szCs w:val="21"/>
              </w:rPr>
              <w:pPrChange w:id="1558" w:author="think" w:date="2017-02-12T21:23:00Z">
                <w:pPr>
                  <w:spacing w:line="560" w:lineRule="exact"/>
                </w:pPr>
              </w:pPrChange>
            </w:pPr>
            <w:ins w:id="1559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8</w:t>
              </w:r>
            </w:ins>
          </w:p>
        </w:tc>
        <w:tc>
          <w:tcPr>
            <w:tcW w:w="1453" w:type="pct"/>
            <w:tcPrChange w:id="1560" w:author="think" w:date="2017-02-12T21:45:00Z">
              <w:tcPr>
                <w:tcW w:w="1452" w:type="pct"/>
                <w:gridSpan w:val="4"/>
              </w:tcPr>
            </w:tcPrChange>
          </w:tcPr>
          <w:p w14:paraId="0B6F190F" w14:textId="75D3D6A1" w:rsidR="00432ED9" w:rsidRPr="00226BD4" w:rsidRDefault="00432ED9">
            <w:pPr>
              <w:rPr>
                <w:ins w:id="1561" w:author="think" w:date="2017-02-12T21:11:00Z"/>
                <w:sz w:val="21"/>
                <w:szCs w:val="21"/>
              </w:rPr>
              <w:pPrChange w:id="1562" w:author="think" w:date="2017-02-12T21:23:00Z">
                <w:pPr>
                  <w:spacing w:line="560" w:lineRule="exact"/>
                </w:pPr>
              </w:pPrChange>
            </w:pPr>
            <w:ins w:id="1563" w:author="think" w:date="2017-02-12T21:15:00Z">
              <w:r>
                <w:rPr>
                  <w:sz w:val="21"/>
                  <w:szCs w:val="21"/>
                </w:rPr>
                <w:t>boss_</w:t>
              </w:r>
            </w:ins>
            <w:ins w:id="1564" w:author="think" w:date="2017-02-12T21:11:00Z">
              <w:r>
                <w:rPr>
                  <w:rFonts w:hint="eastAsia"/>
                  <w:sz w:val="21"/>
                  <w:szCs w:val="21"/>
                </w:rPr>
                <w:t>cer</w:t>
              </w:r>
            </w:ins>
            <w:ins w:id="1565" w:author="think" w:date="2017-02-12T21:13:00Z">
              <w:r>
                <w:rPr>
                  <w:sz w:val="21"/>
                  <w:szCs w:val="21"/>
                </w:rPr>
                <w:t>tificate_type</w:t>
              </w:r>
            </w:ins>
          </w:p>
        </w:tc>
        <w:tc>
          <w:tcPr>
            <w:tcW w:w="1281" w:type="pct"/>
            <w:tcPrChange w:id="1566" w:author="think" w:date="2017-02-12T21:45:00Z">
              <w:tcPr>
                <w:tcW w:w="1196" w:type="pct"/>
                <w:gridSpan w:val="3"/>
              </w:tcPr>
            </w:tcPrChange>
          </w:tcPr>
          <w:p w14:paraId="40210EBE" w14:textId="79CD8D8A" w:rsidR="00432ED9" w:rsidRPr="00226BD4" w:rsidRDefault="00432ED9">
            <w:pPr>
              <w:rPr>
                <w:ins w:id="1567" w:author="think" w:date="2017-02-12T21:11:00Z"/>
                <w:sz w:val="21"/>
                <w:szCs w:val="21"/>
              </w:rPr>
              <w:pPrChange w:id="1568" w:author="think" w:date="2017-02-12T21:23:00Z">
                <w:pPr>
                  <w:spacing w:line="560" w:lineRule="exact"/>
                </w:pPr>
              </w:pPrChange>
            </w:pPr>
            <w:ins w:id="1569" w:author="think" w:date="2017-02-12T21:16:00Z">
              <w:r>
                <w:rPr>
                  <w:rFonts w:hint="eastAsia"/>
                  <w:sz w:val="21"/>
                  <w:szCs w:val="21"/>
                </w:rPr>
                <w:t>负责人</w:t>
              </w:r>
            </w:ins>
            <w:ins w:id="1570" w:author="think" w:date="2017-02-12T21:14:00Z">
              <w:r>
                <w:rPr>
                  <w:rFonts w:hint="eastAsia"/>
                  <w:sz w:val="21"/>
                  <w:szCs w:val="21"/>
                </w:rPr>
                <w:t>证件类型</w:t>
              </w:r>
            </w:ins>
          </w:p>
        </w:tc>
        <w:tc>
          <w:tcPr>
            <w:tcW w:w="854" w:type="pct"/>
            <w:tcPrChange w:id="1571" w:author="think" w:date="2017-02-12T21:45:00Z">
              <w:tcPr>
                <w:tcW w:w="1123" w:type="pct"/>
                <w:gridSpan w:val="2"/>
              </w:tcPr>
            </w:tcPrChange>
          </w:tcPr>
          <w:p w14:paraId="4F3F7500" w14:textId="55B6F834" w:rsidR="00432ED9" w:rsidRPr="00226BD4" w:rsidRDefault="00432ED9">
            <w:pPr>
              <w:rPr>
                <w:ins w:id="1572" w:author="think" w:date="2017-02-12T21:11:00Z"/>
                <w:sz w:val="21"/>
                <w:szCs w:val="21"/>
              </w:rPr>
              <w:pPrChange w:id="1573" w:author="think" w:date="2017-02-12T21:23:00Z">
                <w:pPr>
                  <w:spacing w:line="560" w:lineRule="exact"/>
                </w:pPr>
              </w:pPrChange>
            </w:pPr>
            <w:ins w:id="1574" w:author="think" w:date="2017-02-12T21:14:00Z">
              <w:r>
                <w:rPr>
                  <w:sz w:val="21"/>
                  <w:szCs w:val="21"/>
                </w:rPr>
                <w:t>char</w:t>
              </w:r>
            </w:ins>
            <w:ins w:id="1575" w:author="think" w:date="2017-02-12T21:11:00Z">
              <w:r w:rsidRPr="00226BD4">
                <w:rPr>
                  <w:sz w:val="21"/>
                  <w:szCs w:val="21"/>
                </w:rPr>
                <w:t>(</w:t>
              </w:r>
            </w:ins>
            <w:ins w:id="1576" w:author="think" w:date="2017-02-12T21:14:00Z">
              <w:r>
                <w:rPr>
                  <w:sz w:val="21"/>
                  <w:szCs w:val="21"/>
                </w:rPr>
                <w:t>2</w:t>
              </w:r>
            </w:ins>
            <w:ins w:id="1577" w:author="think" w:date="2017-02-12T21:11:00Z">
              <w:r w:rsidRPr="00226BD4">
                <w:rPr>
                  <w:sz w:val="21"/>
                  <w:szCs w:val="21"/>
                </w:rPr>
                <w:t>)</w:t>
              </w:r>
            </w:ins>
          </w:p>
        </w:tc>
        <w:tc>
          <w:tcPr>
            <w:tcW w:w="1073" w:type="pct"/>
            <w:tcPrChange w:id="1578" w:author="think" w:date="2017-02-12T21:45:00Z">
              <w:tcPr>
                <w:tcW w:w="889" w:type="pct"/>
              </w:tcPr>
            </w:tcPrChange>
          </w:tcPr>
          <w:p w14:paraId="50786301" w14:textId="77777777" w:rsidR="00432ED9" w:rsidRPr="00226BD4" w:rsidRDefault="00432ED9">
            <w:pPr>
              <w:rPr>
                <w:ins w:id="1579" w:author="think" w:date="2017-02-12T21:11:00Z"/>
                <w:sz w:val="21"/>
                <w:szCs w:val="21"/>
              </w:rPr>
              <w:pPrChange w:id="1580" w:author="think" w:date="2017-02-12T21:23:00Z">
                <w:pPr>
                  <w:spacing w:line="560" w:lineRule="exact"/>
                </w:pPr>
              </w:pPrChange>
            </w:pPr>
          </w:p>
        </w:tc>
      </w:tr>
      <w:tr w:rsidR="00432ED9" w:rsidRPr="00226BD4" w14:paraId="0885AC35" w14:textId="77777777" w:rsidTr="00432ED9">
        <w:tc>
          <w:tcPr>
            <w:tcW w:w="339" w:type="pct"/>
            <w:vAlign w:val="center"/>
            <w:tcPrChange w:id="1581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386FF074" w14:textId="20F5DB16" w:rsidR="00432ED9" w:rsidRPr="00226BD4" w:rsidRDefault="00432ED9">
            <w:pPr>
              <w:rPr>
                <w:sz w:val="21"/>
                <w:szCs w:val="21"/>
              </w:rPr>
            </w:pPr>
            <w:ins w:id="1582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9</w:t>
              </w:r>
            </w:ins>
            <w:del w:id="1583" w:author="think" w:date="2017-02-12T21:44:00Z">
              <w:r w:rsidRPr="00226BD4" w:rsidDel="00657F98">
                <w:rPr>
                  <w:sz w:val="21"/>
                  <w:szCs w:val="21"/>
                </w:rPr>
                <w:delText>6</w:delText>
              </w:r>
            </w:del>
          </w:p>
        </w:tc>
        <w:tc>
          <w:tcPr>
            <w:tcW w:w="1453" w:type="pct"/>
            <w:tcPrChange w:id="1584" w:author="think" w:date="2017-02-12T21:45:00Z">
              <w:tcPr>
                <w:tcW w:w="1452" w:type="pct"/>
                <w:gridSpan w:val="3"/>
              </w:tcPr>
            </w:tcPrChange>
          </w:tcPr>
          <w:p w14:paraId="39686636" w14:textId="79B09463" w:rsidR="00432ED9" w:rsidRPr="00226BD4" w:rsidRDefault="00432ED9">
            <w:pPr>
              <w:rPr>
                <w:sz w:val="21"/>
                <w:szCs w:val="21"/>
              </w:rPr>
            </w:pPr>
            <w:ins w:id="1585" w:author="think" w:date="2017-02-12T21:15:00Z">
              <w:r>
                <w:rPr>
                  <w:sz w:val="21"/>
                  <w:szCs w:val="21"/>
                </w:rPr>
                <w:t>boss_certificate_number</w:t>
              </w:r>
            </w:ins>
            <w:del w:id="1586" w:author="think" w:date="2017-02-12T21:15:00Z">
              <w:r w:rsidRPr="00226BD4" w:rsidDel="006A10BE">
                <w:rPr>
                  <w:sz w:val="21"/>
                  <w:szCs w:val="21"/>
                </w:rPr>
                <w:delText>boss</w:delText>
              </w:r>
              <w:r w:rsidDel="006A10BE">
                <w:rPr>
                  <w:sz w:val="21"/>
                  <w:szCs w:val="21"/>
                </w:rPr>
                <w:delText>_</w:delText>
              </w:r>
              <w:r w:rsidRPr="00226BD4" w:rsidDel="006A10BE">
                <w:rPr>
                  <w:sz w:val="21"/>
                  <w:szCs w:val="21"/>
                </w:rPr>
                <w:delText>idcard</w:delText>
              </w:r>
            </w:del>
          </w:p>
        </w:tc>
        <w:tc>
          <w:tcPr>
            <w:tcW w:w="1281" w:type="pct"/>
            <w:tcPrChange w:id="1587" w:author="think" w:date="2017-02-12T21:45:00Z">
              <w:tcPr>
                <w:tcW w:w="1112" w:type="pct"/>
                <w:gridSpan w:val="3"/>
              </w:tcPr>
            </w:tcPrChange>
          </w:tcPr>
          <w:p w14:paraId="7525F7D0" w14:textId="4A0176DD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负责人身份证</w:t>
            </w:r>
            <w:ins w:id="1588" w:author="think" w:date="2017-02-12T21:16:00Z">
              <w:r>
                <w:rPr>
                  <w:rFonts w:hint="eastAsia"/>
                  <w:sz w:val="21"/>
                  <w:szCs w:val="21"/>
                </w:rPr>
                <w:t>号码</w:t>
              </w:r>
            </w:ins>
          </w:p>
        </w:tc>
        <w:tc>
          <w:tcPr>
            <w:tcW w:w="854" w:type="pct"/>
            <w:tcPrChange w:id="1589" w:author="think" w:date="2017-02-12T21:45:00Z">
              <w:tcPr>
                <w:tcW w:w="1208" w:type="pct"/>
                <w:gridSpan w:val="3"/>
              </w:tcPr>
            </w:tcPrChange>
          </w:tcPr>
          <w:p w14:paraId="4CA0CA5E" w14:textId="034E0D65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varchar(</w:t>
            </w:r>
            <w:del w:id="1590" w:author="think" w:date="2017-02-12T21:16:00Z">
              <w:r w:rsidRPr="00226BD4" w:rsidDel="00A97ACD">
                <w:rPr>
                  <w:rFonts w:hint="eastAsia"/>
                  <w:sz w:val="21"/>
                  <w:szCs w:val="21"/>
                </w:rPr>
                <w:delText>18</w:delText>
              </w:r>
            </w:del>
            <w:ins w:id="1591" w:author="think" w:date="2017-02-12T21:16:00Z">
              <w:r>
                <w:rPr>
                  <w:rFonts w:hint="eastAsia"/>
                  <w:sz w:val="21"/>
                  <w:szCs w:val="21"/>
                </w:rPr>
                <w:t>30</w:t>
              </w:r>
            </w:ins>
            <w:r w:rsidRPr="00226BD4">
              <w:rPr>
                <w:sz w:val="21"/>
                <w:szCs w:val="21"/>
              </w:rPr>
              <w:t>)</w:t>
            </w:r>
          </w:p>
        </w:tc>
        <w:tc>
          <w:tcPr>
            <w:tcW w:w="1073" w:type="pct"/>
            <w:tcPrChange w:id="1592" w:author="think" w:date="2017-02-12T21:45:00Z">
              <w:tcPr>
                <w:tcW w:w="889" w:type="pct"/>
              </w:tcPr>
            </w:tcPrChange>
          </w:tcPr>
          <w:p w14:paraId="4F804FE4" w14:textId="77777777" w:rsidR="00432ED9" w:rsidRPr="00226BD4" w:rsidRDefault="00432ED9">
            <w:pPr>
              <w:rPr>
                <w:sz w:val="21"/>
                <w:szCs w:val="21"/>
              </w:rPr>
            </w:pPr>
          </w:p>
        </w:tc>
      </w:tr>
      <w:tr w:rsidR="00432ED9" w:rsidRPr="00226BD4" w14:paraId="2FFDCAF2" w14:textId="77777777" w:rsidTr="00432ED9">
        <w:trPr>
          <w:trHeight w:val="441"/>
          <w:ins w:id="1593" w:author="think" w:date="2017-02-12T21:29:00Z"/>
          <w:trPrChange w:id="1594" w:author="think" w:date="2017-02-12T21:45:00Z">
            <w:trPr>
              <w:trHeight w:val="441"/>
            </w:trPr>
          </w:trPrChange>
        </w:trPr>
        <w:tc>
          <w:tcPr>
            <w:tcW w:w="339" w:type="pct"/>
            <w:vAlign w:val="center"/>
            <w:tcPrChange w:id="1595" w:author="think" w:date="2017-02-12T21:45:00Z">
              <w:tcPr>
                <w:tcW w:w="260" w:type="pct"/>
              </w:tcPr>
            </w:tcPrChange>
          </w:tcPr>
          <w:p w14:paraId="1483771D" w14:textId="1DBEC6DF" w:rsidR="00432ED9" w:rsidRPr="00226BD4" w:rsidRDefault="00432ED9" w:rsidP="00432ED9">
            <w:pPr>
              <w:rPr>
                <w:ins w:id="1596" w:author="think" w:date="2017-02-12T21:29:00Z"/>
                <w:sz w:val="21"/>
                <w:szCs w:val="21"/>
              </w:rPr>
            </w:pPr>
            <w:ins w:id="1597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10</w:t>
              </w:r>
            </w:ins>
          </w:p>
        </w:tc>
        <w:tc>
          <w:tcPr>
            <w:tcW w:w="1453" w:type="pct"/>
            <w:tcPrChange w:id="1598" w:author="think" w:date="2017-02-12T21:45:00Z">
              <w:tcPr>
                <w:tcW w:w="1446" w:type="pct"/>
                <w:gridSpan w:val="2"/>
              </w:tcPr>
            </w:tcPrChange>
          </w:tcPr>
          <w:p w14:paraId="127D4B0F" w14:textId="48D1B456" w:rsidR="00432ED9" w:rsidRPr="00226BD4" w:rsidRDefault="00432ED9" w:rsidP="00432ED9">
            <w:pPr>
              <w:rPr>
                <w:ins w:id="1599" w:author="think" w:date="2017-02-12T21:29:00Z"/>
                <w:sz w:val="21"/>
                <w:szCs w:val="21"/>
              </w:rPr>
            </w:pPr>
            <w:ins w:id="1600" w:author="think" w:date="2017-02-12T21:33:00Z">
              <w:r>
                <w:rPr>
                  <w:rFonts w:hint="eastAsia"/>
                  <w:sz w:val="21"/>
                  <w:szCs w:val="21"/>
                </w:rPr>
                <w:t>settlement</w:t>
              </w:r>
            </w:ins>
            <w:ins w:id="1601" w:author="think" w:date="2017-02-12T21:29:00Z">
              <w:r>
                <w:rPr>
                  <w:sz w:val="21"/>
                  <w:szCs w:val="21"/>
                </w:rPr>
                <w:t>_</w:t>
              </w:r>
            </w:ins>
            <w:ins w:id="1602" w:author="think" w:date="2017-02-12T21:33:00Z">
              <w:r>
                <w:rPr>
                  <w:rFonts w:hint="eastAsia"/>
                  <w:sz w:val="21"/>
                  <w:szCs w:val="21"/>
                </w:rPr>
                <w:t>bank</w:t>
              </w:r>
            </w:ins>
          </w:p>
        </w:tc>
        <w:tc>
          <w:tcPr>
            <w:tcW w:w="1281" w:type="pct"/>
            <w:tcPrChange w:id="1603" w:author="think" w:date="2017-02-12T21:45:00Z">
              <w:tcPr>
                <w:tcW w:w="1196" w:type="pct"/>
                <w:gridSpan w:val="4"/>
              </w:tcPr>
            </w:tcPrChange>
          </w:tcPr>
          <w:p w14:paraId="6BB548C7" w14:textId="77777777" w:rsidR="00432ED9" w:rsidRPr="00226BD4" w:rsidRDefault="00432ED9" w:rsidP="00432ED9">
            <w:pPr>
              <w:rPr>
                <w:ins w:id="1604" w:author="think" w:date="2017-02-12T21:29:00Z"/>
                <w:sz w:val="21"/>
                <w:szCs w:val="21"/>
              </w:rPr>
            </w:pPr>
            <w:ins w:id="1605" w:author="think" w:date="2017-02-12T21:29:00Z">
              <w:r>
                <w:rPr>
                  <w:rFonts w:hint="eastAsia"/>
                  <w:sz w:val="21"/>
                  <w:szCs w:val="21"/>
                </w:rPr>
                <w:t>收款银行账户开户行</w:t>
              </w:r>
            </w:ins>
          </w:p>
        </w:tc>
        <w:tc>
          <w:tcPr>
            <w:tcW w:w="854" w:type="pct"/>
            <w:tcPrChange w:id="1606" w:author="think" w:date="2017-02-12T21:45:00Z">
              <w:tcPr>
                <w:tcW w:w="1208" w:type="pct"/>
                <w:gridSpan w:val="3"/>
              </w:tcPr>
            </w:tcPrChange>
          </w:tcPr>
          <w:p w14:paraId="24B5DB54" w14:textId="768C872A" w:rsidR="00432ED9" w:rsidRPr="00226BD4" w:rsidRDefault="00432ED9" w:rsidP="00432ED9">
            <w:pPr>
              <w:rPr>
                <w:ins w:id="1607" w:author="think" w:date="2017-02-12T21:29:00Z"/>
                <w:sz w:val="21"/>
                <w:szCs w:val="21"/>
              </w:rPr>
            </w:pPr>
            <w:ins w:id="1608" w:author="think" w:date="2017-02-12T21:29:00Z">
              <w:r w:rsidRPr="00226BD4">
                <w:rPr>
                  <w:sz w:val="21"/>
                  <w:szCs w:val="21"/>
                </w:rPr>
                <w:t>varchar(</w:t>
              </w:r>
            </w:ins>
            <w:ins w:id="1609" w:author="think" w:date="2017-02-12T21:34:00Z">
              <w:r>
                <w:rPr>
                  <w:rFonts w:hint="eastAsia"/>
                  <w:sz w:val="21"/>
                  <w:szCs w:val="21"/>
                </w:rPr>
                <w:t>10</w:t>
              </w:r>
            </w:ins>
            <w:ins w:id="1610" w:author="think" w:date="2017-02-12T21:29:00Z">
              <w:r w:rsidRPr="00226BD4">
                <w:rPr>
                  <w:sz w:val="21"/>
                  <w:szCs w:val="21"/>
                </w:rPr>
                <w:t>0)</w:t>
              </w:r>
            </w:ins>
          </w:p>
        </w:tc>
        <w:tc>
          <w:tcPr>
            <w:tcW w:w="1073" w:type="pct"/>
            <w:tcPrChange w:id="1611" w:author="think" w:date="2017-02-12T21:45:00Z">
              <w:tcPr>
                <w:tcW w:w="891" w:type="pct"/>
                <w:gridSpan w:val="2"/>
              </w:tcPr>
            </w:tcPrChange>
          </w:tcPr>
          <w:p w14:paraId="6FABE1AE" w14:textId="77777777" w:rsidR="00432ED9" w:rsidRPr="00226BD4" w:rsidRDefault="00432ED9" w:rsidP="00432ED9">
            <w:pPr>
              <w:rPr>
                <w:ins w:id="1612" w:author="think" w:date="2017-02-12T21:29:00Z"/>
                <w:sz w:val="21"/>
                <w:szCs w:val="21"/>
              </w:rPr>
            </w:pPr>
          </w:p>
        </w:tc>
      </w:tr>
      <w:tr w:rsidR="00432ED9" w:rsidRPr="00226BD4" w14:paraId="468D1050" w14:textId="77777777" w:rsidTr="00432ED9">
        <w:trPr>
          <w:trHeight w:val="441"/>
          <w:trPrChange w:id="1613" w:author="think" w:date="2017-02-12T21:45:00Z">
            <w:trPr>
              <w:trHeight w:val="441"/>
            </w:trPr>
          </w:trPrChange>
        </w:trPr>
        <w:tc>
          <w:tcPr>
            <w:tcW w:w="339" w:type="pct"/>
            <w:vAlign w:val="center"/>
            <w:tcPrChange w:id="1614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0B2C2095" w14:textId="450612A3" w:rsidR="00432ED9" w:rsidRPr="00226BD4" w:rsidRDefault="00432ED9">
            <w:pPr>
              <w:rPr>
                <w:sz w:val="21"/>
                <w:szCs w:val="21"/>
              </w:rPr>
            </w:pPr>
            <w:ins w:id="1615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lastRenderedPageBreak/>
                <w:t>11</w:t>
              </w:r>
            </w:ins>
            <w:del w:id="1616" w:author="think" w:date="2017-02-12T21:44:00Z">
              <w:r w:rsidRPr="00226BD4" w:rsidDel="00657F98">
                <w:rPr>
                  <w:sz w:val="21"/>
                  <w:szCs w:val="21"/>
                </w:rPr>
                <w:delText>7</w:delText>
              </w:r>
            </w:del>
          </w:p>
        </w:tc>
        <w:tc>
          <w:tcPr>
            <w:tcW w:w="1453" w:type="pct"/>
            <w:tcPrChange w:id="1617" w:author="think" w:date="2017-02-12T21:45:00Z">
              <w:tcPr>
                <w:tcW w:w="1452" w:type="pct"/>
                <w:gridSpan w:val="3"/>
              </w:tcPr>
            </w:tcPrChange>
          </w:tcPr>
          <w:p w14:paraId="36EAB7DD" w14:textId="47D430E4" w:rsidR="00432ED9" w:rsidRPr="00226BD4" w:rsidRDefault="00432ED9">
            <w:pPr>
              <w:rPr>
                <w:sz w:val="21"/>
                <w:szCs w:val="21"/>
              </w:rPr>
            </w:pPr>
            <w:del w:id="1618" w:author="think" w:date="2017-02-12T21:33:00Z">
              <w:r w:rsidRPr="00226BD4" w:rsidDel="00753D11">
                <w:rPr>
                  <w:sz w:val="21"/>
                  <w:szCs w:val="21"/>
                </w:rPr>
                <w:delText>bank</w:delText>
              </w:r>
            </w:del>
            <w:ins w:id="1619" w:author="think" w:date="2017-02-12T21:33:00Z">
              <w:r>
                <w:rPr>
                  <w:sz w:val="21"/>
                  <w:szCs w:val="21"/>
                </w:rPr>
                <w:t>settlement</w:t>
              </w:r>
            </w:ins>
            <w:ins w:id="1620" w:author="think" w:date="2017-02-12T21:28:00Z">
              <w:r>
                <w:rPr>
                  <w:sz w:val="21"/>
                  <w:szCs w:val="21"/>
                </w:rPr>
                <w:t>_</w:t>
              </w:r>
              <w:r w:rsidDel="00C749AB">
                <w:rPr>
                  <w:sz w:val="21"/>
                  <w:szCs w:val="21"/>
                </w:rPr>
                <w:t xml:space="preserve"> </w:t>
              </w:r>
            </w:ins>
            <w:del w:id="1621" w:author="think" w:date="2017-02-12T21:28:00Z">
              <w:r w:rsidDel="00C749AB">
                <w:rPr>
                  <w:sz w:val="21"/>
                  <w:szCs w:val="21"/>
                </w:rPr>
                <w:delText>_</w:delText>
              </w:r>
            </w:del>
            <w:del w:id="1622" w:author="think" w:date="2017-02-12T21:26:00Z">
              <w:r w:rsidRPr="00226BD4" w:rsidDel="003C10AF">
                <w:rPr>
                  <w:sz w:val="21"/>
                  <w:szCs w:val="21"/>
                </w:rPr>
                <w:delText>card</w:delText>
              </w:r>
            </w:del>
            <w:ins w:id="1623" w:author="think" w:date="2017-02-12T21:26:00Z">
              <w:r>
                <w:rPr>
                  <w:sz w:val="21"/>
                  <w:szCs w:val="21"/>
                </w:rPr>
                <w:t>account</w:t>
              </w:r>
            </w:ins>
          </w:p>
        </w:tc>
        <w:tc>
          <w:tcPr>
            <w:tcW w:w="1281" w:type="pct"/>
            <w:tcPrChange w:id="1624" w:author="think" w:date="2017-02-12T21:45:00Z">
              <w:tcPr>
                <w:tcW w:w="1112" w:type="pct"/>
                <w:gridSpan w:val="3"/>
              </w:tcPr>
            </w:tcPrChange>
          </w:tcPr>
          <w:p w14:paraId="659C7AEA" w14:textId="2034C32A" w:rsidR="00432ED9" w:rsidRPr="00226BD4" w:rsidRDefault="00432ED9">
            <w:pPr>
              <w:rPr>
                <w:sz w:val="21"/>
                <w:szCs w:val="21"/>
              </w:rPr>
            </w:pPr>
            <w:ins w:id="1625" w:author="think" w:date="2017-02-12T21:25:00Z">
              <w:r>
                <w:rPr>
                  <w:rFonts w:hint="eastAsia"/>
                  <w:sz w:val="21"/>
                  <w:szCs w:val="21"/>
                </w:rPr>
                <w:t>收款</w:t>
              </w:r>
            </w:ins>
            <w:r w:rsidRPr="00226BD4">
              <w:rPr>
                <w:rFonts w:hint="eastAsia"/>
                <w:sz w:val="21"/>
                <w:szCs w:val="21"/>
              </w:rPr>
              <w:t>银行</w:t>
            </w:r>
            <w:del w:id="1626" w:author="think" w:date="2017-02-12T21:26:00Z">
              <w:r w:rsidRPr="00226BD4" w:rsidDel="003C10AF">
                <w:rPr>
                  <w:rFonts w:hint="eastAsia"/>
                  <w:sz w:val="21"/>
                  <w:szCs w:val="21"/>
                </w:rPr>
                <w:delText>帐号</w:delText>
              </w:r>
            </w:del>
            <w:ins w:id="1627" w:author="think" w:date="2017-02-12T21:26:00Z">
              <w:r>
                <w:rPr>
                  <w:rFonts w:hint="eastAsia"/>
                  <w:sz w:val="21"/>
                  <w:szCs w:val="21"/>
                </w:rPr>
                <w:t>账户</w:t>
              </w:r>
            </w:ins>
          </w:p>
        </w:tc>
        <w:tc>
          <w:tcPr>
            <w:tcW w:w="854" w:type="pct"/>
            <w:tcPrChange w:id="1628" w:author="think" w:date="2017-02-12T21:45:00Z">
              <w:tcPr>
                <w:tcW w:w="1208" w:type="pct"/>
                <w:gridSpan w:val="3"/>
              </w:tcPr>
            </w:tcPrChange>
          </w:tcPr>
          <w:p w14:paraId="3F2456D9" w14:textId="551A6BB7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varchar(50)</w:t>
            </w:r>
          </w:p>
        </w:tc>
        <w:tc>
          <w:tcPr>
            <w:tcW w:w="1073" w:type="pct"/>
            <w:tcPrChange w:id="1629" w:author="think" w:date="2017-02-12T21:45:00Z">
              <w:tcPr>
                <w:tcW w:w="889" w:type="pct"/>
              </w:tcPr>
            </w:tcPrChange>
          </w:tcPr>
          <w:p w14:paraId="702495A0" w14:textId="77777777" w:rsidR="00432ED9" w:rsidRPr="00226BD4" w:rsidRDefault="00432ED9">
            <w:pPr>
              <w:rPr>
                <w:sz w:val="21"/>
                <w:szCs w:val="21"/>
              </w:rPr>
            </w:pPr>
          </w:p>
        </w:tc>
      </w:tr>
      <w:tr w:rsidR="00432ED9" w:rsidRPr="00226BD4" w14:paraId="193785F6" w14:textId="77777777" w:rsidTr="00432ED9">
        <w:trPr>
          <w:trHeight w:val="441"/>
          <w:ins w:id="1630" w:author="think" w:date="2017-02-12T21:17:00Z"/>
          <w:trPrChange w:id="1631" w:author="think" w:date="2017-02-12T21:45:00Z">
            <w:trPr>
              <w:trHeight w:val="441"/>
            </w:trPr>
          </w:trPrChange>
        </w:trPr>
        <w:tc>
          <w:tcPr>
            <w:tcW w:w="339" w:type="pct"/>
            <w:vAlign w:val="center"/>
            <w:tcPrChange w:id="1632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38A75732" w14:textId="19D60769" w:rsidR="00432ED9" w:rsidRPr="00226BD4" w:rsidRDefault="00432ED9">
            <w:pPr>
              <w:rPr>
                <w:ins w:id="1633" w:author="think" w:date="2017-02-12T21:17:00Z"/>
                <w:sz w:val="21"/>
                <w:szCs w:val="21"/>
              </w:rPr>
              <w:pPrChange w:id="1634" w:author="think" w:date="2017-02-12T21:23:00Z">
                <w:pPr>
                  <w:spacing w:line="560" w:lineRule="exact"/>
                </w:pPr>
              </w:pPrChange>
            </w:pPr>
            <w:ins w:id="1635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12</w:t>
              </w:r>
            </w:ins>
          </w:p>
        </w:tc>
        <w:tc>
          <w:tcPr>
            <w:tcW w:w="1453" w:type="pct"/>
            <w:tcPrChange w:id="1636" w:author="think" w:date="2017-02-12T21:45:00Z">
              <w:tcPr>
                <w:tcW w:w="1452" w:type="pct"/>
                <w:gridSpan w:val="4"/>
              </w:tcPr>
            </w:tcPrChange>
          </w:tcPr>
          <w:p w14:paraId="06C8DABB" w14:textId="1C04B07A" w:rsidR="00432ED9" w:rsidRPr="00226BD4" w:rsidRDefault="00432ED9">
            <w:pPr>
              <w:rPr>
                <w:ins w:id="1637" w:author="think" w:date="2017-02-12T21:17:00Z"/>
                <w:sz w:val="21"/>
                <w:szCs w:val="21"/>
              </w:rPr>
              <w:pPrChange w:id="1638" w:author="think" w:date="2017-02-12T21:23:00Z">
                <w:pPr>
                  <w:spacing w:line="560" w:lineRule="exact"/>
                </w:pPr>
              </w:pPrChange>
            </w:pPr>
            <w:ins w:id="1639" w:author="think" w:date="2017-02-12T21:33:00Z">
              <w:r>
                <w:rPr>
                  <w:sz w:val="21"/>
                  <w:szCs w:val="21"/>
                </w:rPr>
                <w:t>settlement_name</w:t>
              </w:r>
            </w:ins>
          </w:p>
        </w:tc>
        <w:tc>
          <w:tcPr>
            <w:tcW w:w="1281" w:type="pct"/>
            <w:tcPrChange w:id="1640" w:author="think" w:date="2017-02-12T21:45:00Z">
              <w:tcPr>
                <w:tcW w:w="1196" w:type="pct"/>
                <w:gridSpan w:val="3"/>
              </w:tcPr>
            </w:tcPrChange>
          </w:tcPr>
          <w:p w14:paraId="627BE8EF" w14:textId="0F1546EA" w:rsidR="00432ED9" w:rsidRPr="00226BD4" w:rsidRDefault="00432ED9">
            <w:pPr>
              <w:rPr>
                <w:ins w:id="1641" w:author="think" w:date="2017-02-12T21:17:00Z"/>
                <w:sz w:val="21"/>
                <w:szCs w:val="21"/>
              </w:rPr>
              <w:pPrChange w:id="1642" w:author="think" w:date="2017-02-12T21:23:00Z">
                <w:pPr>
                  <w:spacing w:line="560" w:lineRule="exact"/>
                </w:pPr>
              </w:pPrChange>
            </w:pPr>
            <w:ins w:id="1643" w:author="think" w:date="2017-02-12T21:26:00Z">
              <w:r>
                <w:rPr>
                  <w:rFonts w:hint="eastAsia"/>
                  <w:sz w:val="21"/>
                  <w:szCs w:val="21"/>
                </w:rPr>
                <w:t>收款</w:t>
              </w:r>
            </w:ins>
            <w:ins w:id="1644" w:author="think" w:date="2017-02-12T21:33:00Z">
              <w:r>
                <w:rPr>
                  <w:rFonts w:hint="eastAsia"/>
                  <w:sz w:val="21"/>
                  <w:szCs w:val="21"/>
                </w:rPr>
                <w:t>人</w:t>
              </w:r>
            </w:ins>
            <w:ins w:id="1645" w:author="think" w:date="2017-02-12T21:34:00Z">
              <w:r>
                <w:rPr>
                  <w:rFonts w:hint="eastAsia"/>
                  <w:sz w:val="21"/>
                  <w:szCs w:val="21"/>
                </w:rPr>
                <w:t>名称</w:t>
              </w:r>
            </w:ins>
          </w:p>
        </w:tc>
        <w:tc>
          <w:tcPr>
            <w:tcW w:w="854" w:type="pct"/>
            <w:tcPrChange w:id="1646" w:author="think" w:date="2017-02-12T21:45:00Z">
              <w:tcPr>
                <w:tcW w:w="1123" w:type="pct"/>
                <w:gridSpan w:val="2"/>
              </w:tcPr>
            </w:tcPrChange>
          </w:tcPr>
          <w:p w14:paraId="46A41116" w14:textId="5CB3AE0F" w:rsidR="00432ED9" w:rsidRPr="00226BD4" w:rsidRDefault="00432ED9">
            <w:pPr>
              <w:rPr>
                <w:ins w:id="1647" w:author="think" w:date="2017-02-12T21:17:00Z"/>
                <w:sz w:val="21"/>
                <w:szCs w:val="21"/>
              </w:rPr>
              <w:pPrChange w:id="1648" w:author="think" w:date="2017-02-12T21:23:00Z">
                <w:pPr>
                  <w:spacing w:line="560" w:lineRule="exact"/>
                </w:pPr>
              </w:pPrChange>
            </w:pPr>
            <w:ins w:id="1649" w:author="think" w:date="2017-02-12T21:17:00Z">
              <w:r w:rsidRPr="00226BD4">
                <w:rPr>
                  <w:sz w:val="21"/>
                  <w:szCs w:val="21"/>
                </w:rPr>
                <w:t>varchar(</w:t>
              </w:r>
            </w:ins>
            <w:ins w:id="1650" w:author="think" w:date="2017-02-12T21:34:00Z">
              <w:r>
                <w:rPr>
                  <w:rFonts w:hint="eastAsia"/>
                  <w:sz w:val="21"/>
                  <w:szCs w:val="21"/>
                </w:rPr>
                <w:t>3</w:t>
              </w:r>
            </w:ins>
            <w:ins w:id="1651" w:author="think" w:date="2017-02-12T21:17:00Z">
              <w:r w:rsidRPr="00226BD4">
                <w:rPr>
                  <w:sz w:val="21"/>
                  <w:szCs w:val="21"/>
                </w:rPr>
                <w:t>0)</w:t>
              </w:r>
            </w:ins>
          </w:p>
        </w:tc>
        <w:tc>
          <w:tcPr>
            <w:tcW w:w="1073" w:type="pct"/>
            <w:tcPrChange w:id="1652" w:author="think" w:date="2017-02-12T21:45:00Z">
              <w:tcPr>
                <w:tcW w:w="889" w:type="pct"/>
              </w:tcPr>
            </w:tcPrChange>
          </w:tcPr>
          <w:p w14:paraId="1F3040ED" w14:textId="77777777" w:rsidR="00432ED9" w:rsidRPr="00226BD4" w:rsidRDefault="00432ED9">
            <w:pPr>
              <w:rPr>
                <w:ins w:id="1653" w:author="think" w:date="2017-02-12T21:17:00Z"/>
                <w:sz w:val="21"/>
                <w:szCs w:val="21"/>
              </w:rPr>
              <w:pPrChange w:id="1654" w:author="think" w:date="2017-02-12T21:23:00Z">
                <w:pPr>
                  <w:spacing w:line="560" w:lineRule="exact"/>
                </w:pPr>
              </w:pPrChange>
            </w:pPr>
          </w:p>
        </w:tc>
      </w:tr>
      <w:tr w:rsidR="00432ED9" w:rsidRPr="00226BD4" w14:paraId="5467926C" w14:textId="77777777" w:rsidTr="00432ED9">
        <w:trPr>
          <w:trHeight w:val="441"/>
          <w:trPrChange w:id="1655" w:author="think" w:date="2017-02-12T21:45:00Z">
            <w:trPr>
              <w:trHeight w:val="441"/>
            </w:trPr>
          </w:trPrChange>
        </w:trPr>
        <w:tc>
          <w:tcPr>
            <w:tcW w:w="339" w:type="pct"/>
            <w:vAlign w:val="center"/>
            <w:tcPrChange w:id="1656" w:author="think" w:date="2017-02-12T21:45:00Z">
              <w:tcPr>
                <w:tcW w:w="260" w:type="pct"/>
              </w:tcPr>
            </w:tcPrChange>
          </w:tcPr>
          <w:p w14:paraId="5F2C73E3" w14:textId="32155857" w:rsidR="00432ED9" w:rsidRPr="00122014" w:rsidRDefault="00432ED9" w:rsidP="00432ED9">
            <w:pPr>
              <w:rPr>
                <w:moveTo w:id="1657" w:author="think" w:date="2017-02-12T21:41:00Z"/>
                <w:sz w:val="21"/>
                <w:szCs w:val="21"/>
              </w:rPr>
            </w:pPr>
            <w:ins w:id="1658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13</w:t>
              </w:r>
            </w:ins>
            <w:moveToRangeStart w:id="1659" w:author="think" w:date="2017-02-12T21:41:00Z" w:name="move474699029"/>
            <w:moveTo w:id="1660" w:author="think" w:date="2017-02-12T21:41:00Z">
              <w:del w:id="1661" w:author="think" w:date="2017-02-12T21:44:00Z">
                <w:r w:rsidDel="00657F98">
                  <w:rPr>
                    <w:sz w:val="21"/>
                    <w:szCs w:val="21"/>
                  </w:rPr>
                  <w:delText>18</w:delText>
                </w:r>
              </w:del>
            </w:moveTo>
          </w:p>
        </w:tc>
        <w:tc>
          <w:tcPr>
            <w:tcW w:w="1453" w:type="pct"/>
            <w:tcPrChange w:id="1662" w:author="think" w:date="2017-02-12T21:45:00Z">
              <w:tcPr>
                <w:tcW w:w="1446" w:type="pct"/>
                <w:gridSpan w:val="2"/>
              </w:tcPr>
            </w:tcPrChange>
          </w:tcPr>
          <w:p w14:paraId="4766BF4E" w14:textId="77777777" w:rsidR="00432ED9" w:rsidRDefault="00432ED9" w:rsidP="00432ED9">
            <w:pPr>
              <w:rPr>
                <w:moveTo w:id="1663" w:author="think" w:date="2017-02-12T21:41:00Z"/>
                <w:sz w:val="21"/>
                <w:szCs w:val="21"/>
              </w:rPr>
            </w:pPr>
            <w:moveTo w:id="1664" w:author="think" w:date="2017-02-12T21:41:00Z">
              <w:r>
                <w:rPr>
                  <w:sz w:val="21"/>
                  <w:szCs w:val="21"/>
                </w:rPr>
                <w:t>cashiers_mobile</w:t>
              </w:r>
            </w:moveTo>
          </w:p>
        </w:tc>
        <w:tc>
          <w:tcPr>
            <w:tcW w:w="1281" w:type="pct"/>
            <w:tcPrChange w:id="1665" w:author="think" w:date="2017-02-12T21:45:00Z">
              <w:tcPr>
                <w:tcW w:w="1196" w:type="pct"/>
                <w:gridSpan w:val="4"/>
              </w:tcPr>
            </w:tcPrChange>
          </w:tcPr>
          <w:p w14:paraId="4BC5E622" w14:textId="77777777" w:rsidR="00432ED9" w:rsidRDefault="00432ED9" w:rsidP="00432ED9">
            <w:pPr>
              <w:rPr>
                <w:moveTo w:id="1666" w:author="think" w:date="2017-02-12T21:41:00Z"/>
                <w:sz w:val="21"/>
                <w:szCs w:val="21"/>
              </w:rPr>
            </w:pPr>
            <w:moveTo w:id="1667" w:author="think" w:date="2017-02-12T21:41:00Z">
              <w:r>
                <w:rPr>
                  <w:rFonts w:hint="eastAsia"/>
                  <w:sz w:val="21"/>
                  <w:szCs w:val="21"/>
                </w:rPr>
                <w:t>收银员手机号</w:t>
              </w:r>
            </w:moveTo>
          </w:p>
        </w:tc>
        <w:tc>
          <w:tcPr>
            <w:tcW w:w="854" w:type="pct"/>
            <w:tcPrChange w:id="1668" w:author="think" w:date="2017-02-12T21:45:00Z">
              <w:tcPr>
                <w:tcW w:w="1208" w:type="pct"/>
                <w:gridSpan w:val="3"/>
              </w:tcPr>
            </w:tcPrChange>
          </w:tcPr>
          <w:p w14:paraId="021A752E" w14:textId="58B1B3AC" w:rsidR="00432ED9" w:rsidRPr="00226BD4" w:rsidRDefault="00432ED9" w:rsidP="00432ED9">
            <w:pPr>
              <w:rPr>
                <w:moveTo w:id="1669" w:author="think" w:date="2017-02-12T21:41:00Z"/>
                <w:sz w:val="21"/>
                <w:szCs w:val="21"/>
              </w:rPr>
            </w:pPr>
            <w:moveTo w:id="1670" w:author="think" w:date="2017-02-12T21:41:00Z">
              <w:r w:rsidRPr="00226BD4">
                <w:rPr>
                  <w:sz w:val="21"/>
                  <w:szCs w:val="21"/>
                </w:rPr>
                <w:t>varchar(</w:t>
              </w:r>
              <w:r>
                <w:rPr>
                  <w:sz w:val="21"/>
                  <w:szCs w:val="21"/>
                </w:rPr>
                <w:t>5</w:t>
              </w:r>
              <w:r w:rsidRPr="00226BD4">
                <w:rPr>
                  <w:sz w:val="21"/>
                  <w:szCs w:val="21"/>
                </w:rPr>
                <w:t>0</w:t>
              </w:r>
              <w:del w:id="1671" w:author="think" w:date="2017-02-12T21:42:00Z">
                <w:r w:rsidRPr="00226BD4" w:rsidDel="004C3BD6">
                  <w:rPr>
                    <w:sz w:val="21"/>
                    <w:szCs w:val="21"/>
                  </w:rPr>
                  <w:delText>0</w:delText>
                </w:r>
              </w:del>
              <w:r w:rsidRPr="00226BD4">
                <w:rPr>
                  <w:sz w:val="21"/>
                  <w:szCs w:val="21"/>
                </w:rPr>
                <w:t>)</w:t>
              </w:r>
            </w:moveTo>
          </w:p>
        </w:tc>
        <w:tc>
          <w:tcPr>
            <w:tcW w:w="1073" w:type="pct"/>
            <w:tcPrChange w:id="1672" w:author="think" w:date="2017-02-12T21:45:00Z">
              <w:tcPr>
                <w:tcW w:w="890" w:type="pct"/>
                <w:gridSpan w:val="2"/>
              </w:tcPr>
            </w:tcPrChange>
          </w:tcPr>
          <w:p w14:paraId="4C0E1C7C" w14:textId="25982434" w:rsidR="00432ED9" w:rsidRDefault="00432ED9" w:rsidP="00432ED9">
            <w:pPr>
              <w:rPr>
                <w:moveTo w:id="1673" w:author="think" w:date="2017-02-12T21:41:00Z"/>
                <w:sz w:val="21"/>
                <w:szCs w:val="21"/>
              </w:rPr>
            </w:pPr>
            <w:moveTo w:id="1674" w:author="think" w:date="2017-02-12T21:41:00Z">
              <w:r>
                <w:rPr>
                  <w:rFonts w:hint="eastAsia"/>
                  <w:sz w:val="21"/>
                  <w:szCs w:val="21"/>
                </w:rPr>
                <w:t>收银员手机号，多个号码用</w:t>
              </w:r>
            </w:moveTo>
            <w:ins w:id="1675" w:author="think" w:date="2017-02-12T21:42:00Z">
              <w:r>
                <w:rPr>
                  <w:rFonts w:hint="eastAsia"/>
                  <w:sz w:val="21"/>
                  <w:szCs w:val="21"/>
                </w:rPr>
                <w:t>半角</w:t>
              </w:r>
            </w:ins>
            <w:moveTo w:id="1676" w:author="think" w:date="2017-02-12T21:41:00Z">
              <w:r>
                <w:rPr>
                  <w:rFonts w:hint="eastAsia"/>
                  <w:sz w:val="21"/>
                  <w:szCs w:val="21"/>
                </w:rPr>
                <w:t>逗号</w:t>
              </w:r>
              <w:del w:id="1677" w:author="think" w:date="2017-02-12T21:42:00Z">
                <w:r w:rsidDel="004C3BD6">
                  <w:rPr>
                    <w:sz w:val="21"/>
                    <w:szCs w:val="21"/>
                  </w:rPr>
                  <w:delText xml:space="preserve"> </w:delText>
                </w:r>
                <w:r w:rsidDel="004C3BD6">
                  <w:rPr>
                    <w:rFonts w:hint="eastAsia"/>
                    <w:sz w:val="21"/>
                    <w:szCs w:val="21"/>
                  </w:rPr>
                  <w:delText>，</w:delText>
                </w:r>
              </w:del>
              <w:r>
                <w:rPr>
                  <w:sz w:val="21"/>
                  <w:szCs w:val="21"/>
                </w:rPr>
                <w:t xml:space="preserve"> </w:t>
              </w:r>
              <w:r>
                <w:rPr>
                  <w:rFonts w:hint="eastAsia"/>
                  <w:sz w:val="21"/>
                  <w:szCs w:val="21"/>
                </w:rPr>
                <w:t>分开</w:t>
              </w:r>
            </w:moveTo>
          </w:p>
        </w:tc>
      </w:tr>
      <w:moveToRangeEnd w:id="1659"/>
      <w:tr w:rsidR="00432ED9" w:rsidRPr="00226BD4" w14:paraId="2B889CBF" w14:textId="77777777" w:rsidTr="00432ED9">
        <w:trPr>
          <w:trHeight w:val="441"/>
          <w:trPrChange w:id="1678" w:author="think" w:date="2017-02-12T21:45:00Z">
            <w:trPr>
              <w:trHeight w:val="441"/>
            </w:trPr>
          </w:trPrChange>
        </w:trPr>
        <w:tc>
          <w:tcPr>
            <w:tcW w:w="339" w:type="pct"/>
            <w:vAlign w:val="center"/>
            <w:tcPrChange w:id="1679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2CB7AA33" w14:textId="0673274A" w:rsidR="00432ED9" w:rsidRPr="00226BD4" w:rsidRDefault="00432ED9">
            <w:pPr>
              <w:rPr>
                <w:sz w:val="21"/>
                <w:szCs w:val="21"/>
              </w:rPr>
            </w:pPr>
            <w:ins w:id="1680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14</w:t>
              </w:r>
            </w:ins>
            <w:del w:id="1681" w:author="think" w:date="2017-02-12T21:44:00Z">
              <w:r w:rsidRPr="00226BD4" w:rsidDel="00657F98">
                <w:rPr>
                  <w:sz w:val="21"/>
                  <w:szCs w:val="21"/>
                </w:rPr>
                <w:delText>8</w:delText>
              </w:r>
            </w:del>
          </w:p>
        </w:tc>
        <w:tc>
          <w:tcPr>
            <w:tcW w:w="1453" w:type="pct"/>
            <w:tcPrChange w:id="1682" w:author="think" w:date="2017-02-12T21:45:00Z">
              <w:tcPr>
                <w:tcW w:w="1452" w:type="pct"/>
                <w:gridSpan w:val="3"/>
              </w:tcPr>
            </w:tcPrChange>
          </w:tcPr>
          <w:p w14:paraId="1D0937E7" w14:textId="0194621F" w:rsidR="00432ED9" w:rsidRPr="00226BD4" w:rsidRDefault="00432ED9">
            <w:pPr>
              <w:rPr>
                <w:sz w:val="21"/>
                <w:szCs w:val="21"/>
              </w:rPr>
            </w:pPr>
            <w:ins w:id="1683" w:author="think" w:date="2017-02-12T21:36:00Z">
              <w:r>
                <w:rPr>
                  <w:rFonts w:hint="eastAsia"/>
                  <w:sz w:val="21"/>
                  <w:szCs w:val="21"/>
                </w:rPr>
                <w:t>handling_charge</w:t>
              </w:r>
            </w:ins>
            <w:del w:id="1684" w:author="think" w:date="2017-02-12T21:35:00Z">
              <w:r w:rsidDel="00271FEB">
                <w:rPr>
                  <w:sz w:val="21"/>
                  <w:szCs w:val="21"/>
                </w:rPr>
                <w:delText>r</w:delText>
              </w:r>
              <w:r w:rsidRPr="00226BD4" w:rsidDel="00271FEB">
                <w:rPr>
                  <w:sz w:val="21"/>
                  <w:szCs w:val="21"/>
                </w:rPr>
                <w:delText>ate</w:delText>
              </w:r>
            </w:del>
          </w:p>
        </w:tc>
        <w:tc>
          <w:tcPr>
            <w:tcW w:w="1281" w:type="pct"/>
            <w:tcPrChange w:id="1685" w:author="think" w:date="2017-02-12T21:45:00Z">
              <w:tcPr>
                <w:tcW w:w="1112" w:type="pct"/>
                <w:gridSpan w:val="3"/>
              </w:tcPr>
            </w:tcPrChange>
          </w:tcPr>
          <w:p w14:paraId="05B25670" w14:textId="54C943B6" w:rsidR="00432ED9" w:rsidRPr="00226BD4" w:rsidRDefault="00432ED9">
            <w:pPr>
              <w:rPr>
                <w:sz w:val="21"/>
                <w:szCs w:val="21"/>
              </w:rPr>
            </w:pPr>
            <w:del w:id="1686" w:author="think" w:date="2017-02-12T21:36:00Z">
              <w:r w:rsidRPr="00226BD4" w:rsidDel="00271FEB">
                <w:rPr>
                  <w:rFonts w:hint="eastAsia"/>
                  <w:sz w:val="21"/>
                  <w:szCs w:val="21"/>
                </w:rPr>
                <w:delText>费率</w:delText>
              </w:r>
            </w:del>
            <w:ins w:id="1687" w:author="think" w:date="2017-02-12T21:36:00Z">
              <w:r>
                <w:rPr>
                  <w:rFonts w:hint="eastAsia"/>
                  <w:sz w:val="21"/>
                  <w:szCs w:val="21"/>
                </w:rPr>
                <w:t>手续费</w:t>
              </w:r>
            </w:ins>
          </w:p>
        </w:tc>
        <w:tc>
          <w:tcPr>
            <w:tcW w:w="854" w:type="pct"/>
            <w:tcPrChange w:id="1688" w:author="think" w:date="2017-02-12T21:45:00Z">
              <w:tcPr>
                <w:tcW w:w="1208" w:type="pct"/>
                <w:gridSpan w:val="3"/>
              </w:tcPr>
            </w:tcPrChange>
          </w:tcPr>
          <w:p w14:paraId="25AABF09" w14:textId="4B9EA4DA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decimal(10,4)</w:t>
            </w:r>
          </w:p>
        </w:tc>
        <w:tc>
          <w:tcPr>
            <w:tcW w:w="1073" w:type="pct"/>
            <w:tcPrChange w:id="1689" w:author="think" w:date="2017-02-12T21:45:00Z">
              <w:tcPr>
                <w:tcW w:w="889" w:type="pct"/>
              </w:tcPr>
            </w:tcPrChange>
          </w:tcPr>
          <w:p w14:paraId="226F8687" w14:textId="79345772" w:rsidR="00432ED9" w:rsidRPr="00226BD4" w:rsidRDefault="00432ED9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手续费费率，如</w:t>
            </w:r>
            <w:r>
              <w:rPr>
                <w:sz w:val="21"/>
                <w:szCs w:val="21"/>
              </w:rPr>
              <w:t>0.025%</w:t>
            </w:r>
          </w:p>
        </w:tc>
      </w:tr>
      <w:tr w:rsidR="00432ED9" w:rsidRPr="00226BD4" w14:paraId="29ADA1B3" w14:textId="77777777" w:rsidTr="00432ED9">
        <w:trPr>
          <w:trHeight w:val="441"/>
          <w:trPrChange w:id="1690" w:author="think" w:date="2017-02-12T21:45:00Z">
            <w:trPr>
              <w:trHeight w:val="441"/>
            </w:trPr>
          </w:trPrChange>
        </w:trPr>
        <w:tc>
          <w:tcPr>
            <w:tcW w:w="339" w:type="pct"/>
            <w:vAlign w:val="center"/>
            <w:tcPrChange w:id="1691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32F20B9A" w14:textId="2987C9BB" w:rsidR="00432ED9" w:rsidRPr="00226BD4" w:rsidRDefault="00432ED9">
            <w:pPr>
              <w:rPr>
                <w:sz w:val="21"/>
                <w:szCs w:val="21"/>
              </w:rPr>
            </w:pPr>
            <w:ins w:id="1692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15</w:t>
              </w:r>
            </w:ins>
            <w:del w:id="1693" w:author="think" w:date="2017-02-12T21:44:00Z">
              <w:r w:rsidRPr="00226BD4" w:rsidDel="00657F98">
                <w:rPr>
                  <w:sz w:val="21"/>
                  <w:szCs w:val="21"/>
                </w:rPr>
                <w:delText>9</w:delText>
              </w:r>
            </w:del>
          </w:p>
        </w:tc>
        <w:tc>
          <w:tcPr>
            <w:tcW w:w="1453" w:type="pct"/>
            <w:tcPrChange w:id="1694" w:author="think" w:date="2017-02-12T21:45:00Z">
              <w:tcPr>
                <w:tcW w:w="1452" w:type="pct"/>
                <w:gridSpan w:val="3"/>
              </w:tcPr>
            </w:tcPrChange>
          </w:tcPr>
          <w:p w14:paraId="0AB3DFFA" w14:textId="192490ED" w:rsidR="00432ED9" w:rsidRPr="00226BD4" w:rsidRDefault="00432ED9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</w:t>
            </w:r>
            <w:r w:rsidRPr="00226BD4">
              <w:rPr>
                <w:sz w:val="21"/>
                <w:szCs w:val="21"/>
              </w:rPr>
              <w:t>aler</w:t>
            </w:r>
          </w:p>
        </w:tc>
        <w:tc>
          <w:tcPr>
            <w:tcW w:w="1281" w:type="pct"/>
            <w:tcPrChange w:id="1695" w:author="think" w:date="2017-02-12T21:45:00Z">
              <w:tcPr>
                <w:tcW w:w="1112" w:type="pct"/>
                <w:gridSpan w:val="3"/>
              </w:tcPr>
            </w:tcPrChange>
          </w:tcPr>
          <w:p w14:paraId="31A422CF" w14:textId="506E3D38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客户经理</w:t>
            </w:r>
          </w:p>
        </w:tc>
        <w:tc>
          <w:tcPr>
            <w:tcW w:w="854" w:type="pct"/>
            <w:tcPrChange w:id="1696" w:author="think" w:date="2017-02-12T21:45:00Z">
              <w:tcPr>
                <w:tcW w:w="1208" w:type="pct"/>
                <w:gridSpan w:val="3"/>
              </w:tcPr>
            </w:tcPrChange>
          </w:tcPr>
          <w:p w14:paraId="00D82064" w14:textId="27485438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varchar(50)</w:t>
            </w:r>
          </w:p>
        </w:tc>
        <w:tc>
          <w:tcPr>
            <w:tcW w:w="1073" w:type="pct"/>
            <w:tcPrChange w:id="1697" w:author="think" w:date="2017-02-12T21:45:00Z">
              <w:tcPr>
                <w:tcW w:w="889" w:type="pct"/>
              </w:tcPr>
            </w:tcPrChange>
          </w:tcPr>
          <w:p w14:paraId="7E5F50D9" w14:textId="77777777" w:rsidR="00432ED9" w:rsidRPr="00226BD4" w:rsidRDefault="00432ED9">
            <w:pPr>
              <w:rPr>
                <w:sz w:val="21"/>
                <w:szCs w:val="21"/>
              </w:rPr>
            </w:pPr>
          </w:p>
        </w:tc>
      </w:tr>
      <w:tr w:rsidR="00432ED9" w:rsidRPr="00226BD4" w14:paraId="2EC1FFD2" w14:textId="77777777" w:rsidTr="00432ED9">
        <w:trPr>
          <w:trHeight w:val="441"/>
          <w:trPrChange w:id="1698" w:author="think" w:date="2017-02-12T21:45:00Z">
            <w:trPr>
              <w:trHeight w:val="441"/>
            </w:trPr>
          </w:trPrChange>
        </w:trPr>
        <w:tc>
          <w:tcPr>
            <w:tcW w:w="339" w:type="pct"/>
            <w:vAlign w:val="center"/>
            <w:tcPrChange w:id="1699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052121A1" w14:textId="5A986330" w:rsidR="00432ED9" w:rsidRPr="00226BD4" w:rsidRDefault="00432ED9">
            <w:pPr>
              <w:rPr>
                <w:sz w:val="21"/>
                <w:szCs w:val="21"/>
              </w:rPr>
            </w:pPr>
            <w:ins w:id="1700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16</w:t>
              </w:r>
            </w:ins>
            <w:del w:id="1701" w:author="think" w:date="2017-02-12T21:44:00Z">
              <w:r w:rsidRPr="00226BD4" w:rsidDel="00657F98">
                <w:rPr>
                  <w:sz w:val="21"/>
                  <w:szCs w:val="21"/>
                </w:rPr>
                <w:delText>10</w:delText>
              </w:r>
            </w:del>
          </w:p>
        </w:tc>
        <w:tc>
          <w:tcPr>
            <w:tcW w:w="1453" w:type="pct"/>
            <w:tcPrChange w:id="1702" w:author="think" w:date="2017-02-12T21:45:00Z">
              <w:tcPr>
                <w:tcW w:w="1452" w:type="pct"/>
                <w:gridSpan w:val="3"/>
              </w:tcPr>
            </w:tcPrChange>
          </w:tcPr>
          <w:p w14:paraId="6313C98B" w14:textId="430E296F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saler</w:t>
            </w:r>
            <w:r>
              <w:rPr>
                <w:sz w:val="21"/>
                <w:szCs w:val="21"/>
              </w:rPr>
              <w:t>_</w:t>
            </w:r>
            <w:r w:rsidRPr="00226BD4">
              <w:rPr>
                <w:sz w:val="21"/>
                <w:szCs w:val="21"/>
              </w:rPr>
              <w:t>reward</w:t>
            </w:r>
          </w:p>
        </w:tc>
        <w:tc>
          <w:tcPr>
            <w:tcW w:w="1281" w:type="pct"/>
            <w:tcPrChange w:id="1703" w:author="think" w:date="2017-02-12T21:45:00Z">
              <w:tcPr>
                <w:tcW w:w="1112" w:type="pct"/>
                <w:gridSpan w:val="3"/>
              </w:tcPr>
            </w:tcPrChange>
          </w:tcPr>
          <w:p w14:paraId="0927D236" w14:textId="0906FDBE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奖励标准</w:t>
            </w:r>
          </w:p>
        </w:tc>
        <w:tc>
          <w:tcPr>
            <w:tcW w:w="854" w:type="pct"/>
            <w:tcPrChange w:id="1704" w:author="think" w:date="2017-02-12T21:45:00Z">
              <w:tcPr>
                <w:tcW w:w="1208" w:type="pct"/>
                <w:gridSpan w:val="3"/>
              </w:tcPr>
            </w:tcPrChange>
          </w:tcPr>
          <w:p w14:paraId="57B806A1" w14:textId="156A3DA0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decimal(10,4)</w:t>
            </w:r>
          </w:p>
        </w:tc>
        <w:tc>
          <w:tcPr>
            <w:tcW w:w="1073" w:type="pct"/>
            <w:tcPrChange w:id="1705" w:author="think" w:date="2017-02-12T21:45:00Z">
              <w:tcPr>
                <w:tcW w:w="889" w:type="pct"/>
              </w:tcPr>
            </w:tcPrChange>
          </w:tcPr>
          <w:p w14:paraId="49E3445A" w14:textId="4D1DFD7E" w:rsidR="00432ED9" w:rsidRPr="00226BD4" w:rsidRDefault="00432ED9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利润的百分比，如</w:t>
            </w:r>
            <w:r>
              <w:rPr>
                <w:sz w:val="21"/>
                <w:szCs w:val="21"/>
              </w:rPr>
              <w:t>50%</w:t>
            </w:r>
          </w:p>
        </w:tc>
      </w:tr>
      <w:tr w:rsidR="00432ED9" w:rsidRPr="00226BD4" w14:paraId="49EB0989" w14:textId="77777777" w:rsidTr="00432ED9">
        <w:trPr>
          <w:trHeight w:val="441"/>
          <w:trPrChange w:id="1706" w:author="think" w:date="2017-02-12T21:45:00Z">
            <w:trPr>
              <w:trHeight w:val="441"/>
            </w:trPr>
          </w:trPrChange>
        </w:trPr>
        <w:tc>
          <w:tcPr>
            <w:tcW w:w="339" w:type="pct"/>
            <w:vAlign w:val="center"/>
            <w:tcPrChange w:id="1707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637FEDEF" w14:textId="6E2DC7E3" w:rsidR="00432ED9" w:rsidRPr="00226BD4" w:rsidRDefault="00432ED9">
            <w:pPr>
              <w:rPr>
                <w:sz w:val="21"/>
                <w:szCs w:val="21"/>
              </w:rPr>
            </w:pPr>
            <w:ins w:id="1708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17</w:t>
              </w:r>
            </w:ins>
            <w:del w:id="1709" w:author="think" w:date="2017-02-12T21:44:00Z">
              <w:r w:rsidRPr="00226BD4" w:rsidDel="00657F98">
                <w:rPr>
                  <w:sz w:val="21"/>
                  <w:szCs w:val="21"/>
                </w:rPr>
                <w:delText>11</w:delText>
              </w:r>
            </w:del>
          </w:p>
        </w:tc>
        <w:tc>
          <w:tcPr>
            <w:tcW w:w="1453" w:type="pct"/>
            <w:tcPrChange w:id="1710" w:author="think" w:date="2017-02-12T21:45:00Z">
              <w:tcPr>
                <w:tcW w:w="1452" w:type="pct"/>
                <w:gridSpan w:val="3"/>
              </w:tcPr>
            </w:tcPrChange>
          </w:tcPr>
          <w:p w14:paraId="3DD7D113" w14:textId="3620AA5C" w:rsidR="00432ED9" w:rsidRPr="00226BD4" w:rsidRDefault="00432ED9">
            <w:pPr>
              <w:rPr>
                <w:sz w:val="21"/>
                <w:szCs w:val="21"/>
              </w:rPr>
            </w:pPr>
            <w:ins w:id="1711" w:author="think" w:date="2017-02-12T21:37:00Z">
              <w:r>
                <w:rPr>
                  <w:sz w:val="21"/>
                  <w:szCs w:val="21"/>
                </w:rPr>
                <w:t>saler_</w:t>
              </w:r>
            </w:ins>
            <w:r w:rsidRPr="00226BD4">
              <w:rPr>
                <w:sz w:val="21"/>
                <w:szCs w:val="21"/>
              </w:rPr>
              <w:t>reward</w:t>
            </w:r>
            <w:r>
              <w:rPr>
                <w:sz w:val="21"/>
                <w:szCs w:val="21"/>
              </w:rPr>
              <w:t>_</w:t>
            </w:r>
            <w:del w:id="1712" w:author="think" w:date="2017-02-12T21:37:00Z">
              <w:r w:rsidRPr="00226BD4" w:rsidDel="00903E1E">
                <w:rPr>
                  <w:sz w:val="21"/>
                  <w:szCs w:val="21"/>
                </w:rPr>
                <w:delText>time</w:delText>
              </w:r>
            </w:del>
            <w:ins w:id="1713" w:author="think" w:date="2017-02-12T21:37:00Z">
              <w:r>
                <w:rPr>
                  <w:sz w:val="21"/>
                  <w:szCs w:val="21"/>
                </w:rPr>
                <w:t>begin</w:t>
              </w:r>
            </w:ins>
          </w:p>
        </w:tc>
        <w:tc>
          <w:tcPr>
            <w:tcW w:w="1281" w:type="pct"/>
            <w:tcPrChange w:id="1714" w:author="think" w:date="2017-02-12T21:45:00Z">
              <w:tcPr>
                <w:tcW w:w="1112" w:type="pct"/>
                <w:gridSpan w:val="3"/>
              </w:tcPr>
            </w:tcPrChange>
          </w:tcPr>
          <w:p w14:paraId="1B7CAB48" w14:textId="45868305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利润起计时间</w:t>
            </w:r>
          </w:p>
        </w:tc>
        <w:tc>
          <w:tcPr>
            <w:tcW w:w="854" w:type="pct"/>
            <w:tcPrChange w:id="1715" w:author="think" w:date="2017-02-12T21:45:00Z">
              <w:tcPr>
                <w:tcW w:w="1208" w:type="pct"/>
                <w:gridSpan w:val="3"/>
              </w:tcPr>
            </w:tcPrChange>
          </w:tcPr>
          <w:p w14:paraId="18C3B9C8" w14:textId="2ACD1E03" w:rsidR="00432ED9" w:rsidRPr="00226BD4" w:rsidRDefault="00432ED9">
            <w:pPr>
              <w:rPr>
                <w:sz w:val="21"/>
                <w:szCs w:val="21"/>
              </w:rPr>
            </w:pPr>
            <w:del w:id="1716" w:author="think" w:date="2017-02-12T21:36:00Z">
              <w:r w:rsidRPr="00226BD4" w:rsidDel="00E80AC4">
                <w:rPr>
                  <w:rFonts w:hint="eastAsia"/>
                  <w:sz w:val="21"/>
                  <w:szCs w:val="21"/>
                </w:rPr>
                <w:delText>datetime</w:delText>
              </w:r>
            </w:del>
            <w:ins w:id="1717" w:author="think" w:date="2017-02-12T21:36:00Z">
              <w:r>
                <w:rPr>
                  <w:sz w:val="21"/>
                  <w:szCs w:val="21"/>
                </w:rPr>
                <w:t>timestamp</w:t>
              </w:r>
            </w:ins>
          </w:p>
        </w:tc>
        <w:tc>
          <w:tcPr>
            <w:tcW w:w="1073" w:type="pct"/>
            <w:tcPrChange w:id="1718" w:author="think" w:date="2017-02-12T21:45:00Z">
              <w:tcPr>
                <w:tcW w:w="889" w:type="pct"/>
              </w:tcPr>
            </w:tcPrChange>
          </w:tcPr>
          <w:p w14:paraId="27BAF238" w14:textId="77777777" w:rsidR="00432ED9" w:rsidRPr="00226BD4" w:rsidRDefault="00432ED9">
            <w:pPr>
              <w:rPr>
                <w:sz w:val="21"/>
                <w:szCs w:val="21"/>
              </w:rPr>
            </w:pPr>
          </w:p>
        </w:tc>
      </w:tr>
      <w:tr w:rsidR="00432ED9" w:rsidRPr="00226BD4" w:rsidDel="007656F6" w14:paraId="24B425AA" w14:textId="38BAB596" w:rsidTr="00432ED9">
        <w:trPr>
          <w:trHeight w:val="441"/>
          <w:del w:id="1719" w:author="think" w:date="2017-02-12T21:01:00Z"/>
          <w:trPrChange w:id="1720" w:author="think" w:date="2017-02-12T21:45:00Z">
            <w:trPr>
              <w:trHeight w:val="441"/>
            </w:trPr>
          </w:trPrChange>
        </w:trPr>
        <w:tc>
          <w:tcPr>
            <w:tcW w:w="339" w:type="pct"/>
            <w:vAlign w:val="center"/>
            <w:tcPrChange w:id="1721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58D9B9A4" w14:textId="6D5A5429" w:rsidR="00432ED9" w:rsidRPr="00226BD4" w:rsidDel="007656F6" w:rsidRDefault="00432ED9">
            <w:pPr>
              <w:rPr>
                <w:del w:id="1722" w:author="think" w:date="2017-02-12T21:01:00Z"/>
                <w:sz w:val="21"/>
                <w:szCs w:val="21"/>
              </w:rPr>
            </w:pPr>
            <w:ins w:id="1723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18</w:t>
              </w:r>
            </w:ins>
            <w:del w:id="1724" w:author="think" w:date="2017-02-12T21:01:00Z">
              <w:r w:rsidRPr="00226BD4" w:rsidDel="007656F6">
                <w:rPr>
                  <w:rFonts w:hint="eastAsia"/>
                  <w:sz w:val="21"/>
                  <w:szCs w:val="21"/>
                </w:rPr>
                <w:delText>12</w:delText>
              </w:r>
            </w:del>
          </w:p>
        </w:tc>
        <w:tc>
          <w:tcPr>
            <w:tcW w:w="1453" w:type="pct"/>
            <w:tcPrChange w:id="1725" w:author="think" w:date="2017-02-12T21:45:00Z">
              <w:tcPr>
                <w:tcW w:w="1452" w:type="pct"/>
                <w:gridSpan w:val="3"/>
              </w:tcPr>
            </w:tcPrChange>
          </w:tcPr>
          <w:p w14:paraId="33B39F7F" w14:textId="386F518E" w:rsidR="00432ED9" w:rsidRPr="00226BD4" w:rsidDel="007656F6" w:rsidRDefault="00432ED9">
            <w:pPr>
              <w:rPr>
                <w:del w:id="1726" w:author="think" w:date="2017-02-12T21:01:00Z"/>
                <w:sz w:val="21"/>
                <w:szCs w:val="21"/>
              </w:rPr>
            </w:pPr>
            <w:del w:id="1727" w:author="think" w:date="2017-02-12T21:01:00Z">
              <w:r w:rsidDel="007656F6">
                <w:rPr>
                  <w:sz w:val="21"/>
                  <w:szCs w:val="21"/>
                </w:rPr>
                <w:delText>Merchant_</w:delText>
              </w:r>
              <w:r w:rsidRPr="00226BD4" w:rsidDel="007656F6">
                <w:rPr>
                  <w:sz w:val="21"/>
                  <w:szCs w:val="21"/>
                </w:rPr>
                <w:delText>opentime</w:delText>
              </w:r>
            </w:del>
            <w:ins w:id="1728" w:author="Administrator" w:date="2017-02-10T18:44:00Z">
              <w:del w:id="1729" w:author="think" w:date="2017-02-12T21:01:00Z">
                <w:r w:rsidDel="007656F6">
                  <w:rPr>
                    <w:rFonts w:hint="eastAsia"/>
                    <w:sz w:val="21"/>
                    <w:szCs w:val="21"/>
                  </w:rPr>
                  <w:delText>create_time</w:delText>
                </w:r>
              </w:del>
            </w:ins>
          </w:p>
        </w:tc>
        <w:tc>
          <w:tcPr>
            <w:tcW w:w="1281" w:type="pct"/>
            <w:tcPrChange w:id="1730" w:author="think" w:date="2017-02-12T21:45:00Z">
              <w:tcPr>
                <w:tcW w:w="1112" w:type="pct"/>
                <w:gridSpan w:val="3"/>
              </w:tcPr>
            </w:tcPrChange>
          </w:tcPr>
          <w:p w14:paraId="0CFA9997" w14:textId="716F41DE" w:rsidR="00432ED9" w:rsidRPr="00226BD4" w:rsidDel="007656F6" w:rsidRDefault="00432ED9">
            <w:pPr>
              <w:rPr>
                <w:del w:id="1731" w:author="think" w:date="2017-02-12T21:01:00Z"/>
                <w:sz w:val="21"/>
                <w:szCs w:val="21"/>
              </w:rPr>
            </w:pPr>
            <w:del w:id="1732" w:author="think" w:date="2017-02-12T21:01:00Z">
              <w:r w:rsidRPr="00226BD4" w:rsidDel="007656F6">
                <w:rPr>
                  <w:sz w:val="21"/>
                  <w:szCs w:val="21"/>
                </w:rPr>
                <w:delText>商户开通时间</w:delText>
              </w:r>
            </w:del>
          </w:p>
        </w:tc>
        <w:tc>
          <w:tcPr>
            <w:tcW w:w="854" w:type="pct"/>
            <w:tcPrChange w:id="1733" w:author="think" w:date="2017-02-12T21:45:00Z">
              <w:tcPr>
                <w:tcW w:w="1208" w:type="pct"/>
                <w:gridSpan w:val="3"/>
              </w:tcPr>
            </w:tcPrChange>
          </w:tcPr>
          <w:p w14:paraId="04E2F027" w14:textId="57861B00" w:rsidR="00432ED9" w:rsidRPr="00226BD4" w:rsidDel="007656F6" w:rsidRDefault="00432ED9">
            <w:pPr>
              <w:rPr>
                <w:del w:id="1734" w:author="think" w:date="2017-02-12T21:01:00Z"/>
                <w:sz w:val="21"/>
                <w:szCs w:val="21"/>
              </w:rPr>
            </w:pPr>
            <w:del w:id="1735" w:author="think" w:date="2017-02-12T21:01:00Z">
              <w:r w:rsidRPr="00226BD4" w:rsidDel="007656F6">
                <w:rPr>
                  <w:sz w:val="21"/>
                  <w:szCs w:val="21"/>
                </w:rPr>
                <w:delText>DATETIME</w:delText>
              </w:r>
            </w:del>
            <w:ins w:id="1736" w:author="Administrator" w:date="2017-02-10T18:45:00Z">
              <w:del w:id="1737" w:author="think" w:date="2017-02-12T21:01:00Z">
                <w:r w:rsidDel="007656F6">
                  <w:rPr>
                    <w:rFonts w:hint="eastAsia"/>
                    <w:sz w:val="21"/>
                    <w:szCs w:val="21"/>
                  </w:rPr>
                  <w:delText>timestamp</w:delText>
                </w:r>
              </w:del>
            </w:ins>
          </w:p>
        </w:tc>
        <w:tc>
          <w:tcPr>
            <w:tcW w:w="1073" w:type="pct"/>
            <w:tcPrChange w:id="1738" w:author="think" w:date="2017-02-12T21:45:00Z">
              <w:tcPr>
                <w:tcW w:w="889" w:type="pct"/>
              </w:tcPr>
            </w:tcPrChange>
          </w:tcPr>
          <w:p w14:paraId="1123C7C9" w14:textId="4EC6B92C" w:rsidR="00432ED9" w:rsidRPr="00226BD4" w:rsidDel="007656F6" w:rsidRDefault="00432ED9">
            <w:pPr>
              <w:rPr>
                <w:del w:id="1739" w:author="think" w:date="2017-02-12T21:01:00Z"/>
                <w:sz w:val="21"/>
                <w:szCs w:val="21"/>
              </w:rPr>
            </w:pPr>
          </w:p>
        </w:tc>
      </w:tr>
      <w:tr w:rsidR="00432ED9" w:rsidRPr="00226BD4" w14:paraId="0831EA7D" w14:textId="77777777" w:rsidTr="00432ED9">
        <w:trPr>
          <w:trHeight w:val="441"/>
          <w:trPrChange w:id="1740" w:author="think" w:date="2017-02-12T21:45:00Z">
            <w:trPr>
              <w:trHeight w:val="441"/>
            </w:trPr>
          </w:trPrChange>
        </w:trPr>
        <w:tc>
          <w:tcPr>
            <w:tcW w:w="339" w:type="pct"/>
            <w:vAlign w:val="center"/>
            <w:tcPrChange w:id="1741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2E15B4B7" w14:textId="7EA70A84" w:rsidR="00432ED9" w:rsidRPr="00226BD4" w:rsidRDefault="00432ED9">
            <w:pPr>
              <w:rPr>
                <w:sz w:val="21"/>
                <w:szCs w:val="21"/>
              </w:rPr>
            </w:pPr>
            <w:ins w:id="1742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19</w:t>
              </w:r>
            </w:ins>
            <w:del w:id="1743" w:author="think" w:date="2017-02-12T21:44:00Z">
              <w:r w:rsidRPr="00226BD4" w:rsidDel="00657F98">
                <w:rPr>
                  <w:sz w:val="21"/>
                  <w:szCs w:val="21"/>
                </w:rPr>
                <w:delText>13</w:delText>
              </w:r>
            </w:del>
          </w:p>
        </w:tc>
        <w:tc>
          <w:tcPr>
            <w:tcW w:w="1453" w:type="pct"/>
            <w:tcPrChange w:id="1744" w:author="think" w:date="2017-02-12T21:45:00Z">
              <w:tcPr>
                <w:tcW w:w="1452" w:type="pct"/>
                <w:gridSpan w:val="3"/>
              </w:tcPr>
            </w:tcPrChange>
          </w:tcPr>
          <w:p w14:paraId="11C28EAD" w14:textId="7417431B" w:rsidR="00432ED9" w:rsidRPr="00226BD4" w:rsidRDefault="00846948">
            <w:pPr>
              <w:rPr>
                <w:sz w:val="21"/>
                <w:szCs w:val="21"/>
              </w:rPr>
            </w:pPr>
            <w:ins w:id="1745" w:author="think" w:date="2017-02-12T22:38:00Z">
              <w:r>
                <w:rPr>
                  <w:sz w:val="21"/>
                  <w:szCs w:val="21"/>
                </w:rPr>
                <w:t>is_</w:t>
              </w:r>
            </w:ins>
            <w:del w:id="1746" w:author="Administrator" w:date="2017-02-10T18:45:00Z">
              <w:r w:rsidR="00432ED9" w:rsidDel="00E90C73">
                <w:rPr>
                  <w:sz w:val="21"/>
                  <w:szCs w:val="21"/>
                </w:rPr>
                <w:delText>Merchant_</w:delText>
              </w:r>
              <w:r w:rsidR="00432ED9" w:rsidRPr="00226BD4" w:rsidDel="00E90C73">
                <w:rPr>
                  <w:sz w:val="21"/>
                  <w:szCs w:val="21"/>
                </w:rPr>
                <w:delText>state</w:delText>
              </w:r>
            </w:del>
            <w:ins w:id="1747" w:author="Administrator" w:date="2017-02-10T18:45:00Z">
              <w:r w:rsidR="00432ED9">
                <w:rPr>
                  <w:sz w:val="21"/>
                  <w:szCs w:val="21"/>
                </w:rPr>
                <w:t>enable</w:t>
              </w:r>
            </w:ins>
          </w:p>
        </w:tc>
        <w:tc>
          <w:tcPr>
            <w:tcW w:w="1281" w:type="pct"/>
            <w:tcPrChange w:id="1748" w:author="think" w:date="2017-02-12T21:45:00Z">
              <w:tcPr>
                <w:tcW w:w="1112" w:type="pct"/>
                <w:gridSpan w:val="3"/>
              </w:tcPr>
            </w:tcPrChange>
          </w:tcPr>
          <w:p w14:paraId="6FE82D2E" w14:textId="33AE5F80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商户状态</w:t>
            </w:r>
          </w:p>
        </w:tc>
        <w:tc>
          <w:tcPr>
            <w:tcW w:w="854" w:type="pct"/>
            <w:tcPrChange w:id="1749" w:author="think" w:date="2017-02-12T21:45:00Z">
              <w:tcPr>
                <w:tcW w:w="1208" w:type="pct"/>
                <w:gridSpan w:val="3"/>
              </w:tcPr>
            </w:tcPrChange>
          </w:tcPr>
          <w:p w14:paraId="391A2F9A" w14:textId="67782BF9" w:rsidR="00432ED9" w:rsidRPr="00226BD4" w:rsidRDefault="00432ED9">
            <w:pPr>
              <w:rPr>
                <w:sz w:val="21"/>
                <w:szCs w:val="21"/>
              </w:rPr>
            </w:pPr>
            <w:del w:id="1750" w:author="Administrator" w:date="2017-02-10T18:45:00Z">
              <w:r w:rsidRPr="00226BD4" w:rsidDel="00FC577C">
                <w:rPr>
                  <w:sz w:val="21"/>
                  <w:szCs w:val="21"/>
                </w:rPr>
                <w:delText>VARCHAR</w:delText>
              </w:r>
            </w:del>
            <w:ins w:id="1751" w:author="Administrator" w:date="2017-02-10T18:45:00Z">
              <w:r>
                <w:rPr>
                  <w:sz w:val="21"/>
                  <w:szCs w:val="21"/>
                </w:rPr>
                <w:t>bit</w:t>
              </w:r>
            </w:ins>
            <w:r w:rsidRPr="00226BD4">
              <w:rPr>
                <w:sz w:val="21"/>
                <w:szCs w:val="21"/>
              </w:rPr>
              <w:t>(</w:t>
            </w:r>
            <w:del w:id="1752" w:author="Administrator" w:date="2017-02-10T18:45:00Z">
              <w:r w:rsidRPr="00226BD4" w:rsidDel="00FC577C">
                <w:rPr>
                  <w:sz w:val="21"/>
                  <w:szCs w:val="21"/>
                </w:rPr>
                <w:delText>50</w:delText>
              </w:r>
            </w:del>
            <w:ins w:id="1753" w:author="Administrator" w:date="2017-02-10T18:45:00Z">
              <w:r>
                <w:rPr>
                  <w:sz w:val="21"/>
                  <w:szCs w:val="21"/>
                </w:rPr>
                <w:t>1</w:t>
              </w:r>
            </w:ins>
            <w:r w:rsidRPr="00226BD4">
              <w:rPr>
                <w:sz w:val="21"/>
                <w:szCs w:val="21"/>
              </w:rPr>
              <w:t>)</w:t>
            </w:r>
          </w:p>
        </w:tc>
        <w:tc>
          <w:tcPr>
            <w:tcW w:w="1073" w:type="pct"/>
            <w:tcPrChange w:id="1754" w:author="think" w:date="2017-02-12T21:45:00Z">
              <w:tcPr>
                <w:tcW w:w="889" w:type="pct"/>
              </w:tcPr>
            </w:tcPrChange>
          </w:tcPr>
          <w:p w14:paraId="3CA10462" w14:textId="24CACC95" w:rsidR="00432ED9" w:rsidRPr="00226BD4" w:rsidRDefault="00432ED9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开通或关闭</w:t>
            </w:r>
            <w:ins w:id="1755" w:author="Administrator" w:date="2017-02-10T18:46:00Z">
              <w:r>
                <w:rPr>
                  <w:rFonts w:hint="eastAsia"/>
                  <w:sz w:val="21"/>
                  <w:szCs w:val="21"/>
                </w:rPr>
                <w:t>（</w:t>
              </w:r>
              <w:r>
                <w:rPr>
                  <w:sz w:val="21"/>
                  <w:szCs w:val="21"/>
                </w:rPr>
                <w:t>0</w:t>
              </w:r>
              <w:r>
                <w:rPr>
                  <w:rFonts w:hint="eastAsia"/>
                  <w:sz w:val="21"/>
                  <w:szCs w:val="21"/>
                </w:rPr>
                <w:t>否；</w:t>
              </w:r>
              <w:r>
                <w:rPr>
                  <w:sz w:val="21"/>
                  <w:szCs w:val="21"/>
                </w:rPr>
                <w:t>1</w:t>
              </w:r>
              <w:r>
                <w:rPr>
                  <w:rFonts w:hint="eastAsia"/>
                  <w:sz w:val="21"/>
                  <w:szCs w:val="21"/>
                </w:rPr>
                <w:t>是）</w:t>
              </w:r>
            </w:ins>
          </w:p>
        </w:tc>
      </w:tr>
      <w:tr w:rsidR="00432ED9" w:rsidRPr="00226BD4" w:rsidDel="00903E1E" w14:paraId="191CFAF8" w14:textId="4467D424" w:rsidTr="00432ED9">
        <w:trPr>
          <w:trHeight w:val="441"/>
          <w:trPrChange w:id="1756" w:author="think" w:date="2017-02-12T21:45:00Z">
            <w:trPr>
              <w:trHeight w:val="441"/>
            </w:trPr>
          </w:trPrChange>
        </w:trPr>
        <w:tc>
          <w:tcPr>
            <w:tcW w:w="339" w:type="pct"/>
            <w:vAlign w:val="center"/>
            <w:tcPrChange w:id="1757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7DFD6A70" w14:textId="0F425AB1" w:rsidR="00432ED9" w:rsidRPr="00226BD4" w:rsidDel="00903E1E" w:rsidRDefault="00432ED9">
            <w:pPr>
              <w:rPr>
                <w:moveFrom w:id="1758" w:author="think" w:date="2017-02-12T21:37:00Z"/>
                <w:sz w:val="21"/>
                <w:szCs w:val="21"/>
              </w:rPr>
            </w:pPr>
            <w:ins w:id="1759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20</w:t>
              </w:r>
            </w:ins>
            <w:moveFromRangeStart w:id="1760" w:author="think" w:date="2017-02-12T21:37:00Z" w:name="move474698754"/>
            <w:moveFrom w:id="1761" w:author="think" w:date="2017-02-12T21:37:00Z">
              <w:del w:id="1762" w:author="think" w:date="2017-02-12T21:44:00Z">
                <w:r w:rsidRPr="00226BD4" w:rsidDel="00657F98">
                  <w:rPr>
                    <w:sz w:val="21"/>
                    <w:szCs w:val="21"/>
                  </w:rPr>
                  <w:delText>14</w:delText>
                </w:r>
              </w:del>
            </w:moveFrom>
          </w:p>
        </w:tc>
        <w:tc>
          <w:tcPr>
            <w:tcW w:w="1453" w:type="pct"/>
            <w:tcPrChange w:id="1763" w:author="think" w:date="2017-02-12T21:45:00Z">
              <w:tcPr>
                <w:tcW w:w="1368" w:type="pct"/>
                <w:gridSpan w:val="2"/>
              </w:tcPr>
            </w:tcPrChange>
          </w:tcPr>
          <w:p w14:paraId="7DE95141" w14:textId="6286B626" w:rsidR="00432ED9" w:rsidRPr="00226BD4" w:rsidDel="00903E1E" w:rsidRDefault="00432ED9">
            <w:pPr>
              <w:rPr>
                <w:moveFrom w:id="1764" w:author="think" w:date="2017-02-12T21:37:00Z"/>
                <w:sz w:val="21"/>
                <w:szCs w:val="21"/>
              </w:rPr>
            </w:pPr>
            <w:moveFrom w:id="1765" w:author="think" w:date="2017-02-12T21:37:00Z">
              <w:r w:rsidDel="00903E1E">
                <w:rPr>
                  <w:sz w:val="21"/>
                  <w:szCs w:val="21"/>
                </w:rPr>
                <w:t>merchant_</w:t>
              </w:r>
              <w:r w:rsidRPr="00226BD4" w:rsidDel="00903E1E">
                <w:rPr>
                  <w:sz w:val="21"/>
                  <w:szCs w:val="21"/>
                </w:rPr>
                <w:t>type</w:t>
              </w:r>
            </w:moveFrom>
          </w:p>
        </w:tc>
        <w:tc>
          <w:tcPr>
            <w:tcW w:w="1281" w:type="pct"/>
            <w:tcPrChange w:id="1766" w:author="think" w:date="2017-02-12T21:45:00Z">
              <w:tcPr>
                <w:tcW w:w="1196" w:type="pct"/>
                <w:gridSpan w:val="4"/>
              </w:tcPr>
            </w:tcPrChange>
          </w:tcPr>
          <w:p w14:paraId="7ADF3381" w14:textId="4EC04CEB" w:rsidR="00432ED9" w:rsidRPr="00226BD4" w:rsidDel="00903E1E" w:rsidRDefault="00432ED9">
            <w:pPr>
              <w:rPr>
                <w:moveFrom w:id="1767" w:author="think" w:date="2017-02-12T21:37:00Z"/>
                <w:sz w:val="21"/>
                <w:szCs w:val="21"/>
              </w:rPr>
            </w:pPr>
            <w:moveFrom w:id="1768" w:author="think" w:date="2017-02-12T21:37:00Z">
              <w:r w:rsidRPr="00226BD4" w:rsidDel="00903E1E">
                <w:rPr>
                  <w:rFonts w:hint="eastAsia"/>
                  <w:sz w:val="21"/>
                  <w:szCs w:val="21"/>
                </w:rPr>
                <w:t>商户类型</w:t>
              </w:r>
            </w:moveFrom>
          </w:p>
        </w:tc>
        <w:tc>
          <w:tcPr>
            <w:tcW w:w="854" w:type="pct"/>
            <w:tcPrChange w:id="1769" w:author="think" w:date="2017-02-12T21:45:00Z">
              <w:tcPr>
                <w:tcW w:w="1208" w:type="pct"/>
                <w:gridSpan w:val="3"/>
              </w:tcPr>
            </w:tcPrChange>
          </w:tcPr>
          <w:p w14:paraId="5FC7D6AB" w14:textId="211CEBCA" w:rsidR="00432ED9" w:rsidRPr="00226BD4" w:rsidDel="00903E1E" w:rsidRDefault="00432ED9">
            <w:pPr>
              <w:rPr>
                <w:moveFrom w:id="1770" w:author="think" w:date="2017-02-12T21:37:00Z"/>
                <w:sz w:val="21"/>
                <w:szCs w:val="21"/>
              </w:rPr>
            </w:pPr>
            <w:moveFrom w:id="1771" w:author="think" w:date="2017-02-12T21:37:00Z">
              <w:r w:rsidRPr="00226BD4" w:rsidDel="00903E1E">
                <w:rPr>
                  <w:sz w:val="21"/>
                  <w:szCs w:val="21"/>
                </w:rPr>
                <w:t>varchar(50)</w:t>
              </w:r>
            </w:moveFrom>
          </w:p>
        </w:tc>
        <w:tc>
          <w:tcPr>
            <w:tcW w:w="1073" w:type="pct"/>
            <w:tcPrChange w:id="1772" w:author="think" w:date="2017-02-12T21:45:00Z">
              <w:tcPr>
                <w:tcW w:w="890" w:type="pct"/>
              </w:tcPr>
            </w:tcPrChange>
          </w:tcPr>
          <w:p w14:paraId="1083533D" w14:textId="0A8250F1" w:rsidR="00432ED9" w:rsidRPr="00226BD4" w:rsidDel="00903E1E" w:rsidRDefault="00432ED9">
            <w:pPr>
              <w:rPr>
                <w:moveFrom w:id="1773" w:author="think" w:date="2017-02-12T21:37:00Z"/>
                <w:sz w:val="21"/>
                <w:szCs w:val="21"/>
              </w:rPr>
            </w:pPr>
            <w:moveFrom w:id="1774" w:author="think" w:date="2017-02-12T21:37:00Z">
              <w:r w:rsidDel="00903E1E">
                <w:rPr>
                  <w:rFonts w:hint="eastAsia"/>
                  <w:sz w:val="21"/>
                  <w:szCs w:val="21"/>
                </w:rPr>
                <w:t>餐饮、娱乐、百货等</w:t>
              </w:r>
            </w:moveFrom>
          </w:p>
        </w:tc>
      </w:tr>
      <w:moveFromRangeEnd w:id="1760"/>
      <w:tr w:rsidR="00432ED9" w:rsidRPr="00226BD4" w14:paraId="4E428EAB" w14:textId="77777777" w:rsidTr="00432ED9">
        <w:trPr>
          <w:trHeight w:val="441"/>
          <w:trPrChange w:id="1775" w:author="think" w:date="2017-02-12T21:45:00Z">
            <w:trPr>
              <w:trHeight w:val="441"/>
            </w:trPr>
          </w:trPrChange>
        </w:trPr>
        <w:tc>
          <w:tcPr>
            <w:tcW w:w="339" w:type="pct"/>
            <w:vAlign w:val="center"/>
            <w:tcPrChange w:id="1776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07D4AB3A" w14:textId="66A7B744" w:rsidR="00432ED9" w:rsidRPr="00226BD4" w:rsidRDefault="00432ED9">
            <w:pPr>
              <w:rPr>
                <w:sz w:val="21"/>
                <w:szCs w:val="21"/>
              </w:rPr>
            </w:pPr>
            <w:ins w:id="1777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21</w:t>
              </w:r>
            </w:ins>
            <w:del w:id="1778" w:author="think" w:date="2017-02-12T21:44:00Z">
              <w:r w:rsidRPr="00226BD4" w:rsidDel="00657F98">
                <w:rPr>
                  <w:sz w:val="21"/>
                  <w:szCs w:val="21"/>
                </w:rPr>
                <w:delText>15</w:delText>
              </w:r>
            </w:del>
          </w:p>
        </w:tc>
        <w:tc>
          <w:tcPr>
            <w:tcW w:w="1453" w:type="pct"/>
            <w:tcPrChange w:id="1779" w:author="think" w:date="2017-02-12T21:45:00Z">
              <w:tcPr>
                <w:tcW w:w="1452" w:type="pct"/>
                <w:gridSpan w:val="3"/>
              </w:tcPr>
            </w:tcPrChange>
          </w:tcPr>
          <w:p w14:paraId="04B98D37" w14:textId="09F570F8" w:rsidR="00432ED9" w:rsidRPr="00226BD4" w:rsidRDefault="00432ED9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</w:t>
            </w:r>
            <w:r w:rsidRPr="00226BD4">
              <w:rPr>
                <w:sz w:val="21"/>
                <w:szCs w:val="21"/>
              </w:rPr>
              <w:t>ttachment</w:t>
            </w:r>
            <w:ins w:id="1780" w:author="think" w:date="2017-02-12T21:38:00Z">
              <w:r>
                <w:rPr>
                  <w:sz w:val="21"/>
                  <w:szCs w:val="21"/>
                </w:rPr>
                <w:t>_url</w:t>
              </w:r>
            </w:ins>
          </w:p>
        </w:tc>
        <w:tc>
          <w:tcPr>
            <w:tcW w:w="1281" w:type="pct"/>
            <w:tcPrChange w:id="1781" w:author="think" w:date="2017-02-12T21:45:00Z">
              <w:tcPr>
                <w:tcW w:w="1112" w:type="pct"/>
                <w:gridSpan w:val="3"/>
              </w:tcPr>
            </w:tcPrChange>
          </w:tcPr>
          <w:p w14:paraId="5D6B32D9" w14:textId="480FEE59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附件</w:t>
            </w:r>
            <w:ins w:id="1782" w:author="think" w:date="2017-02-12T21:38:00Z">
              <w:r>
                <w:rPr>
                  <w:rFonts w:hint="eastAsia"/>
                  <w:sz w:val="21"/>
                  <w:szCs w:val="21"/>
                </w:rPr>
                <w:t>的网站路径</w:t>
              </w:r>
            </w:ins>
          </w:p>
        </w:tc>
        <w:tc>
          <w:tcPr>
            <w:tcW w:w="854" w:type="pct"/>
            <w:tcPrChange w:id="1783" w:author="think" w:date="2017-02-12T21:45:00Z">
              <w:tcPr>
                <w:tcW w:w="1208" w:type="pct"/>
                <w:gridSpan w:val="3"/>
              </w:tcPr>
            </w:tcPrChange>
          </w:tcPr>
          <w:p w14:paraId="748A8DB0" w14:textId="78C2A72B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varchar(</w:t>
            </w:r>
            <w:del w:id="1784" w:author="think" w:date="2017-02-12T21:38:00Z">
              <w:r w:rsidRPr="00226BD4" w:rsidDel="004C3BD6">
                <w:rPr>
                  <w:rFonts w:hint="eastAsia"/>
                  <w:sz w:val="21"/>
                  <w:szCs w:val="21"/>
                </w:rPr>
                <w:delText>20</w:delText>
              </w:r>
            </w:del>
            <w:ins w:id="1785" w:author="think" w:date="2017-02-12T21:38:00Z">
              <w:r>
                <w:rPr>
                  <w:rFonts w:hint="eastAsia"/>
                  <w:sz w:val="21"/>
                  <w:szCs w:val="21"/>
                </w:rPr>
                <w:t>5</w:t>
              </w:r>
            </w:ins>
            <w:r w:rsidRPr="00226BD4">
              <w:rPr>
                <w:sz w:val="21"/>
                <w:szCs w:val="21"/>
              </w:rPr>
              <w:t>00)</w:t>
            </w:r>
          </w:p>
        </w:tc>
        <w:tc>
          <w:tcPr>
            <w:tcW w:w="1073" w:type="pct"/>
            <w:tcPrChange w:id="1786" w:author="think" w:date="2017-02-12T21:45:00Z">
              <w:tcPr>
                <w:tcW w:w="889" w:type="pct"/>
              </w:tcPr>
            </w:tcPrChange>
          </w:tcPr>
          <w:p w14:paraId="026A977F" w14:textId="6A7779D4" w:rsidR="00432ED9" w:rsidRPr="00226BD4" w:rsidRDefault="00432ED9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上传营业执照</w:t>
            </w:r>
            <w:del w:id="1787" w:author="think" w:date="2017-02-12T21:39:00Z">
              <w:r w:rsidDel="004C3BD6">
                <w:rPr>
                  <w:rFonts w:hint="eastAsia"/>
                  <w:sz w:val="21"/>
                  <w:szCs w:val="21"/>
                </w:rPr>
                <w:delText>等</w:delText>
              </w:r>
            </w:del>
            <w:ins w:id="1788" w:author="think" w:date="2017-02-12T21:39:00Z">
              <w:r>
                <w:rPr>
                  <w:rFonts w:hint="eastAsia"/>
                  <w:sz w:val="21"/>
                  <w:szCs w:val="21"/>
                </w:rPr>
                <w:t>后返回的路径</w:t>
              </w:r>
            </w:ins>
            <w:ins w:id="1789" w:author="think" w:date="2017-02-12T21:38:00Z">
              <w:r>
                <w:rPr>
                  <w:rFonts w:hint="eastAsia"/>
                  <w:sz w:val="21"/>
                  <w:szCs w:val="21"/>
                </w:rPr>
                <w:t>，</w:t>
              </w:r>
            </w:ins>
            <w:ins w:id="1790" w:author="think" w:date="2017-02-12T21:39:00Z">
              <w:r>
                <w:rPr>
                  <w:rFonts w:hint="eastAsia"/>
                  <w:sz w:val="21"/>
                  <w:szCs w:val="21"/>
                </w:rPr>
                <w:t>多个证件半角逗号分隔。</w:t>
              </w:r>
            </w:ins>
          </w:p>
        </w:tc>
      </w:tr>
      <w:tr w:rsidR="00432ED9" w:rsidRPr="00226BD4" w14:paraId="428F037D" w14:textId="77777777" w:rsidTr="00432ED9">
        <w:trPr>
          <w:trHeight w:val="441"/>
          <w:trPrChange w:id="1791" w:author="think" w:date="2017-02-12T21:45:00Z">
            <w:trPr>
              <w:trHeight w:val="441"/>
            </w:trPr>
          </w:trPrChange>
        </w:trPr>
        <w:tc>
          <w:tcPr>
            <w:tcW w:w="339" w:type="pct"/>
            <w:vAlign w:val="center"/>
            <w:tcPrChange w:id="1792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6A68246A" w14:textId="57B0FE86" w:rsidR="00432ED9" w:rsidRPr="00226BD4" w:rsidRDefault="00432ED9">
            <w:pPr>
              <w:rPr>
                <w:sz w:val="21"/>
                <w:szCs w:val="21"/>
              </w:rPr>
            </w:pPr>
            <w:ins w:id="1793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22</w:t>
              </w:r>
            </w:ins>
            <w:del w:id="1794" w:author="think" w:date="2017-02-12T21:44:00Z">
              <w:r w:rsidDel="00657F98">
                <w:rPr>
                  <w:sz w:val="21"/>
                  <w:szCs w:val="21"/>
                </w:rPr>
                <w:delText>16</w:delText>
              </w:r>
            </w:del>
          </w:p>
        </w:tc>
        <w:tc>
          <w:tcPr>
            <w:tcW w:w="1453" w:type="pct"/>
            <w:tcPrChange w:id="1795" w:author="think" w:date="2017-02-12T21:45:00Z">
              <w:tcPr>
                <w:tcW w:w="1452" w:type="pct"/>
                <w:gridSpan w:val="3"/>
              </w:tcPr>
            </w:tcPrChange>
          </w:tcPr>
          <w:p w14:paraId="3849F5BD" w14:textId="2EF82402" w:rsidR="00432ED9" w:rsidRPr="00226BD4" w:rsidRDefault="00432ED9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qr</w:t>
            </w:r>
            <w:ins w:id="1796" w:author="think" w:date="2017-02-12T21:39:00Z">
              <w:r>
                <w:rPr>
                  <w:sz w:val="21"/>
                  <w:szCs w:val="21"/>
                </w:rPr>
                <w:t>_</w:t>
              </w:r>
            </w:ins>
            <w:r>
              <w:rPr>
                <w:sz w:val="21"/>
                <w:szCs w:val="21"/>
              </w:rPr>
              <w:t>c</w:t>
            </w:r>
            <w:r w:rsidRPr="00226BD4">
              <w:rPr>
                <w:sz w:val="21"/>
                <w:szCs w:val="21"/>
              </w:rPr>
              <w:t>ode</w:t>
            </w:r>
          </w:p>
        </w:tc>
        <w:tc>
          <w:tcPr>
            <w:tcW w:w="1281" w:type="pct"/>
            <w:tcPrChange w:id="1797" w:author="think" w:date="2017-02-12T21:45:00Z">
              <w:tcPr>
                <w:tcW w:w="1112" w:type="pct"/>
                <w:gridSpan w:val="3"/>
              </w:tcPr>
            </w:tcPrChange>
          </w:tcPr>
          <w:p w14:paraId="08651779" w14:textId="6EDF67DE" w:rsidR="00432ED9" w:rsidRPr="00226BD4" w:rsidRDefault="00432ED9">
            <w:pPr>
              <w:rPr>
                <w:sz w:val="21"/>
                <w:szCs w:val="21"/>
              </w:rPr>
            </w:pPr>
            <w:ins w:id="1798" w:author="think" w:date="2017-02-12T21:40:00Z">
              <w:r>
                <w:rPr>
                  <w:rFonts w:hint="eastAsia"/>
                  <w:sz w:val="21"/>
                  <w:szCs w:val="21"/>
                </w:rPr>
                <w:t>我司生成</w:t>
              </w:r>
            </w:ins>
            <w:r w:rsidRPr="00226BD4">
              <w:rPr>
                <w:rFonts w:hint="eastAsia"/>
                <w:sz w:val="21"/>
                <w:szCs w:val="21"/>
              </w:rPr>
              <w:t>二维码</w:t>
            </w:r>
            <w:ins w:id="1799" w:author="think" w:date="2017-02-12T21:40:00Z">
              <w:r>
                <w:rPr>
                  <w:rFonts w:hint="eastAsia"/>
                  <w:sz w:val="21"/>
                  <w:szCs w:val="21"/>
                </w:rPr>
                <w:t>路径</w:t>
              </w:r>
            </w:ins>
          </w:p>
        </w:tc>
        <w:tc>
          <w:tcPr>
            <w:tcW w:w="854" w:type="pct"/>
            <w:tcPrChange w:id="1800" w:author="think" w:date="2017-02-12T21:45:00Z">
              <w:tcPr>
                <w:tcW w:w="1208" w:type="pct"/>
                <w:gridSpan w:val="3"/>
              </w:tcPr>
            </w:tcPrChange>
          </w:tcPr>
          <w:p w14:paraId="29423F32" w14:textId="42D817E6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varchar(</w:t>
            </w:r>
            <w:del w:id="1801" w:author="think" w:date="2017-02-12T21:40:00Z">
              <w:r w:rsidRPr="00226BD4" w:rsidDel="004C3BD6">
                <w:rPr>
                  <w:rFonts w:hint="eastAsia"/>
                  <w:sz w:val="21"/>
                  <w:szCs w:val="21"/>
                </w:rPr>
                <w:delText>20</w:delText>
              </w:r>
            </w:del>
            <w:ins w:id="1802" w:author="think" w:date="2017-02-12T21:40:00Z">
              <w:r>
                <w:rPr>
                  <w:rFonts w:hint="eastAsia"/>
                  <w:sz w:val="21"/>
                  <w:szCs w:val="21"/>
                </w:rPr>
                <w:t>10</w:t>
              </w:r>
            </w:ins>
            <w:del w:id="1803" w:author="think" w:date="2017-02-12T21:42:00Z">
              <w:r w:rsidRPr="00226BD4" w:rsidDel="000D28F4">
                <w:rPr>
                  <w:sz w:val="21"/>
                  <w:szCs w:val="21"/>
                </w:rPr>
                <w:delText>0</w:delText>
              </w:r>
            </w:del>
            <w:r w:rsidRPr="00226BD4">
              <w:rPr>
                <w:sz w:val="21"/>
                <w:szCs w:val="21"/>
              </w:rPr>
              <w:t>0)</w:t>
            </w:r>
          </w:p>
        </w:tc>
        <w:tc>
          <w:tcPr>
            <w:tcW w:w="1073" w:type="pct"/>
            <w:tcPrChange w:id="1804" w:author="think" w:date="2017-02-12T21:45:00Z">
              <w:tcPr>
                <w:tcW w:w="889" w:type="pct"/>
              </w:tcPr>
            </w:tcPrChange>
          </w:tcPr>
          <w:p w14:paraId="6D7F2A84" w14:textId="302E9880" w:rsidR="00432ED9" w:rsidRPr="00226BD4" w:rsidRDefault="00432ED9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二维码图片</w:t>
            </w:r>
            <w:ins w:id="1805" w:author="think" w:date="2017-02-12T21:41:00Z">
              <w:r>
                <w:rPr>
                  <w:rFonts w:hint="eastAsia"/>
                  <w:sz w:val="21"/>
                  <w:szCs w:val="21"/>
                </w:rPr>
                <w:t>内容，二维码前端生成。</w:t>
              </w:r>
            </w:ins>
          </w:p>
        </w:tc>
      </w:tr>
      <w:tr w:rsidR="00432ED9" w:rsidRPr="00226BD4" w:rsidDel="00C5477E" w14:paraId="51693E38" w14:textId="630E1440" w:rsidTr="00432ED9">
        <w:trPr>
          <w:trHeight w:val="441"/>
          <w:del w:id="1806" w:author="think" w:date="2017-02-13T22:45:00Z"/>
          <w:trPrChange w:id="1807" w:author="think" w:date="2017-02-12T21:45:00Z">
            <w:trPr>
              <w:trHeight w:val="441"/>
            </w:trPr>
          </w:trPrChange>
        </w:trPr>
        <w:tc>
          <w:tcPr>
            <w:tcW w:w="339" w:type="pct"/>
            <w:vAlign w:val="center"/>
            <w:tcPrChange w:id="1808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03859DDE" w14:textId="47BDA472" w:rsidR="00432ED9" w:rsidRPr="00122014" w:rsidDel="00C5477E" w:rsidRDefault="00432ED9">
            <w:pPr>
              <w:rPr>
                <w:del w:id="1809" w:author="think" w:date="2017-02-13T22:45:00Z"/>
                <w:moveFrom w:id="1810" w:author="think" w:date="2017-02-12T21:41:00Z"/>
                <w:sz w:val="21"/>
                <w:szCs w:val="21"/>
              </w:rPr>
            </w:pPr>
            <w:moveFromRangeStart w:id="1811" w:author="think" w:date="2017-02-12T21:41:00Z" w:name="move474699029"/>
            <w:moveFrom w:id="1812" w:author="think" w:date="2017-02-12T21:41:00Z">
              <w:del w:id="1813" w:author="think" w:date="2017-02-12T21:44:00Z">
                <w:r w:rsidDel="00657F98">
                  <w:rPr>
                    <w:sz w:val="21"/>
                    <w:szCs w:val="21"/>
                  </w:rPr>
                  <w:delText>18</w:delText>
                </w:r>
              </w:del>
            </w:moveFrom>
          </w:p>
        </w:tc>
        <w:tc>
          <w:tcPr>
            <w:tcW w:w="1453" w:type="pct"/>
            <w:tcPrChange w:id="1814" w:author="think" w:date="2017-02-12T21:45:00Z">
              <w:tcPr>
                <w:tcW w:w="1368" w:type="pct"/>
                <w:gridSpan w:val="2"/>
              </w:tcPr>
            </w:tcPrChange>
          </w:tcPr>
          <w:p w14:paraId="3805FDC1" w14:textId="515A9756" w:rsidR="00432ED9" w:rsidDel="00C5477E" w:rsidRDefault="00432ED9">
            <w:pPr>
              <w:rPr>
                <w:del w:id="1815" w:author="think" w:date="2017-02-13T22:45:00Z"/>
                <w:moveFrom w:id="1816" w:author="think" w:date="2017-02-12T21:41:00Z"/>
                <w:sz w:val="21"/>
                <w:szCs w:val="21"/>
              </w:rPr>
            </w:pPr>
            <w:moveFrom w:id="1817" w:author="think" w:date="2017-02-12T21:41:00Z">
              <w:del w:id="1818" w:author="think" w:date="2017-02-13T22:45:00Z">
                <w:r w:rsidDel="00C5477E">
                  <w:rPr>
                    <w:sz w:val="21"/>
                    <w:szCs w:val="21"/>
                  </w:rPr>
                  <w:delText>cashiers_mobile</w:delText>
                </w:r>
              </w:del>
            </w:moveFrom>
          </w:p>
        </w:tc>
        <w:tc>
          <w:tcPr>
            <w:tcW w:w="1281" w:type="pct"/>
            <w:tcPrChange w:id="1819" w:author="think" w:date="2017-02-12T21:45:00Z">
              <w:tcPr>
                <w:tcW w:w="1196" w:type="pct"/>
                <w:gridSpan w:val="4"/>
              </w:tcPr>
            </w:tcPrChange>
          </w:tcPr>
          <w:p w14:paraId="58E4A01E" w14:textId="2F0D9B12" w:rsidR="00432ED9" w:rsidDel="00C5477E" w:rsidRDefault="00432ED9">
            <w:pPr>
              <w:rPr>
                <w:del w:id="1820" w:author="think" w:date="2017-02-13T22:45:00Z"/>
                <w:moveFrom w:id="1821" w:author="think" w:date="2017-02-12T21:41:00Z"/>
                <w:sz w:val="21"/>
                <w:szCs w:val="21"/>
              </w:rPr>
            </w:pPr>
            <w:moveFrom w:id="1822" w:author="think" w:date="2017-02-12T21:41:00Z">
              <w:del w:id="1823" w:author="think" w:date="2017-02-13T22:45:00Z">
                <w:r w:rsidDel="00C5477E">
                  <w:rPr>
                    <w:rFonts w:hint="eastAsia"/>
                    <w:sz w:val="21"/>
                    <w:szCs w:val="21"/>
                  </w:rPr>
                  <w:delText>收银员手机号</w:delText>
                </w:r>
              </w:del>
            </w:moveFrom>
          </w:p>
        </w:tc>
        <w:tc>
          <w:tcPr>
            <w:tcW w:w="854" w:type="pct"/>
            <w:tcPrChange w:id="1824" w:author="think" w:date="2017-02-12T21:45:00Z">
              <w:tcPr>
                <w:tcW w:w="1208" w:type="pct"/>
                <w:gridSpan w:val="3"/>
              </w:tcPr>
            </w:tcPrChange>
          </w:tcPr>
          <w:p w14:paraId="55DF71EB" w14:textId="5F205C43" w:rsidR="00432ED9" w:rsidRPr="00226BD4" w:rsidDel="00C5477E" w:rsidRDefault="00432ED9">
            <w:pPr>
              <w:rPr>
                <w:del w:id="1825" w:author="think" w:date="2017-02-13T22:45:00Z"/>
                <w:moveFrom w:id="1826" w:author="think" w:date="2017-02-12T21:41:00Z"/>
                <w:sz w:val="21"/>
                <w:szCs w:val="21"/>
              </w:rPr>
            </w:pPr>
            <w:moveFrom w:id="1827" w:author="think" w:date="2017-02-12T21:41:00Z">
              <w:del w:id="1828" w:author="think" w:date="2017-02-13T22:45:00Z">
                <w:r w:rsidRPr="00226BD4" w:rsidDel="00C5477E">
                  <w:rPr>
                    <w:sz w:val="21"/>
                    <w:szCs w:val="21"/>
                  </w:rPr>
                  <w:delText>varchar(</w:delText>
                </w:r>
                <w:r w:rsidDel="00C5477E">
                  <w:rPr>
                    <w:sz w:val="21"/>
                    <w:szCs w:val="21"/>
                  </w:rPr>
                  <w:delText>5</w:delText>
                </w:r>
                <w:r w:rsidRPr="00226BD4" w:rsidDel="00C5477E">
                  <w:rPr>
                    <w:sz w:val="21"/>
                    <w:szCs w:val="21"/>
                  </w:rPr>
                  <w:delText>00)</w:delText>
                </w:r>
              </w:del>
            </w:moveFrom>
          </w:p>
        </w:tc>
        <w:tc>
          <w:tcPr>
            <w:tcW w:w="1073" w:type="pct"/>
            <w:tcPrChange w:id="1829" w:author="think" w:date="2017-02-12T21:45:00Z">
              <w:tcPr>
                <w:tcW w:w="890" w:type="pct"/>
              </w:tcPr>
            </w:tcPrChange>
          </w:tcPr>
          <w:p w14:paraId="78222819" w14:textId="1759974D" w:rsidR="00432ED9" w:rsidDel="00C5477E" w:rsidRDefault="00432ED9">
            <w:pPr>
              <w:rPr>
                <w:del w:id="1830" w:author="think" w:date="2017-02-13T22:45:00Z"/>
                <w:moveFrom w:id="1831" w:author="think" w:date="2017-02-12T21:41:00Z"/>
                <w:sz w:val="21"/>
                <w:szCs w:val="21"/>
              </w:rPr>
            </w:pPr>
            <w:moveFrom w:id="1832" w:author="think" w:date="2017-02-12T21:41:00Z">
              <w:del w:id="1833" w:author="think" w:date="2017-02-13T22:45:00Z">
                <w:r w:rsidDel="00C5477E">
                  <w:rPr>
                    <w:rFonts w:hint="eastAsia"/>
                    <w:sz w:val="21"/>
                    <w:szCs w:val="21"/>
                  </w:rPr>
                  <w:delText>收银员手机号，多个号码用逗号</w:delText>
                </w:r>
                <w:r w:rsidDel="00C5477E">
                  <w:rPr>
                    <w:sz w:val="21"/>
                    <w:szCs w:val="21"/>
                  </w:rPr>
                  <w:delText xml:space="preserve"> </w:delText>
                </w:r>
                <w:r w:rsidDel="00C5477E">
                  <w:rPr>
                    <w:rFonts w:hint="eastAsia"/>
                    <w:sz w:val="21"/>
                    <w:szCs w:val="21"/>
                  </w:rPr>
                  <w:delText>，</w:delText>
                </w:r>
                <w:r w:rsidDel="00C5477E">
                  <w:rPr>
                    <w:sz w:val="21"/>
                    <w:szCs w:val="21"/>
                  </w:rPr>
                  <w:delText xml:space="preserve"> </w:delText>
                </w:r>
                <w:r w:rsidDel="00C5477E">
                  <w:rPr>
                    <w:rFonts w:hint="eastAsia"/>
                    <w:sz w:val="21"/>
                    <w:szCs w:val="21"/>
                  </w:rPr>
                  <w:delText>分开</w:delText>
                </w:r>
              </w:del>
            </w:moveFrom>
          </w:p>
        </w:tc>
      </w:tr>
      <w:moveFromRangeEnd w:id="1811"/>
      <w:tr w:rsidR="00432ED9" w:rsidRPr="00226BD4" w14:paraId="30376B64" w14:textId="77777777" w:rsidTr="00432ED9">
        <w:trPr>
          <w:trHeight w:val="441"/>
          <w:ins w:id="1834" w:author="Administrator" w:date="2017-02-10T18:43:00Z"/>
          <w:trPrChange w:id="1835" w:author="think" w:date="2017-02-12T21:45:00Z">
            <w:trPr>
              <w:trHeight w:val="441"/>
            </w:trPr>
          </w:trPrChange>
        </w:trPr>
        <w:tc>
          <w:tcPr>
            <w:tcW w:w="339" w:type="pct"/>
            <w:vAlign w:val="center"/>
            <w:tcPrChange w:id="1836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4D84BCFD" w14:textId="61587C4A" w:rsidR="00432ED9" w:rsidRDefault="00432ED9">
            <w:pPr>
              <w:rPr>
                <w:ins w:id="1837" w:author="Administrator" w:date="2017-02-10T18:43:00Z"/>
                <w:sz w:val="21"/>
                <w:szCs w:val="21"/>
              </w:rPr>
            </w:pPr>
            <w:ins w:id="1838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2</w:t>
              </w:r>
            </w:ins>
            <w:ins w:id="1839" w:author="think" w:date="2017-02-13T22:45:00Z">
              <w:r w:rsidR="00C5477E">
                <w:rPr>
                  <w:rFonts w:ascii="等线" w:eastAsia="等线" w:hAnsi="等线"/>
                  <w:color w:val="000000"/>
                  <w:sz w:val="22"/>
                </w:rPr>
                <w:t>3</w:t>
              </w:r>
            </w:ins>
          </w:p>
        </w:tc>
        <w:tc>
          <w:tcPr>
            <w:tcW w:w="1453" w:type="pct"/>
            <w:tcPrChange w:id="1840" w:author="think" w:date="2017-02-12T21:45:00Z">
              <w:tcPr>
                <w:tcW w:w="1452" w:type="pct"/>
                <w:gridSpan w:val="3"/>
              </w:tcPr>
            </w:tcPrChange>
          </w:tcPr>
          <w:p w14:paraId="78531D29" w14:textId="6D5CD530" w:rsidR="00432ED9" w:rsidRDefault="00432ED9">
            <w:pPr>
              <w:rPr>
                <w:ins w:id="1841" w:author="Administrator" w:date="2017-02-10T18:43:00Z"/>
                <w:sz w:val="21"/>
                <w:szCs w:val="21"/>
              </w:rPr>
            </w:pPr>
            <w:ins w:id="1842" w:author="Administrator" w:date="2017-02-10T18:44:00Z">
              <w:r>
                <w:rPr>
                  <w:sz w:val="21"/>
                  <w:szCs w:val="21"/>
                </w:rPr>
                <w:t>open_id</w:t>
              </w:r>
            </w:ins>
          </w:p>
        </w:tc>
        <w:tc>
          <w:tcPr>
            <w:tcW w:w="1281" w:type="pct"/>
            <w:tcPrChange w:id="1843" w:author="think" w:date="2017-02-12T21:45:00Z">
              <w:tcPr>
                <w:tcW w:w="1112" w:type="pct"/>
                <w:gridSpan w:val="3"/>
              </w:tcPr>
            </w:tcPrChange>
          </w:tcPr>
          <w:p w14:paraId="27929346" w14:textId="649AA42D" w:rsidR="00432ED9" w:rsidRDefault="00432ED9">
            <w:pPr>
              <w:rPr>
                <w:ins w:id="1844" w:author="Administrator" w:date="2017-02-10T18:43:00Z"/>
                <w:sz w:val="21"/>
                <w:szCs w:val="21"/>
              </w:rPr>
            </w:pPr>
            <w:ins w:id="1845" w:author="Administrator" w:date="2017-02-10T18:44:00Z">
              <w:r>
                <w:rPr>
                  <w:rFonts w:hint="eastAsia"/>
                  <w:sz w:val="21"/>
                  <w:szCs w:val="21"/>
                </w:rPr>
                <w:t>商户</w:t>
              </w:r>
              <w:r>
                <w:rPr>
                  <w:sz w:val="21"/>
                  <w:szCs w:val="21"/>
                </w:rPr>
                <w:t>openid</w:t>
              </w:r>
              <w:r>
                <w:rPr>
                  <w:rFonts w:hint="eastAsia"/>
                  <w:sz w:val="21"/>
                  <w:szCs w:val="21"/>
                </w:rPr>
                <w:t>号</w:t>
              </w:r>
            </w:ins>
          </w:p>
        </w:tc>
        <w:tc>
          <w:tcPr>
            <w:tcW w:w="854" w:type="pct"/>
            <w:tcPrChange w:id="1846" w:author="think" w:date="2017-02-12T21:45:00Z">
              <w:tcPr>
                <w:tcW w:w="1208" w:type="pct"/>
                <w:gridSpan w:val="3"/>
              </w:tcPr>
            </w:tcPrChange>
          </w:tcPr>
          <w:p w14:paraId="3D28B521" w14:textId="2D80483C" w:rsidR="00432ED9" w:rsidRPr="00226BD4" w:rsidRDefault="00432ED9">
            <w:pPr>
              <w:rPr>
                <w:ins w:id="1847" w:author="Administrator" w:date="2017-02-10T18:43:00Z"/>
                <w:sz w:val="21"/>
                <w:szCs w:val="21"/>
              </w:rPr>
            </w:pPr>
            <w:ins w:id="1848" w:author="think" w:date="2017-02-12T21:42:00Z">
              <w:r>
                <w:rPr>
                  <w:rFonts w:hint="eastAsia"/>
                  <w:sz w:val="21"/>
                  <w:szCs w:val="21"/>
                </w:rPr>
                <w:t>char</w:t>
              </w:r>
              <w:r>
                <w:rPr>
                  <w:sz w:val="21"/>
                  <w:szCs w:val="21"/>
                </w:rPr>
                <w:t>(</w:t>
              </w:r>
            </w:ins>
            <w:ins w:id="1849" w:author="think" w:date="2017-02-12T21:43:00Z">
              <w:r>
                <w:rPr>
                  <w:sz w:val="21"/>
                  <w:szCs w:val="21"/>
                </w:rPr>
                <w:t>30</w:t>
              </w:r>
            </w:ins>
            <w:ins w:id="1850" w:author="think" w:date="2017-02-12T21:42:00Z">
              <w:r>
                <w:rPr>
                  <w:sz w:val="21"/>
                  <w:szCs w:val="21"/>
                </w:rPr>
                <w:t>)</w:t>
              </w:r>
            </w:ins>
          </w:p>
        </w:tc>
        <w:tc>
          <w:tcPr>
            <w:tcW w:w="1073" w:type="pct"/>
            <w:tcPrChange w:id="1851" w:author="think" w:date="2017-02-12T21:45:00Z">
              <w:tcPr>
                <w:tcW w:w="889" w:type="pct"/>
              </w:tcPr>
            </w:tcPrChange>
          </w:tcPr>
          <w:p w14:paraId="5DB97E84" w14:textId="77777777" w:rsidR="00432ED9" w:rsidRDefault="00432ED9">
            <w:pPr>
              <w:rPr>
                <w:ins w:id="1852" w:author="Administrator" w:date="2017-02-10T18:43:00Z"/>
                <w:sz w:val="21"/>
                <w:szCs w:val="21"/>
              </w:rPr>
            </w:pPr>
          </w:p>
        </w:tc>
      </w:tr>
      <w:tr w:rsidR="00432ED9" w:rsidRPr="00226BD4" w14:paraId="1475812A" w14:textId="77777777" w:rsidTr="00432ED9">
        <w:trPr>
          <w:trHeight w:val="441"/>
          <w:ins w:id="1853" w:author="think" w:date="2017-02-12T21:01:00Z"/>
          <w:trPrChange w:id="1854" w:author="think" w:date="2017-02-12T21:45:00Z">
            <w:trPr>
              <w:trHeight w:val="441"/>
            </w:trPr>
          </w:trPrChange>
        </w:trPr>
        <w:tc>
          <w:tcPr>
            <w:tcW w:w="339" w:type="pct"/>
            <w:vAlign w:val="center"/>
            <w:tcPrChange w:id="1855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192C8745" w14:textId="475D6CEC" w:rsidR="00432ED9" w:rsidRPr="00226BD4" w:rsidRDefault="00432ED9">
            <w:pPr>
              <w:rPr>
                <w:ins w:id="1856" w:author="think" w:date="2017-02-12T21:01:00Z"/>
                <w:sz w:val="21"/>
                <w:szCs w:val="21"/>
              </w:rPr>
              <w:pPrChange w:id="1857" w:author="think" w:date="2017-02-12T21:23:00Z">
                <w:pPr>
                  <w:spacing w:line="560" w:lineRule="exact"/>
                </w:pPr>
              </w:pPrChange>
            </w:pPr>
            <w:ins w:id="1858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2</w:t>
              </w:r>
            </w:ins>
            <w:ins w:id="1859" w:author="think" w:date="2017-02-13T22:45:00Z">
              <w:r w:rsidR="00C5477E">
                <w:rPr>
                  <w:rFonts w:ascii="等线" w:eastAsia="等线" w:hAnsi="等线"/>
                  <w:color w:val="000000"/>
                  <w:sz w:val="22"/>
                </w:rPr>
                <w:t>4</w:t>
              </w:r>
            </w:ins>
          </w:p>
        </w:tc>
        <w:tc>
          <w:tcPr>
            <w:tcW w:w="1453" w:type="pct"/>
            <w:tcPrChange w:id="1860" w:author="think" w:date="2017-02-12T21:45:00Z">
              <w:tcPr>
                <w:tcW w:w="1452" w:type="pct"/>
                <w:gridSpan w:val="4"/>
              </w:tcPr>
            </w:tcPrChange>
          </w:tcPr>
          <w:p w14:paraId="5C4E1A69" w14:textId="1590A8CC" w:rsidR="00432ED9" w:rsidRPr="00226BD4" w:rsidRDefault="00432ED9">
            <w:pPr>
              <w:rPr>
                <w:ins w:id="1861" w:author="think" w:date="2017-02-12T21:01:00Z"/>
                <w:sz w:val="21"/>
                <w:szCs w:val="21"/>
              </w:rPr>
              <w:pPrChange w:id="1862" w:author="think" w:date="2017-02-12T21:23:00Z">
                <w:pPr>
                  <w:spacing w:line="560" w:lineRule="exact"/>
                </w:pPr>
              </w:pPrChange>
            </w:pPr>
            <w:ins w:id="1863" w:author="think" w:date="2017-02-12T21:03:00Z">
              <w:r>
                <w:rPr>
                  <w:sz w:val="21"/>
                  <w:szCs w:val="21"/>
                </w:rPr>
                <w:t>gmt</w:t>
              </w:r>
            </w:ins>
            <w:ins w:id="1864" w:author="think" w:date="2017-02-12T21:06:00Z">
              <w:r>
                <w:rPr>
                  <w:sz w:val="21"/>
                  <w:szCs w:val="21"/>
                </w:rPr>
                <w:t>_create</w:t>
              </w:r>
            </w:ins>
          </w:p>
        </w:tc>
        <w:tc>
          <w:tcPr>
            <w:tcW w:w="1281" w:type="pct"/>
            <w:tcPrChange w:id="1865" w:author="think" w:date="2017-02-12T21:45:00Z">
              <w:tcPr>
                <w:tcW w:w="1196" w:type="pct"/>
                <w:gridSpan w:val="3"/>
              </w:tcPr>
            </w:tcPrChange>
          </w:tcPr>
          <w:p w14:paraId="3B581EC3" w14:textId="6E589A7E" w:rsidR="00432ED9" w:rsidRPr="00226BD4" w:rsidRDefault="004B7D6B">
            <w:pPr>
              <w:rPr>
                <w:ins w:id="1866" w:author="think" w:date="2017-02-12T21:01:00Z"/>
                <w:sz w:val="21"/>
                <w:szCs w:val="21"/>
              </w:rPr>
              <w:pPrChange w:id="1867" w:author="think" w:date="2017-02-12T21:23:00Z">
                <w:pPr>
                  <w:spacing w:line="560" w:lineRule="exact"/>
                </w:pPr>
              </w:pPrChange>
            </w:pPr>
            <w:ins w:id="1868" w:author="think" w:date="2017-02-12T21:54:00Z">
              <w:r>
                <w:rPr>
                  <w:rFonts w:hint="eastAsia"/>
                  <w:sz w:val="21"/>
                  <w:szCs w:val="21"/>
                </w:rPr>
                <w:t>创建</w:t>
              </w:r>
            </w:ins>
            <w:ins w:id="1869" w:author="think" w:date="2017-02-12T21:01:00Z">
              <w:r w:rsidR="00432ED9" w:rsidRPr="00226BD4">
                <w:rPr>
                  <w:rFonts w:hint="eastAsia"/>
                  <w:sz w:val="21"/>
                  <w:szCs w:val="21"/>
                </w:rPr>
                <w:t>时间</w:t>
              </w:r>
            </w:ins>
          </w:p>
        </w:tc>
        <w:tc>
          <w:tcPr>
            <w:tcW w:w="854" w:type="pct"/>
            <w:tcPrChange w:id="1870" w:author="think" w:date="2017-02-12T21:45:00Z">
              <w:tcPr>
                <w:tcW w:w="1123" w:type="pct"/>
                <w:gridSpan w:val="2"/>
              </w:tcPr>
            </w:tcPrChange>
          </w:tcPr>
          <w:p w14:paraId="3EA0F8E7" w14:textId="6AE7306A" w:rsidR="00432ED9" w:rsidRPr="00226BD4" w:rsidRDefault="00432ED9">
            <w:pPr>
              <w:rPr>
                <w:ins w:id="1871" w:author="think" w:date="2017-02-12T21:01:00Z"/>
                <w:sz w:val="21"/>
                <w:szCs w:val="21"/>
              </w:rPr>
              <w:pPrChange w:id="1872" w:author="think" w:date="2017-02-12T21:23:00Z">
                <w:pPr>
                  <w:spacing w:line="560" w:lineRule="exact"/>
                </w:pPr>
              </w:pPrChange>
            </w:pPr>
            <w:ins w:id="1873" w:author="think" w:date="2017-02-12T21:01:00Z">
              <w:r>
                <w:rPr>
                  <w:sz w:val="21"/>
                  <w:szCs w:val="21"/>
                </w:rPr>
                <w:t>timestamp</w:t>
              </w:r>
            </w:ins>
          </w:p>
        </w:tc>
        <w:tc>
          <w:tcPr>
            <w:tcW w:w="1073" w:type="pct"/>
            <w:tcPrChange w:id="1874" w:author="think" w:date="2017-02-12T21:45:00Z">
              <w:tcPr>
                <w:tcW w:w="889" w:type="pct"/>
              </w:tcPr>
            </w:tcPrChange>
          </w:tcPr>
          <w:p w14:paraId="40799C7F" w14:textId="77777777" w:rsidR="00432ED9" w:rsidRPr="00226BD4" w:rsidRDefault="00432ED9">
            <w:pPr>
              <w:rPr>
                <w:ins w:id="1875" w:author="think" w:date="2017-02-12T21:01:00Z"/>
                <w:sz w:val="21"/>
                <w:szCs w:val="21"/>
              </w:rPr>
              <w:pPrChange w:id="1876" w:author="think" w:date="2017-02-12T21:23:00Z">
                <w:pPr>
                  <w:spacing w:line="560" w:lineRule="exact"/>
                </w:pPr>
              </w:pPrChange>
            </w:pPr>
          </w:p>
        </w:tc>
      </w:tr>
      <w:tr w:rsidR="00432ED9" w:rsidRPr="00226BD4" w14:paraId="2AA5D47B" w14:textId="77777777" w:rsidTr="00432ED9">
        <w:trPr>
          <w:trHeight w:val="441"/>
          <w:ins w:id="1877" w:author="think" w:date="2017-02-12T21:01:00Z"/>
          <w:trPrChange w:id="1878" w:author="think" w:date="2017-02-12T21:45:00Z">
            <w:trPr>
              <w:trHeight w:val="441"/>
            </w:trPr>
          </w:trPrChange>
        </w:trPr>
        <w:tc>
          <w:tcPr>
            <w:tcW w:w="339" w:type="pct"/>
            <w:vAlign w:val="center"/>
            <w:tcPrChange w:id="1879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563A0BCD" w14:textId="3745D2D4" w:rsidR="00432ED9" w:rsidRPr="00226BD4" w:rsidRDefault="00432ED9">
            <w:pPr>
              <w:rPr>
                <w:ins w:id="1880" w:author="think" w:date="2017-02-12T21:01:00Z"/>
                <w:sz w:val="21"/>
                <w:szCs w:val="21"/>
              </w:rPr>
              <w:pPrChange w:id="1881" w:author="think" w:date="2017-02-12T21:23:00Z">
                <w:pPr>
                  <w:spacing w:line="560" w:lineRule="exact"/>
                </w:pPr>
              </w:pPrChange>
            </w:pPr>
            <w:ins w:id="1882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2</w:t>
              </w:r>
            </w:ins>
            <w:ins w:id="1883" w:author="think" w:date="2017-02-13T22:45:00Z">
              <w:r w:rsidR="00C5477E">
                <w:rPr>
                  <w:rFonts w:ascii="等线" w:eastAsia="等线" w:hAnsi="等线"/>
                  <w:color w:val="000000"/>
                  <w:sz w:val="22"/>
                </w:rPr>
                <w:t>5</w:t>
              </w:r>
            </w:ins>
          </w:p>
        </w:tc>
        <w:tc>
          <w:tcPr>
            <w:tcW w:w="1453" w:type="pct"/>
            <w:tcPrChange w:id="1884" w:author="think" w:date="2017-02-12T21:45:00Z">
              <w:tcPr>
                <w:tcW w:w="1452" w:type="pct"/>
                <w:gridSpan w:val="4"/>
              </w:tcPr>
            </w:tcPrChange>
          </w:tcPr>
          <w:p w14:paraId="0BE39E34" w14:textId="29D3500E" w:rsidR="00432ED9" w:rsidRPr="00226BD4" w:rsidRDefault="00432ED9">
            <w:pPr>
              <w:rPr>
                <w:ins w:id="1885" w:author="think" w:date="2017-02-12T21:01:00Z"/>
                <w:sz w:val="21"/>
                <w:szCs w:val="21"/>
              </w:rPr>
              <w:pPrChange w:id="1886" w:author="think" w:date="2017-02-12T21:23:00Z">
                <w:pPr>
                  <w:spacing w:line="560" w:lineRule="exact"/>
                </w:pPr>
              </w:pPrChange>
            </w:pPr>
            <w:ins w:id="1887" w:author="think" w:date="2017-02-12T21:06:00Z">
              <w:r>
                <w:rPr>
                  <w:sz w:val="21"/>
                  <w:szCs w:val="21"/>
                </w:rPr>
                <w:t>gmt_</w:t>
              </w:r>
            </w:ins>
            <w:ins w:id="1888" w:author="think" w:date="2017-02-12T21:07:00Z">
              <w:r>
                <w:rPr>
                  <w:sz w:val="21"/>
                  <w:szCs w:val="21"/>
                </w:rPr>
                <w:t>modified</w:t>
              </w:r>
            </w:ins>
          </w:p>
        </w:tc>
        <w:tc>
          <w:tcPr>
            <w:tcW w:w="1281" w:type="pct"/>
            <w:tcPrChange w:id="1889" w:author="think" w:date="2017-02-12T21:45:00Z">
              <w:tcPr>
                <w:tcW w:w="1196" w:type="pct"/>
                <w:gridSpan w:val="3"/>
              </w:tcPr>
            </w:tcPrChange>
          </w:tcPr>
          <w:p w14:paraId="3638E57E" w14:textId="69F8A8AC" w:rsidR="00432ED9" w:rsidRPr="00226BD4" w:rsidRDefault="004B7D6B">
            <w:pPr>
              <w:rPr>
                <w:ins w:id="1890" w:author="think" w:date="2017-02-12T21:01:00Z"/>
                <w:sz w:val="21"/>
                <w:szCs w:val="21"/>
              </w:rPr>
              <w:pPrChange w:id="1891" w:author="think" w:date="2017-02-12T21:23:00Z">
                <w:pPr>
                  <w:spacing w:line="560" w:lineRule="exact"/>
                </w:pPr>
              </w:pPrChange>
            </w:pPr>
            <w:ins w:id="1892" w:author="think" w:date="2017-02-12T21:54:00Z">
              <w:r>
                <w:rPr>
                  <w:rFonts w:hint="eastAsia"/>
                  <w:sz w:val="21"/>
                  <w:szCs w:val="21"/>
                </w:rPr>
                <w:t>修改</w:t>
              </w:r>
            </w:ins>
            <w:ins w:id="1893" w:author="think" w:date="2017-02-12T21:01:00Z">
              <w:r w:rsidR="00432ED9" w:rsidRPr="00226BD4">
                <w:rPr>
                  <w:rFonts w:hint="eastAsia"/>
                  <w:sz w:val="21"/>
                  <w:szCs w:val="21"/>
                </w:rPr>
                <w:t>时间</w:t>
              </w:r>
            </w:ins>
          </w:p>
        </w:tc>
        <w:tc>
          <w:tcPr>
            <w:tcW w:w="854" w:type="pct"/>
            <w:tcPrChange w:id="1894" w:author="think" w:date="2017-02-12T21:45:00Z">
              <w:tcPr>
                <w:tcW w:w="1123" w:type="pct"/>
                <w:gridSpan w:val="2"/>
              </w:tcPr>
            </w:tcPrChange>
          </w:tcPr>
          <w:p w14:paraId="3FC8D9E1" w14:textId="7F11DAA6" w:rsidR="00432ED9" w:rsidRPr="00226BD4" w:rsidRDefault="00432ED9">
            <w:pPr>
              <w:rPr>
                <w:ins w:id="1895" w:author="think" w:date="2017-02-12T21:01:00Z"/>
                <w:sz w:val="21"/>
                <w:szCs w:val="21"/>
              </w:rPr>
              <w:pPrChange w:id="1896" w:author="think" w:date="2017-02-12T21:23:00Z">
                <w:pPr>
                  <w:spacing w:line="560" w:lineRule="exact"/>
                </w:pPr>
              </w:pPrChange>
            </w:pPr>
            <w:ins w:id="1897" w:author="think" w:date="2017-02-12T21:01:00Z">
              <w:r>
                <w:rPr>
                  <w:sz w:val="21"/>
                  <w:szCs w:val="21"/>
                </w:rPr>
                <w:t>timestamp</w:t>
              </w:r>
            </w:ins>
          </w:p>
        </w:tc>
        <w:tc>
          <w:tcPr>
            <w:tcW w:w="1073" w:type="pct"/>
            <w:tcPrChange w:id="1898" w:author="think" w:date="2017-02-12T21:45:00Z">
              <w:tcPr>
                <w:tcW w:w="889" w:type="pct"/>
              </w:tcPr>
            </w:tcPrChange>
          </w:tcPr>
          <w:p w14:paraId="175B750B" w14:textId="77777777" w:rsidR="00432ED9" w:rsidRPr="00226BD4" w:rsidRDefault="00432ED9">
            <w:pPr>
              <w:rPr>
                <w:ins w:id="1899" w:author="think" w:date="2017-02-12T21:01:00Z"/>
                <w:sz w:val="21"/>
                <w:szCs w:val="21"/>
              </w:rPr>
              <w:pPrChange w:id="1900" w:author="think" w:date="2017-02-12T21:23:00Z">
                <w:pPr>
                  <w:spacing w:line="560" w:lineRule="exact"/>
                </w:pPr>
              </w:pPrChange>
            </w:pPr>
          </w:p>
        </w:tc>
      </w:tr>
      <w:tr w:rsidR="00432ED9" w:rsidRPr="00226BD4" w14:paraId="58524A26" w14:textId="77777777" w:rsidTr="00432ED9">
        <w:trPr>
          <w:trHeight w:val="441"/>
          <w:ins w:id="1901" w:author="think" w:date="2017-02-12T21:08:00Z"/>
          <w:trPrChange w:id="1902" w:author="think" w:date="2017-02-12T21:45:00Z">
            <w:trPr>
              <w:trHeight w:val="441"/>
            </w:trPr>
          </w:trPrChange>
        </w:trPr>
        <w:tc>
          <w:tcPr>
            <w:tcW w:w="339" w:type="pct"/>
            <w:vAlign w:val="center"/>
            <w:tcPrChange w:id="1903" w:author="think" w:date="2017-02-12T21:45:00Z">
              <w:tcPr>
                <w:tcW w:w="339" w:type="pct"/>
                <w:gridSpan w:val="2"/>
                <w:vAlign w:val="center"/>
              </w:tcPr>
            </w:tcPrChange>
          </w:tcPr>
          <w:p w14:paraId="3E4ACDC5" w14:textId="3731E812" w:rsidR="00432ED9" w:rsidRPr="00226BD4" w:rsidRDefault="00432ED9">
            <w:pPr>
              <w:rPr>
                <w:ins w:id="1904" w:author="think" w:date="2017-02-12T21:08:00Z"/>
                <w:sz w:val="21"/>
                <w:szCs w:val="21"/>
              </w:rPr>
              <w:pPrChange w:id="1905" w:author="think" w:date="2017-02-12T21:23:00Z">
                <w:pPr>
                  <w:spacing w:line="560" w:lineRule="exact"/>
                </w:pPr>
              </w:pPrChange>
            </w:pPr>
            <w:ins w:id="1906" w:author="think" w:date="2017-02-12T21:44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2</w:t>
              </w:r>
            </w:ins>
            <w:ins w:id="1907" w:author="think" w:date="2017-02-13T22:45:00Z">
              <w:r w:rsidR="00C5477E">
                <w:rPr>
                  <w:rFonts w:ascii="等线" w:eastAsia="等线" w:hAnsi="等线"/>
                  <w:color w:val="000000"/>
                  <w:sz w:val="22"/>
                </w:rPr>
                <w:t>6</w:t>
              </w:r>
            </w:ins>
          </w:p>
        </w:tc>
        <w:tc>
          <w:tcPr>
            <w:tcW w:w="1453" w:type="pct"/>
            <w:tcPrChange w:id="1908" w:author="think" w:date="2017-02-12T21:45:00Z">
              <w:tcPr>
                <w:tcW w:w="1452" w:type="pct"/>
                <w:gridSpan w:val="4"/>
              </w:tcPr>
            </w:tcPrChange>
          </w:tcPr>
          <w:p w14:paraId="56C4E30B" w14:textId="06B14544" w:rsidR="00432ED9" w:rsidRPr="00226BD4" w:rsidRDefault="00432ED9">
            <w:pPr>
              <w:rPr>
                <w:ins w:id="1909" w:author="think" w:date="2017-02-12T21:08:00Z"/>
                <w:sz w:val="21"/>
                <w:szCs w:val="21"/>
              </w:rPr>
              <w:pPrChange w:id="1910" w:author="think" w:date="2017-02-12T21:23:00Z">
                <w:pPr>
                  <w:spacing w:line="560" w:lineRule="exact"/>
                </w:pPr>
              </w:pPrChange>
            </w:pPr>
            <w:ins w:id="1911" w:author="think" w:date="2017-02-12T21:08:00Z">
              <w:r>
                <w:rPr>
                  <w:sz w:val="21"/>
                  <w:szCs w:val="21"/>
                </w:rPr>
                <w:t>modified_person</w:t>
              </w:r>
            </w:ins>
          </w:p>
        </w:tc>
        <w:tc>
          <w:tcPr>
            <w:tcW w:w="1281" w:type="pct"/>
            <w:tcPrChange w:id="1912" w:author="think" w:date="2017-02-12T21:45:00Z">
              <w:tcPr>
                <w:tcW w:w="1196" w:type="pct"/>
                <w:gridSpan w:val="3"/>
              </w:tcPr>
            </w:tcPrChange>
          </w:tcPr>
          <w:p w14:paraId="5A470D16" w14:textId="2ECDA830" w:rsidR="00432ED9" w:rsidRPr="00226BD4" w:rsidRDefault="004B7D6B">
            <w:pPr>
              <w:rPr>
                <w:ins w:id="1913" w:author="think" w:date="2017-02-12T21:08:00Z"/>
                <w:sz w:val="21"/>
                <w:szCs w:val="21"/>
              </w:rPr>
              <w:pPrChange w:id="1914" w:author="think" w:date="2017-02-12T21:23:00Z">
                <w:pPr>
                  <w:spacing w:line="560" w:lineRule="exact"/>
                </w:pPr>
              </w:pPrChange>
            </w:pPr>
            <w:ins w:id="1915" w:author="think" w:date="2017-02-12T21:54:00Z">
              <w:r>
                <w:rPr>
                  <w:rFonts w:hint="eastAsia"/>
                  <w:sz w:val="21"/>
                  <w:szCs w:val="21"/>
                </w:rPr>
                <w:t>修改者</w:t>
              </w:r>
            </w:ins>
          </w:p>
        </w:tc>
        <w:tc>
          <w:tcPr>
            <w:tcW w:w="854" w:type="pct"/>
            <w:tcPrChange w:id="1916" w:author="think" w:date="2017-02-12T21:45:00Z">
              <w:tcPr>
                <w:tcW w:w="1123" w:type="pct"/>
                <w:gridSpan w:val="2"/>
              </w:tcPr>
            </w:tcPrChange>
          </w:tcPr>
          <w:p w14:paraId="72CDFB00" w14:textId="008F9578" w:rsidR="00432ED9" w:rsidRPr="00226BD4" w:rsidRDefault="00647652">
            <w:pPr>
              <w:rPr>
                <w:ins w:id="1917" w:author="think" w:date="2017-02-12T21:08:00Z"/>
                <w:sz w:val="21"/>
                <w:szCs w:val="21"/>
              </w:rPr>
              <w:pPrChange w:id="1918" w:author="think" w:date="2017-02-12T21:23:00Z">
                <w:pPr>
                  <w:spacing w:line="560" w:lineRule="exact"/>
                </w:pPr>
              </w:pPrChange>
            </w:pPr>
            <w:ins w:id="1919" w:author="think" w:date="2017-02-13T22:38:00Z">
              <w:r>
                <w:rPr>
                  <w:sz w:val="21"/>
                  <w:szCs w:val="21"/>
                </w:rPr>
                <w:t>varchar(10)</w:t>
              </w:r>
            </w:ins>
          </w:p>
        </w:tc>
        <w:tc>
          <w:tcPr>
            <w:tcW w:w="1073" w:type="pct"/>
            <w:tcPrChange w:id="1920" w:author="think" w:date="2017-02-12T21:45:00Z">
              <w:tcPr>
                <w:tcW w:w="889" w:type="pct"/>
              </w:tcPr>
            </w:tcPrChange>
          </w:tcPr>
          <w:p w14:paraId="6323326C" w14:textId="77777777" w:rsidR="00432ED9" w:rsidRPr="00226BD4" w:rsidRDefault="00432ED9">
            <w:pPr>
              <w:rPr>
                <w:ins w:id="1921" w:author="think" w:date="2017-02-12T21:08:00Z"/>
                <w:sz w:val="21"/>
                <w:szCs w:val="21"/>
              </w:rPr>
              <w:pPrChange w:id="1922" w:author="think" w:date="2017-02-12T21:23:00Z">
                <w:pPr>
                  <w:spacing w:line="560" w:lineRule="exact"/>
                </w:pPr>
              </w:pPrChange>
            </w:pPr>
          </w:p>
        </w:tc>
      </w:tr>
    </w:tbl>
    <w:p w14:paraId="591FA236" w14:textId="0907F64B" w:rsidR="005545A1" w:rsidRDefault="009700DE">
      <w:pPr>
        <w:pStyle w:val="3"/>
        <w:pPrChange w:id="1923" w:author="think" w:date="2017-02-12T17:36:00Z">
          <w:pPr>
            <w:pStyle w:val="2"/>
          </w:pPr>
        </w:pPrChange>
      </w:pPr>
      <w:del w:id="1924" w:author="think" w:date="2017-02-12T22:34:00Z">
        <w:r w:rsidDel="004D4B20">
          <w:rPr>
            <w:rFonts w:hint="eastAsia"/>
          </w:rPr>
          <w:delText>路由</w:delText>
        </w:r>
      </w:del>
      <w:bookmarkStart w:id="1925" w:name="_Toc474703324"/>
      <w:ins w:id="1926" w:author="think" w:date="2017-02-12T22:34:00Z">
        <w:r w:rsidR="004D4B20">
          <w:rPr>
            <w:rFonts w:hint="eastAsia"/>
          </w:rPr>
          <w:t>上游渠道</w:t>
        </w:r>
      </w:ins>
      <w:r>
        <w:rPr>
          <w:rFonts w:hint="eastAsia"/>
        </w:rPr>
        <w:t>基本信息</w:t>
      </w:r>
      <w:bookmarkEnd w:id="1925"/>
      <w:ins w:id="1927" w:author="think" w:date="2017-02-13T22:45:00Z">
        <w:r w:rsidR="000F2A94">
          <w:rPr>
            <w:rFonts w:hint="eastAsia"/>
          </w:rPr>
          <w:t>(</w:t>
        </w:r>
        <w:r w:rsidR="000F2A94">
          <w:t>wozhi_upstream</w:t>
        </w:r>
        <w:r w:rsidR="000F2A94">
          <w:rPr>
            <w:rFonts w:hint="eastAsia"/>
          </w:rPr>
          <w:t>)</w:t>
        </w:r>
      </w:ins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448"/>
        <w:gridCol w:w="2997"/>
        <w:gridCol w:w="1158"/>
        <w:gridCol w:w="1676"/>
        <w:gridCol w:w="2017"/>
      </w:tblGrid>
      <w:tr w:rsidR="00846948" w:rsidRPr="00226BD4" w14:paraId="62F9821B" w14:textId="77777777" w:rsidTr="00846948">
        <w:tc>
          <w:tcPr>
            <w:tcW w:w="257" w:type="pct"/>
          </w:tcPr>
          <w:p w14:paraId="2D9EC504" w14:textId="3841C6C1" w:rsidR="00984FAB" w:rsidRPr="00226BD4" w:rsidRDefault="009700DE" w:rsidP="00285F50">
            <w:pPr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序号</w:t>
            </w:r>
          </w:p>
        </w:tc>
        <w:tc>
          <w:tcPr>
            <w:tcW w:w="1806" w:type="pct"/>
          </w:tcPr>
          <w:p w14:paraId="3EF8E44C" w14:textId="21EA03C1" w:rsidR="00984FAB" w:rsidRPr="00226BD4" w:rsidRDefault="009700DE" w:rsidP="00285F50">
            <w:pPr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列名</w:t>
            </w:r>
          </w:p>
        </w:tc>
        <w:tc>
          <w:tcPr>
            <w:tcW w:w="705" w:type="pct"/>
          </w:tcPr>
          <w:p w14:paraId="6D5B1A23" w14:textId="4AEED816" w:rsidR="00984FAB" w:rsidRPr="00226BD4" w:rsidRDefault="009700DE" w:rsidP="00285F5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显示名称</w:t>
            </w:r>
          </w:p>
        </w:tc>
        <w:tc>
          <w:tcPr>
            <w:tcW w:w="1010" w:type="pct"/>
          </w:tcPr>
          <w:p w14:paraId="5B06AB72" w14:textId="26B8FAE0" w:rsidR="00984FAB" w:rsidRPr="00226BD4" w:rsidRDefault="009700DE" w:rsidP="00285F50">
            <w:pPr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定义</w:t>
            </w:r>
          </w:p>
        </w:tc>
        <w:tc>
          <w:tcPr>
            <w:tcW w:w="1222" w:type="pct"/>
          </w:tcPr>
          <w:p w14:paraId="29EC22A3" w14:textId="5883481D" w:rsidR="00984FAB" w:rsidRPr="00226BD4" w:rsidRDefault="009700DE" w:rsidP="00285F50">
            <w:pPr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备注</w:t>
            </w:r>
          </w:p>
        </w:tc>
      </w:tr>
      <w:tr w:rsidR="00846948" w:rsidRPr="00226BD4" w14:paraId="6CDB22D2" w14:textId="77777777" w:rsidTr="00846948">
        <w:tc>
          <w:tcPr>
            <w:tcW w:w="257" w:type="pct"/>
          </w:tcPr>
          <w:p w14:paraId="19013D2C" w14:textId="23606B43" w:rsidR="00984FAB" w:rsidRPr="00226BD4" w:rsidRDefault="009700DE" w:rsidP="00285F50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</w:t>
            </w:r>
          </w:p>
        </w:tc>
        <w:tc>
          <w:tcPr>
            <w:tcW w:w="1806" w:type="pct"/>
          </w:tcPr>
          <w:p w14:paraId="5F948205" w14:textId="01C087BD" w:rsidR="00984FAB" w:rsidRPr="00226BD4" w:rsidRDefault="009700DE" w:rsidP="00285F50">
            <w:pPr>
              <w:rPr>
                <w:sz w:val="21"/>
                <w:szCs w:val="21"/>
              </w:rPr>
            </w:pPr>
            <w:del w:id="1928" w:author="think" w:date="2017-02-12T22:34:00Z">
              <w:r w:rsidDel="006F28B2">
                <w:rPr>
                  <w:rFonts w:hint="eastAsia"/>
                  <w:sz w:val="21"/>
                  <w:szCs w:val="21"/>
                </w:rPr>
                <w:delText>router</w:delText>
              </w:r>
            </w:del>
            <w:ins w:id="1929" w:author="think" w:date="2017-02-12T22:34:00Z">
              <w:r w:rsidR="006F28B2">
                <w:rPr>
                  <w:rFonts w:hint="eastAsia"/>
                  <w:sz w:val="21"/>
                  <w:szCs w:val="21"/>
                </w:rPr>
                <w:t>up</w:t>
              </w:r>
              <w:r w:rsidR="006F28B2">
                <w:rPr>
                  <w:sz w:val="21"/>
                  <w:szCs w:val="21"/>
                </w:rPr>
                <w:t>stream</w:t>
              </w:r>
            </w:ins>
            <w:r>
              <w:rPr>
                <w:sz w:val="21"/>
                <w:szCs w:val="21"/>
              </w:rPr>
              <w:t>_id</w:t>
            </w:r>
          </w:p>
        </w:tc>
        <w:tc>
          <w:tcPr>
            <w:tcW w:w="705" w:type="pct"/>
          </w:tcPr>
          <w:p w14:paraId="5F4CED21" w14:textId="76C7FFEE" w:rsidR="00984FAB" w:rsidRDefault="009700DE" w:rsidP="00285F50">
            <w:pPr>
              <w:rPr>
                <w:sz w:val="21"/>
                <w:szCs w:val="21"/>
              </w:rPr>
            </w:pPr>
            <w:del w:id="1930" w:author="think" w:date="2017-02-12T22:34:00Z">
              <w:r w:rsidDel="006F28B2">
                <w:rPr>
                  <w:rFonts w:hint="eastAsia"/>
                  <w:sz w:val="21"/>
                  <w:szCs w:val="21"/>
                </w:rPr>
                <w:delText>路由</w:delText>
              </w:r>
            </w:del>
            <w:ins w:id="1931" w:author="think" w:date="2017-02-12T22:35:00Z">
              <w:r w:rsidR="006F28B2">
                <w:rPr>
                  <w:rFonts w:hint="eastAsia"/>
                  <w:sz w:val="21"/>
                  <w:szCs w:val="21"/>
                </w:rPr>
                <w:t>上游渠道</w:t>
              </w:r>
            </w:ins>
            <w:r>
              <w:rPr>
                <w:rFonts w:hint="eastAsia"/>
                <w:sz w:val="21"/>
                <w:szCs w:val="21"/>
              </w:rPr>
              <w:t>编号</w:t>
            </w:r>
          </w:p>
        </w:tc>
        <w:tc>
          <w:tcPr>
            <w:tcW w:w="1010" w:type="pct"/>
          </w:tcPr>
          <w:p w14:paraId="2531F9BC" w14:textId="7FD3C80F" w:rsidR="00984FAB" w:rsidRPr="00226BD4" w:rsidRDefault="009700DE" w:rsidP="00285F50">
            <w:pPr>
              <w:rPr>
                <w:sz w:val="21"/>
                <w:szCs w:val="21"/>
              </w:rPr>
            </w:pPr>
            <w:del w:id="1932" w:author="think" w:date="2017-02-12T22:35:00Z">
              <w:r w:rsidRPr="00226BD4" w:rsidDel="006F28B2">
                <w:rPr>
                  <w:rFonts w:hint="eastAsia"/>
                  <w:sz w:val="21"/>
                  <w:szCs w:val="21"/>
                </w:rPr>
                <w:delText>varchar(</w:delText>
              </w:r>
              <w:r w:rsidDel="006F28B2">
                <w:rPr>
                  <w:rFonts w:hint="eastAsia"/>
                  <w:sz w:val="21"/>
                  <w:szCs w:val="21"/>
                </w:rPr>
                <w:delText>5</w:delText>
              </w:r>
              <w:r w:rsidRPr="00226BD4" w:rsidDel="006F28B2">
                <w:rPr>
                  <w:rFonts w:hint="eastAsia"/>
                  <w:sz w:val="21"/>
                  <w:szCs w:val="21"/>
                </w:rPr>
                <w:delText>0)</w:delText>
              </w:r>
            </w:del>
            <w:ins w:id="1933" w:author="think" w:date="2017-02-12T22:35:00Z">
              <w:r w:rsidR="006F28B2">
                <w:rPr>
                  <w:rFonts w:hint="eastAsia"/>
                  <w:sz w:val="21"/>
                  <w:szCs w:val="21"/>
                </w:rPr>
                <w:t>bigint</w:t>
              </w:r>
            </w:ins>
          </w:p>
        </w:tc>
        <w:tc>
          <w:tcPr>
            <w:tcW w:w="1222" w:type="pct"/>
          </w:tcPr>
          <w:p w14:paraId="0946669C" w14:textId="13B7C6A1" w:rsidR="00984FAB" w:rsidRPr="00226BD4" w:rsidRDefault="009700DE" w:rsidP="00285F50">
            <w:pPr>
              <w:rPr>
                <w:sz w:val="21"/>
                <w:szCs w:val="21"/>
              </w:rPr>
            </w:pPr>
            <w:del w:id="1934" w:author="think" w:date="2017-02-12T22:35:00Z">
              <w:r w:rsidRPr="00226BD4" w:rsidDel="006F28B2">
                <w:rPr>
                  <w:rFonts w:hint="eastAsia"/>
                  <w:sz w:val="21"/>
                  <w:szCs w:val="21"/>
                </w:rPr>
                <w:delText>系统</w:delText>
              </w:r>
              <w:r w:rsidDel="006F28B2">
                <w:rPr>
                  <w:rFonts w:hint="eastAsia"/>
                  <w:sz w:val="21"/>
                  <w:szCs w:val="21"/>
                </w:rPr>
                <w:delText>按规则</w:delText>
              </w:r>
              <w:r w:rsidRPr="00226BD4" w:rsidDel="006F28B2">
                <w:rPr>
                  <w:rFonts w:hint="eastAsia"/>
                  <w:sz w:val="21"/>
                  <w:szCs w:val="21"/>
                </w:rPr>
                <w:delText>自动生成</w:delText>
              </w:r>
            </w:del>
          </w:p>
        </w:tc>
      </w:tr>
      <w:tr w:rsidR="00846948" w:rsidRPr="00226BD4" w14:paraId="3911D6B7" w14:textId="77777777" w:rsidTr="00846948">
        <w:tc>
          <w:tcPr>
            <w:tcW w:w="257" w:type="pct"/>
          </w:tcPr>
          <w:p w14:paraId="2DD3BC50" w14:textId="0E05E554" w:rsidR="00984FAB" w:rsidRDefault="009700DE" w:rsidP="00285F50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</w:p>
        </w:tc>
        <w:tc>
          <w:tcPr>
            <w:tcW w:w="1806" w:type="pct"/>
          </w:tcPr>
          <w:p w14:paraId="2EEC23CD" w14:textId="522404EC" w:rsidR="00984FAB" w:rsidRDefault="009700DE" w:rsidP="00285F50">
            <w:pPr>
              <w:rPr>
                <w:sz w:val="21"/>
                <w:szCs w:val="21"/>
              </w:rPr>
            </w:pPr>
            <w:del w:id="1935" w:author="think" w:date="2017-02-12T22:34:00Z">
              <w:r w:rsidDel="006F28B2">
                <w:rPr>
                  <w:sz w:val="21"/>
                  <w:szCs w:val="21"/>
                </w:rPr>
                <w:delText>router</w:delText>
              </w:r>
            </w:del>
            <w:ins w:id="1936" w:author="think" w:date="2017-02-12T22:34:00Z">
              <w:r w:rsidR="006F28B2">
                <w:rPr>
                  <w:sz w:val="21"/>
                  <w:szCs w:val="21"/>
                </w:rPr>
                <w:t>upstream</w:t>
              </w:r>
            </w:ins>
            <w:r>
              <w:rPr>
                <w:sz w:val="21"/>
                <w:szCs w:val="21"/>
              </w:rPr>
              <w:t>_name</w:t>
            </w:r>
          </w:p>
        </w:tc>
        <w:tc>
          <w:tcPr>
            <w:tcW w:w="705" w:type="pct"/>
          </w:tcPr>
          <w:p w14:paraId="3426480A" w14:textId="0153B6FC" w:rsidR="00984FAB" w:rsidRDefault="009700DE" w:rsidP="00285F50">
            <w:pPr>
              <w:rPr>
                <w:sz w:val="21"/>
                <w:szCs w:val="21"/>
              </w:rPr>
            </w:pPr>
            <w:del w:id="1937" w:author="think" w:date="2017-02-12T22:35:00Z">
              <w:r w:rsidDel="006F28B2">
                <w:rPr>
                  <w:rFonts w:hint="eastAsia"/>
                  <w:sz w:val="21"/>
                  <w:szCs w:val="21"/>
                </w:rPr>
                <w:delText>路由名称</w:delText>
              </w:r>
            </w:del>
            <w:ins w:id="1938" w:author="think" w:date="2017-02-12T22:35:00Z">
              <w:r w:rsidR="006F28B2">
                <w:rPr>
                  <w:rFonts w:hint="eastAsia"/>
                  <w:sz w:val="21"/>
                  <w:szCs w:val="21"/>
                </w:rPr>
                <w:t>上游渠道名称</w:t>
              </w:r>
            </w:ins>
          </w:p>
        </w:tc>
        <w:tc>
          <w:tcPr>
            <w:tcW w:w="1010" w:type="pct"/>
          </w:tcPr>
          <w:p w14:paraId="3BA675EF" w14:textId="1A252FE0" w:rsidR="00984FAB" w:rsidRPr="00226BD4" w:rsidRDefault="009700DE" w:rsidP="00285F50">
            <w:pPr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varchar(</w:t>
            </w:r>
            <w:del w:id="1939" w:author="think" w:date="2017-02-12T22:35:00Z">
              <w:r w:rsidDel="006F28B2">
                <w:rPr>
                  <w:rFonts w:hint="eastAsia"/>
                  <w:sz w:val="21"/>
                  <w:szCs w:val="21"/>
                </w:rPr>
                <w:delText>5</w:delText>
              </w:r>
            </w:del>
            <w:ins w:id="1940" w:author="think" w:date="2017-02-12T22:35:00Z">
              <w:r w:rsidR="006F28B2">
                <w:rPr>
                  <w:rFonts w:hint="eastAsia"/>
                  <w:sz w:val="21"/>
                  <w:szCs w:val="21"/>
                </w:rPr>
                <w:t>1</w:t>
              </w:r>
            </w:ins>
            <w:r w:rsidRPr="00226BD4">
              <w:rPr>
                <w:sz w:val="21"/>
                <w:szCs w:val="21"/>
              </w:rPr>
              <w:t>00)</w:t>
            </w:r>
          </w:p>
        </w:tc>
        <w:tc>
          <w:tcPr>
            <w:tcW w:w="1222" w:type="pct"/>
          </w:tcPr>
          <w:p w14:paraId="7C07248B" w14:textId="77777777" w:rsidR="00984FAB" w:rsidRPr="00226BD4" w:rsidRDefault="00984FAB" w:rsidP="00285F50">
            <w:pPr>
              <w:rPr>
                <w:sz w:val="21"/>
                <w:szCs w:val="21"/>
              </w:rPr>
            </w:pPr>
          </w:p>
        </w:tc>
      </w:tr>
      <w:tr w:rsidR="00846948" w:rsidRPr="00226BD4" w14:paraId="4033AFC9" w14:textId="77777777" w:rsidTr="00846948">
        <w:tc>
          <w:tcPr>
            <w:tcW w:w="257" w:type="pct"/>
          </w:tcPr>
          <w:p w14:paraId="7C670BCF" w14:textId="7432476C" w:rsidR="00984FAB" w:rsidRDefault="009700DE" w:rsidP="00285F50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</w:tc>
        <w:tc>
          <w:tcPr>
            <w:tcW w:w="1806" w:type="pct"/>
          </w:tcPr>
          <w:p w14:paraId="183D0288" w14:textId="5A35DC16" w:rsidR="00984FAB" w:rsidRDefault="009700DE" w:rsidP="00285F50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weixin_</w:t>
            </w:r>
            <w:del w:id="1941" w:author="think" w:date="2017-02-12T22:35:00Z">
              <w:r w:rsidDel="006F28B2">
                <w:rPr>
                  <w:rFonts w:hint="eastAsia"/>
                  <w:sz w:val="21"/>
                  <w:szCs w:val="21"/>
                </w:rPr>
                <w:delText>router</w:delText>
              </w:r>
            </w:del>
            <w:ins w:id="1942" w:author="think" w:date="2017-02-12T22:35:00Z">
              <w:r w:rsidR="006F28B2">
                <w:rPr>
                  <w:rFonts w:hint="eastAsia"/>
                  <w:sz w:val="21"/>
                  <w:szCs w:val="21"/>
                </w:rPr>
                <w:t>gateway</w:t>
              </w:r>
            </w:ins>
            <w:ins w:id="1943" w:author="think" w:date="2017-02-12T22:36:00Z">
              <w:r w:rsidR="006F28B2">
                <w:rPr>
                  <w:sz w:val="21"/>
                  <w:szCs w:val="21"/>
                </w:rPr>
                <w:t>_url</w:t>
              </w:r>
            </w:ins>
          </w:p>
        </w:tc>
        <w:tc>
          <w:tcPr>
            <w:tcW w:w="705" w:type="pct"/>
          </w:tcPr>
          <w:p w14:paraId="7796D878" w14:textId="2DDEC39D" w:rsidR="00984FAB" w:rsidRDefault="009700DE" w:rsidP="00285F5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微信</w:t>
            </w:r>
            <w:del w:id="1944" w:author="think" w:date="2017-02-12T22:36:00Z">
              <w:r w:rsidDel="006F28B2">
                <w:rPr>
                  <w:rFonts w:hint="eastAsia"/>
                  <w:sz w:val="21"/>
                  <w:szCs w:val="21"/>
                </w:rPr>
                <w:delText>路由</w:delText>
              </w:r>
            </w:del>
            <w:del w:id="1945" w:author="think" w:date="2017-02-12T22:35:00Z">
              <w:r w:rsidDel="006F28B2">
                <w:rPr>
                  <w:rFonts w:hint="eastAsia"/>
                  <w:sz w:val="21"/>
                  <w:szCs w:val="21"/>
                </w:rPr>
                <w:delText>信息</w:delText>
              </w:r>
            </w:del>
            <w:ins w:id="1946" w:author="think" w:date="2017-02-12T22:36:00Z">
              <w:r w:rsidR="006F28B2">
                <w:rPr>
                  <w:rFonts w:hint="eastAsia"/>
                  <w:sz w:val="21"/>
                  <w:szCs w:val="21"/>
                </w:rPr>
                <w:t>网关入口</w:t>
              </w:r>
            </w:ins>
          </w:p>
        </w:tc>
        <w:tc>
          <w:tcPr>
            <w:tcW w:w="1010" w:type="pct"/>
          </w:tcPr>
          <w:p w14:paraId="70FB7538" w14:textId="1B3D0CAC" w:rsidR="00984FAB" w:rsidRPr="00226BD4" w:rsidRDefault="009700DE" w:rsidP="00285F50">
            <w:pPr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varchar(</w:t>
            </w:r>
            <w:del w:id="1947" w:author="think" w:date="2017-02-12T22:36:00Z">
              <w:r w:rsidDel="00846948">
                <w:rPr>
                  <w:rFonts w:hint="eastAsia"/>
                  <w:sz w:val="21"/>
                  <w:szCs w:val="21"/>
                </w:rPr>
                <w:delText>5</w:delText>
              </w:r>
            </w:del>
            <w:ins w:id="1948" w:author="think" w:date="2017-02-12T22:37:00Z">
              <w:r w:rsidR="00E534F8">
                <w:rPr>
                  <w:rFonts w:hint="eastAsia"/>
                  <w:sz w:val="21"/>
                  <w:szCs w:val="21"/>
                </w:rPr>
                <w:t>5</w:t>
              </w:r>
            </w:ins>
            <w:ins w:id="1949" w:author="think" w:date="2017-02-12T22:36:00Z">
              <w:r w:rsidR="00846948">
                <w:rPr>
                  <w:rFonts w:hint="eastAsia"/>
                  <w:sz w:val="21"/>
                  <w:szCs w:val="21"/>
                </w:rPr>
                <w:t>0</w:t>
              </w:r>
            </w:ins>
            <w:r w:rsidRPr="00226BD4">
              <w:rPr>
                <w:sz w:val="21"/>
                <w:szCs w:val="21"/>
              </w:rPr>
              <w:t>0</w:t>
            </w:r>
            <w:del w:id="1950" w:author="think" w:date="2017-02-12T22:36:00Z">
              <w:r w:rsidRPr="00226BD4" w:rsidDel="006F28B2">
                <w:rPr>
                  <w:sz w:val="21"/>
                  <w:szCs w:val="21"/>
                </w:rPr>
                <w:delText>0</w:delText>
              </w:r>
            </w:del>
            <w:r w:rsidRPr="00226BD4">
              <w:rPr>
                <w:sz w:val="21"/>
                <w:szCs w:val="21"/>
              </w:rPr>
              <w:t>)</w:t>
            </w:r>
          </w:p>
        </w:tc>
        <w:tc>
          <w:tcPr>
            <w:tcW w:w="1222" w:type="pct"/>
          </w:tcPr>
          <w:p w14:paraId="79CCC878" w14:textId="31E9DEA8" w:rsidR="00984FAB" w:rsidRPr="00226BD4" w:rsidRDefault="00846948" w:rsidP="00285F50">
            <w:pPr>
              <w:rPr>
                <w:sz w:val="21"/>
                <w:szCs w:val="21"/>
              </w:rPr>
            </w:pPr>
            <w:ins w:id="1951" w:author="think" w:date="2017-02-12T22:37:00Z">
              <w:r>
                <w:rPr>
                  <w:rFonts w:hint="eastAsia"/>
                  <w:sz w:val="21"/>
                  <w:szCs w:val="21"/>
                </w:rPr>
                <w:t>收银台页面</w:t>
              </w:r>
            </w:ins>
          </w:p>
        </w:tc>
      </w:tr>
      <w:tr w:rsidR="00846948" w:rsidRPr="00226BD4" w14:paraId="762EFEF4" w14:textId="77777777" w:rsidTr="00846948">
        <w:tc>
          <w:tcPr>
            <w:tcW w:w="257" w:type="pct"/>
          </w:tcPr>
          <w:p w14:paraId="19EB862B" w14:textId="6D99B5DD" w:rsidR="00984FAB" w:rsidRDefault="009700DE" w:rsidP="00285F50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</w:t>
            </w:r>
          </w:p>
        </w:tc>
        <w:tc>
          <w:tcPr>
            <w:tcW w:w="1806" w:type="pct"/>
          </w:tcPr>
          <w:p w14:paraId="7B86D26B" w14:textId="0A996F80" w:rsidR="00984FAB" w:rsidRDefault="009700DE" w:rsidP="00285F50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weixin_</w:t>
            </w:r>
            <w:del w:id="1952" w:author="think" w:date="2017-02-12T22:37:00Z">
              <w:r w:rsidDel="00846948">
                <w:rPr>
                  <w:rFonts w:hint="eastAsia"/>
                  <w:sz w:val="21"/>
                  <w:szCs w:val="21"/>
                </w:rPr>
                <w:delText>rate</w:delText>
              </w:r>
            </w:del>
            <w:ins w:id="1953" w:author="think" w:date="2017-02-12T22:37:00Z">
              <w:r w:rsidR="00846948">
                <w:rPr>
                  <w:rFonts w:hint="eastAsia"/>
                  <w:sz w:val="21"/>
                  <w:szCs w:val="21"/>
                </w:rPr>
                <w:t>cost</w:t>
              </w:r>
            </w:ins>
          </w:p>
        </w:tc>
        <w:tc>
          <w:tcPr>
            <w:tcW w:w="705" w:type="pct"/>
          </w:tcPr>
          <w:p w14:paraId="7E4358EA" w14:textId="2203DE6E" w:rsidR="00984FAB" w:rsidRDefault="009700DE" w:rsidP="00285F5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微信成本</w:t>
            </w:r>
          </w:p>
        </w:tc>
        <w:tc>
          <w:tcPr>
            <w:tcW w:w="1010" w:type="pct"/>
          </w:tcPr>
          <w:p w14:paraId="78B7078F" w14:textId="7FE26A57" w:rsidR="00984FAB" w:rsidRPr="00226BD4" w:rsidRDefault="009700DE" w:rsidP="00285F50">
            <w:pPr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decimal(10,4)</w:t>
            </w:r>
          </w:p>
        </w:tc>
        <w:tc>
          <w:tcPr>
            <w:tcW w:w="1222" w:type="pct"/>
          </w:tcPr>
          <w:p w14:paraId="20A9F136" w14:textId="4281A018" w:rsidR="00984FAB" w:rsidRDefault="009700DE" w:rsidP="00285F5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手续费费率，如</w:t>
            </w:r>
            <w:r>
              <w:rPr>
                <w:sz w:val="21"/>
                <w:szCs w:val="21"/>
              </w:rPr>
              <w:t>0.022%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 w14:paraId="32976CA0" w14:textId="56A6273D" w:rsidR="00984FAB" w:rsidRPr="00226BD4" w:rsidRDefault="009700DE" w:rsidP="00285F5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如果设为</w:t>
            </w:r>
            <w:r>
              <w:rPr>
                <w:sz w:val="21"/>
                <w:szCs w:val="21"/>
              </w:rPr>
              <w:t>100</w:t>
            </w:r>
            <w:r>
              <w:rPr>
                <w:rFonts w:hint="eastAsia"/>
                <w:sz w:val="21"/>
                <w:szCs w:val="21"/>
              </w:rPr>
              <w:t>，则表</w:t>
            </w:r>
            <w:r>
              <w:rPr>
                <w:rFonts w:hint="eastAsia"/>
                <w:sz w:val="21"/>
                <w:szCs w:val="21"/>
              </w:rPr>
              <w:lastRenderedPageBreak/>
              <w:t>示不可用。</w:t>
            </w:r>
          </w:p>
        </w:tc>
      </w:tr>
      <w:tr w:rsidR="00846948" w:rsidRPr="00226BD4" w14:paraId="75F1BBAC" w14:textId="77777777" w:rsidTr="00846948">
        <w:tc>
          <w:tcPr>
            <w:tcW w:w="257" w:type="pct"/>
          </w:tcPr>
          <w:p w14:paraId="03F7C5C3" w14:textId="042B5D96" w:rsidR="00590549" w:rsidRDefault="009700DE" w:rsidP="00285F50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lastRenderedPageBreak/>
              <w:t>5</w:t>
            </w:r>
          </w:p>
        </w:tc>
        <w:tc>
          <w:tcPr>
            <w:tcW w:w="1806" w:type="pct"/>
          </w:tcPr>
          <w:p w14:paraId="536A8BB3" w14:textId="7742BA38" w:rsidR="00590549" w:rsidRDefault="009700DE" w:rsidP="00285F50">
            <w:pPr>
              <w:rPr>
                <w:sz w:val="21"/>
                <w:szCs w:val="21"/>
              </w:rPr>
            </w:pPr>
            <w:del w:id="1954" w:author="think" w:date="2017-02-12T22:37:00Z">
              <w:r w:rsidDel="00846948">
                <w:rPr>
                  <w:sz w:val="21"/>
                  <w:szCs w:val="21"/>
                </w:rPr>
                <w:delText>alipay_router</w:delText>
              </w:r>
            </w:del>
            <w:ins w:id="1955" w:author="think" w:date="2017-02-12T22:37:00Z">
              <w:r w:rsidR="00846948">
                <w:rPr>
                  <w:sz w:val="21"/>
                  <w:szCs w:val="21"/>
                </w:rPr>
                <w:t>alipay_gateway_url</w:t>
              </w:r>
            </w:ins>
          </w:p>
        </w:tc>
        <w:tc>
          <w:tcPr>
            <w:tcW w:w="705" w:type="pct"/>
          </w:tcPr>
          <w:p w14:paraId="397E4545" w14:textId="2A99FC0D" w:rsidR="00590549" w:rsidRDefault="009700DE" w:rsidP="00285F5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支付宝</w:t>
            </w:r>
            <w:del w:id="1956" w:author="think" w:date="2017-02-12T22:37:00Z">
              <w:r w:rsidDel="00846948">
                <w:rPr>
                  <w:rFonts w:hint="eastAsia"/>
                  <w:sz w:val="21"/>
                  <w:szCs w:val="21"/>
                </w:rPr>
                <w:delText>路由</w:delText>
              </w:r>
            </w:del>
            <w:ins w:id="1957" w:author="think" w:date="2017-02-12T22:37:00Z">
              <w:r w:rsidR="00846948">
                <w:rPr>
                  <w:rFonts w:hint="eastAsia"/>
                  <w:sz w:val="21"/>
                  <w:szCs w:val="21"/>
                </w:rPr>
                <w:t>网关入口</w:t>
              </w:r>
            </w:ins>
          </w:p>
        </w:tc>
        <w:tc>
          <w:tcPr>
            <w:tcW w:w="1010" w:type="pct"/>
          </w:tcPr>
          <w:p w14:paraId="3C34297B" w14:textId="55F3488C" w:rsidR="00590549" w:rsidRPr="00226BD4" w:rsidRDefault="009700DE" w:rsidP="00285F50">
            <w:pPr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varchar(</w:t>
            </w:r>
            <w:r>
              <w:rPr>
                <w:sz w:val="21"/>
                <w:szCs w:val="21"/>
              </w:rPr>
              <w:t>5</w:t>
            </w:r>
            <w:r w:rsidRPr="00226BD4">
              <w:rPr>
                <w:sz w:val="21"/>
                <w:szCs w:val="21"/>
              </w:rPr>
              <w:t>00)</w:t>
            </w:r>
          </w:p>
        </w:tc>
        <w:tc>
          <w:tcPr>
            <w:tcW w:w="1222" w:type="pct"/>
          </w:tcPr>
          <w:p w14:paraId="38281D1D" w14:textId="2265EA7D" w:rsidR="00590549" w:rsidRDefault="00846948" w:rsidP="00285F50">
            <w:pPr>
              <w:rPr>
                <w:sz w:val="21"/>
                <w:szCs w:val="21"/>
              </w:rPr>
            </w:pPr>
            <w:ins w:id="1958" w:author="think" w:date="2017-02-12T22:37:00Z">
              <w:r>
                <w:rPr>
                  <w:rFonts w:hint="eastAsia"/>
                  <w:sz w:val="21"/>
                  <w:szCs w:val="21"/>
                </w:rPr>
                <w:t>收银台页面</w:t>
              </w:r>
            </w:ins>
          </w:p>
        </w:tc>
      </w:tr>
      <w:tr w:rsidR="00846948" w:rsidRPr="00226BD4" w14:paraId="5AE8CFAD" w14:textId="77777777" w:rsidTr="00846948">
        <w:tc>
          <w:tcPr>
            <w:tcW w:w="257" w:type="pct"/>
          </w:tcPr>
          <w:p w14:paraId="55B9A307" w14:textId="4B85772A" w:rsidR="00984FAB" w:rsidRDefault="009700DE" w:rsidP="00285F50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6</w:t>
            </w:r>
          </w:p>
        </w:tc>
        <w:tc>
          <w:tcPr>
            <w:tcW w:w="1806" w:type="pct"/>
          </w:tcPr>
          <w:p w14:paraId="4DB032F6" w14:textId="2CB98514" w:rsidR="00984FAB" w:rsidRDefault="009700DE" w:rsidP="00285F50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alipay_</w:t>
            </w:r>
            <w:ins w:id="1959" w:author="think" w:date="2017-02-12T22:38:00Z">
              <w:r w:rsidR="00846948">
                <w:rPr>
                  <w:rFonts w:hint="eastAsia"/>
                  <w:sz w:val="21"/>
                  <w:szCs w:val="21"/>
                </w:rPr>
                <w:t>cost</w:t>
              </w:r>
            </w:ins>
            <w:del w:id="1960" w:author="think" w:date="2017-02-12T22:38:00Z">
              <w:r w:rsidDel="00846948">
                <w:rPr>
                  <w:sz w:val="21"/>
                  <w:szCs w:val="21"/>
                </w:rPr>
                <w:delText>rate</w:delText>
              </w:r>
            </w:del>
          </w:p>
        </w:tc>
        <w:tc>
          <w:tcPr>
            <w:tcW w:w="705" w:type="pct"/>
          </w:tcPr>
          <w:p w14:paraId="7B9FE506" w14:textId="7611104E" w:rsidR="00984FAB" w:rsidRDefault="009700DE" w:rsidP="00285F5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支付宝成本</w:t>
            </w:r>
          </w:p>
        </w:tc>
        <w:tc>
          <w:tcPr>
            <w:tcW w:w="1010" w:type="pct"/>
          </w:tcPr>
          <w:p w14:paraId="40221955" w14:textId="57FF106F" w:rsidR="00984FAB" w:rsidRPr="00226BD4" w:rsidRDefault="009700DE" w:rsidP="00285F50">
            <w:pPr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decimal(10,4)</w:t>
            </w:r>
          </w:p>
        </w:tc>
        <w:tc>
          <w:tcPr>
            <w:tcW w:w="1222" w:type="pct"/>
          </w:tcPr>
          <w:p w14:paraId="773298FC" w14:textId="7D34629D" w:rsidR="00984FAB" w:rsidRDefault="009700DE" w:rsidP="00285F5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手续费费率，如</w:t>
            </w:r>
            <w:r>
              <w:rPr>
                <w:sz w:val="21"/>
                <w:szCs w:val="21"/>
              </w:rPr>
              <w:t>0.022%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 w14:paraId="6B23E3D8" w14:textId="0BAF701B" w:rsidR="00984FAB" w:rsidRPr="00226BD4" w:rsidRDefault="009700DE" w:rsidP="00285F5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如果设为</w:t>
            </w:r>
            <w:r>
              <w:rPr>
                <w:sz w:val="21"/>
                <w:szCs w:val="21"/>
              </w:rPr>
              <w:t>100</w:t>
            </w:r>
            <w:r>
              <w:rPr>
                <w:rFonts w:hint="eastAsia"/>
                <w:sz w:val="21"/>
                <w:szCs w:val="21"/>
              </w:rPr>
              <w:t>，则表示不可用。</w:t>
            </w:r>
          </w:p>
        </w:tc>
      </w:tr>
      <w:tr w:rsidR="00846948" w:rsidRPr="00226BD4" w14:paraId="0CB8467D" w14:textId="77777777" w:rsidTr="00846948">
        <w:tc>
          <w:tcPr>
            <w:tcW w:w="257" w:type="pct"/>
          </w:tcPr>
          <w:p w14:paraId="30740394" w14:textId="2E637BCA" w:rsidR="00846948" w:rsidRDefault="00846948" w:rsidP="00846948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7</w:t>
            </w:r>
          </w:p>
        </w:tc>
        <w:tc>
          <w:tcPr>
            <w:tcW w:w="1806" w:type="pct"/>
          </w:tcPr>
          <w:p w14:paraId="6DBA1589" w14:textId="742A7F0B" w:rsidR="00846948" w:rsidRDefault="00846948" w:rsidP="00846948">
            <w:pPr>
              <w:rPr>
                <w:sz w:val="21"/>
                <w:szCs w:val="21"/>
              </w:rPr>
            </w:pPr>
            <w:del w:id="1961" w:author="think" w:date="2017-02-12T22:38:00Z">
              <w:r w:rsidDel="00846948">
                <w:rPr>
                  <w:rFonts w:hint="eastAsia"/>
                  <w:sz w:val="21"/>
                  <w:szCs w:val="21"/>
                </w:rPr>
                <w:delText>router_state</w:delText>
              </w:r>
            </w:del>
            <w:ins w:id="1962" w:author="think" w:date="2017-02-12T22:38:00Z">
              <w:r>
                <w:rPr>
                  <w:rFonts w:hint="eastAsia"/>
                  <w:sz w:val="21"/>
                  <w:szCs w:val="21"/>
                </w:rPr>
                <w:t>is</w:t>
              </w:r>
              <w:r>
                <w:rPr>
                  <w:sz w:val="21"/>
                  <w:szCs w:val="21"/>
                </w:rPr>
                <w:t>_enable</w:t>
              </w:r>
            </w:ins>
          </w:p>
        </w:tc>
        <w:tc>
          <w:tcPr>
            <w:tcW w:w="705" w:type="pct"/>
          </w:tcPr>
          <w:p w14:paraId="16D921A2" w14:textId="0498E88D" w:rsidR="00846948" w:rsidRDefault="00846948" w:rsidP="00846948">
            <w:pPr>
              <w:rPr>
                <w:sz w:val="21"/>
                <w:szCs w:val="21"/>
              </w:rPr>
            </w:pPr>
            <w:del w:id="1963" w:author="think" w:date="2017-02-12T22:38:00Z">
              <w:r w:rsidDel="00846948">
                <w:rPr>
                  <w:rFonts w:hint="eastAsia"/>
                  <w:sz w:val="21"/>
                  <w:szCs w:val="21"/>
                </w:rPr>
                <w:delText>路由状态</w:delText>
              </w:r>
            </w:del>
            <w:ins w:id="1964" w:author="think" w:date="2017-02-12T22:38:00Z">
              <w:r>
                <w:rPr>
                  <w:rFonts w:hint="eastAsia"/>
                  <w:sz w:val="21"/>
                  <w:szCs w:val="21"/>
                </w:rPr>
                <w:t>是否开通</w:t>
              </w:r>
            </w:ins>
          </w:p>
        </w:tc>
        <w:tc>
          <w:tcPr>
            <w:tcW w:w="1010" w:type="pct"/>
          </w:tcPr>
          <w:p w14:paraId="22EBF6E1" w14:textId="371CA1D6" w:rsidR="00846948" w:rsidRPr="00226BD4" w:rsidRDefault="00846948" w:rsidP="00846948">
            <w:pPr>
              <w:rPr>
                <w:sz w:val="21"/>
                <w:szCs w:val="21"/>
              </w:rPr>
            </w:pPr>
            <w:del w:id="1965" w:author="think" w:date="2017-02-12T22:39:00Z">
              <w:r w:rsidRPr="00226BD4" w:rsidDel="00846948">
                <w:rPr>
                  <w:rFonts w:hint="eastAsia"/>
                  <w:sz w:val="21"/>
                  <w:szCs w:val="21"/>
                </w:rPr>
                <w:delText>varchar</w:delText>
              </w:r>
            </w:del>
            <w:ins w:id="1966" w:author="think" w:date="2017-02-12T22:39:00Z">
              <w:r>
                <w:rPr>
                  <w:rFonts w:hint="eastAsia"/>
                  <w:sz w:val="21"/>
                  <w:szCs w:val="21"/>
                </w:rPr>
                <w:t>bit</w:t>
              </w:r>
            </w:ins>
            <w:r w:rsidRPr="00226BD4">
              <w:rPr>
                <w:sz w:val="21"/>
                <w:szCs w:val="21"/>
              </w:rPr>
              <w:t>(</w:t>
            </w:r>
            <w:del w:id="1967" w:author="think" w:date="2017-02-12T22:39:00Z">
              <w:r w:rsidDel="00846948">
                <w:rPr>
                  <w:sz w:val="21"/>
                  <w:szCs w:val="21"/>
                </w:rPr>
                <w:delText>5</w:delText>
              </w:r>
              <w:r w:rsidRPr="00226BD4" w:rsidDel="00846948">
                <w:rPr>
                  <w:sz w:val="21"/>
                  <w:szCs w:val="21"/>
                </w:rPr>
                <w:delText>0</w:delText>
              </w:r>
            </w:del>
            <w:ins w:id="1968" w:author="think" w:date="2017-02-12T22:39:00Z">
              <w:r>
                <w:rPr>
                  <w:sz w:val="21"/>
                  <w:szCs w:val="21"/>
                </w:rPr>
                <w:t>1</w:t>
              </w:r>
            </w:ins>
            <w:r w:rsidRPr="00226BD4">
              <w:rPr>
                <w:sz w:val="21"/>
                <w:szCs w:val="21"/>
              </w:rPr>
              <w:t>)</w:t>
            </w:r>
          </w:p>
        </w:tc>
        <w:tc>
          <w:tcPr>
            <w:tcW w:w="1222" w:type="pct"/>
          </w:tcPr>
          <w:p w14:paraId="516AE3F6" w14:textId="022F2017" w:rsidR="00846948" w:rsidRDefault="00846948" w:rsidP="00846948">
            <w:pPr>
              <w:rPr>
                <w:sz w:val="21"/>
                <w:szCs w:val="21"/>
              </w:rPr>
            </w:pPr>
            <w:ins w:id="1969" w:author="think" w:date="2017-02-12T22:39:00Z">
              <w:r>
                <w:rPr>
                  <w:rFonts w:hint="eastAsia"/>
                  <w:sz w:val="21"/>
                  <w:szCs w:val="21"/>
                </w:rPr>
                <w:t>开通或关闭（</w:t>
              </w:r>
              <w:r>
                <w:rPr>
                  <w:sz w:val="21"/>
                  <w:szCs w:val="21"/>
                </w:rPr>
                <w:t>0</w:t>
              </w:r>
              <w:r>
                <w:rPr>
                  <w:rFonts w:hint="eastAsia"/>
                  <w:sz w:val="21"/>
                  <w:szCs w:val="21"/>
                </w:rPr>
                <w:t>否；</w:t>
              </w:r>
              <w:r>
                <w:rPr>
                  <w:sz w:val="21"/>
                  <w:szCs w:val="21"/>
                </w:rPr>
                <w:t>1</w:t>
              </w:r>
              <w:r>
                <w:rPr>
                  <w:rFonts w:hint="eastAsia"/>
                  <w:sz w:val="21"/>
                  <w:szCs w:val="21"/>
                </w:rPr>
                <w:t>是）</w:t>
              </w:r>
            </w:ins>
            <w:del w:id="1970" w:author="think" w:date="2017-02-12T22:39:00Z">
              <w:r w:rsidDel="001D5255">
                <w:rPr>
                  <w:rFonts w:hint="eastAsia"/>
                  <w:sz w:val="21"/>
                  <w:szCs w:val="21"/>
                </w:rPr>
                <w:delText>开通、关闭</w:delText>
              </w:r>
            </w:del>
          </w:p>
        </w:tc>
      </w:tr>
      <w:tr w:rsidR="00F1568F" w:rsidRPr="00226BD4" w14:paraId="007E31BE" w14:textId="77777777" w:rsidTr="00F1568F">
        <w:trPr>
          <w:trHeight w:val="441"/>
          <w:ins w:id="1971" w:author="think" w:date="2017-02-12T22:45:00Z"/>
        </w:trPr>
        <w:tc>
          <w:tcPr>
            <w:tcW w:w="257" w:type="pct"/>
          </w:tcPr>
          <w:p w14:paraId="477272CC" w14:textId="77777777" w:rsidR="00F1568F" w:rsidRPr="00226BD4" w:rsidRDefault="00F1568F" w:rsidP="000A31F4">
            <w:pPr>
              <w:rPr>
                <w:ins w:id="1972" w:author="think" w:date="2017-02-12T22:45:00Z"/>
                <w:sz w:val="21"/>
                <w:szCs w:val="21"/>
              </w:rPr>
            </w:pPr>
            <w:ins w:id="1973" w:author="think" w:date="2017-02-12T22:45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25</w:t>
              </w:r>
            </w:ins>
          </w:p>
        </w:tc>
        <w:tc>
          <w:tcPr>
            <w:tcW w:w="1806" w:type="pct"/>
          </w:tcPr>
          <w:p w14:paraId="0CAAE6BC" w14:textId="77777777" w:rsidR="00F1568F" w:rsidRPr="00226BD4" w:rsidRDefault="00F1568F" w:rsidP="000A31F4">
            <w:pPr>
              <w:rPr>
                <w:ins w:id="1974" w:author="think" w:date="2017-02-12T22:45:00Z"/>
                <w:sz w:val="21"/>
                <w:szCs w:val="21"/>
              </w:rPr>
            </w:pPr>
            <w:ins w:id="1975" w:author="think" w:date="2017-02-12T22:45:00Z">
              <w:r>
                <w:rPr>
                  <w:sz w:val="21"/>
                  <w:szCs w:val="21"/>
                </w:rPr>
                <w:t>gmt_create</w:t>
              </w:r>
            </w:ins>
          </w:p>
        </w:tc>
        <w:tc>
          <w:tcPr>
            <w:tcW w:w="705" w:type="pct"/>
          </w:tcPr>
          <w:p w14:paraId="13627FFC" w14:textId="77777777" w:rsidR="00F1568F" w:rsidRPr="00226BD4" w:rsidRDefault="00F1568F" w:rsidP="000A31F4">
            <w:pPr>
              <w:rPr>
                <w:ins w:id="1976" w:author="think" w:date="2017-02-12T22:45:00Z"/>
                <w:sz w:val="21"/>
                <w:szCs w:val="21"/>
              </w:rPr>
            </w:pPr>
            <w:ins w:id="1977" w:author="think" w:date="2017-02-12T22:45:00Z">
              <w:r>
                <w:rPr>
                  <w:rFonts w:hint="eastAsia"/>
                  <w:sz w:val="21"/>
                  <w:szCs w:val="21"/>
                </w:rPr>
                <w:t>创建</w:t>
              </w:r>
              <w:r w:rsidRPr="00226BD4">
                <w:rPr>
                  <w:rFonts w:hint="eastAsia"/>
                  <w:sz w:val="21"/>
                  <w:szCs w:val="21"/>
                </w:rPr>
                <w:t>时间</w:t>
              </w:r>
            </w:ins>
          </w:p>
        </w:tc>
        <w:tc>
          <w:tcPr>
            <w:tcW w:w="1010" w:type="pct"/>
          </w:tcPr>
          <w:p w14:paraId="44D4972D" w14:textId="77777777" w:rsidR="00F1568F" w:rsidRPr="00226BD4" w:rsidRDefault="00F1568F" w:rsidP="000A31F4">
            <w:pPr>
              <w:rPr>
                <w:ins w:id="1978" w:author="think" w:date="2017-02-12T22:45:00Z"/>
                <w:sz w:val="21"/>
                <w:szCs w:val="21"/>
              </w:rPr>
            </w:pPr>
            <w:ins w:id="1979" w:author="think" w:date="2017-02-12T22:45:00Z">
              <w:r>
                <w:rPr>
                  <w:sz w:val="21"/>
                  <w:szCs w:val="21"/>
                </w:rPr>
                <w:t>timestamp</w:t>
              </w:r>
            </w:ins>
          </w:p>
        </w:tc>
        <w:tc>
          <w:tcPr>
            <w:tcW w:w="1222" w:type="pct"/>
          </w:tcPr>
          <w:p w14:paraId="2AB86EC4" w14:textId="77777777" w:rsidR="00F1568F" w:rsidRPr="00226BD4" w:rsidRDefault="00F1568F" w:rsidP="000A31F4">
            <w:pPr>
              <w:rPr>
                <w:ins w:id="1980" w:author="think" w:date="2017-02-12T22:45:00Z"/>
                <w:sz w:val="21"/>
                <w:szCs w:val="21"/>
              </w:rPr>
            </w:pPr>
          </w:p>
        </w:tc>
      </w:tr>
      <w:tr w:rsidR="00F1568F" w:rsidRPr="00226BD4" w14:paraId="7F60B422" w14:textId="77777777" w:rsidTr="00F1568F">
        <w:trPr>
          <w:trHeight w:val="441"/>
          <w:ins w:id="1981" w:author="think" w:date="2017-02-12T22:45:00Z"/>
        </w:trPr>
        <w:tc>
          <w:tcPr>
            <w:tcW w:w="257" w:type="pct"/>
          </w:tcPr>
          <w:p w14:paraId="04470604" w14:textId="77777777" w:rsidR="00F1568F" w:rsidRPr="00226BD4" w:rsidRDefault="00F1568F" w:rsidP="000A31F4">
            <w:pPr>
              <w:rPr>
                <w:ins w:id="1982" w:author="think" w:date="2017-02-12T22:45:00Z"/>
                <w:sz w:val="21"/>
                <w:szCs w:val="21"/>
              </w:rPr>
            </w:pPr>
            <w:ins w:id="1983" w:author="think" w:date="2017-02-12T22:45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26</w:t>
              </w:r>
            </w:ins>
          </w:p>
        </w:tc>
        <w:tc>
          <w:tcPr>
            <w:tcW w:w="1806" w:type="pct"/>
          </w:tcPr>
          <w:p w14:paraId="33BE7F94" w14:textId="77777777" w:rsidR="00F1568F" w:rsidRPr="00226BD4" w:rsidRDefault="00F1568F" w:rsidP="000A31F4">
            <w:pPr>
              <w:rPr>
                <w:ins w:id="1984" w:author="think" w:date="2017-02-12T22:45:00Z"/>
                <w:sz w:val="21"/>
                <w:szCs w:val="21"/>
              </w:rPr>
            </w:pPr>
            <w:ins w:id="1985" w:author="think" w:date="2017-02-12T22:45:00Z">
              <w:r>
                <w:rPr>
                  <w:sz w:val="21"/>
                  <w:szCs w:val="21"/>
                </w:rPr>
                <w:t>gmt_modified</w:t>
              </w:r>
            </w:ins>
          </w:p>
        </w:tc>
        <w:tc>
          <w:tcPr>
            <w:tcW w:w="705" w:type="pct"/>
          </w:tcPr>
          <w:p w14:paraId="2E31119D" w14:textId="77777777" w:rsidR="00F1568F" w:rsidRPr="00226BD4" w:rsidRDefault="00F1568F" w:rsidP="000A31F4">
            <w:pPr>
              <w:rPr>
                <w:ins w:id="1986" w:author="think" w:date="2017-02-12T22:45:00Z"/>
                <w:sz w:val="21"/>
                <w:szCs w:val="21"/>
              </w:rPr>
            </w:pPr>
            <w:ins w:id="1987" w:author="think" w:date="2017-02-12T22:45:00Z">
              <w:r>
                <w:rPr>
                  <w:rFonts w:hint="eastAsia"/>
                  <w:sz w:val="21"/>
                  <w:szCs w:val="21"/>
                </w:rPr>
                <w:t>修改</w:t>
              </w:r>
              <w:r w:rsidRPr="00226BD4">
                <w:rPr>
                  <w:rFonts w:hint="eastAsia"/>
                  <w:sz w:val="21"/>
                  <w:szCs w:val="21"/>
                </w:rPr>
                <w:t>时间</w:t>
              </w:r>
            </w:ins>
          </w:p>
        </w:tc>
        <w:tc>
          <w:tcPr>
            <w:tcW w:w="1010" w:type="pct"/>
          </w:tcPr>
          <w:p w14:paraId="2B7D7B1B" w14:textId="77777777" w:rsidR="00F1568F" w:rsidRPr="00226BD4" w:rsidRDefault="00F1568F" w:rsidP="000A31F4">
            <w:pPr>
              <w:rPr>
                <w:ins w:id="1988" w:author="think" w:date="2017-02-12T22:45:00Z"/>
                <w:sz w:val="21"/>
                <w:szCs w:val="21"/>
              </w:rPr>
            </w:pPr>
            <w:ins w:id="1989" w:author="think" w:date="2017-02-12T22:45:00Z">
              <w:r>
                <w:rPr>
                  <w:sz w:val="21"/>
                  <w:szCs w:val="21"/>
                </w:rPr>
                <w:t>timestamp</w:t>
              </w:r>
            </w:ins>
          </w:p>
        </w:tc>
        <w:tc>
          <w:tcPr>
            <w:tcW w:w="1222" w:type="pct"/>
          </w:tcPr>
          <w:p w14:paraId="07E88C72" w14:textId="77777777" w:rsidR="00F1568F" w:rsidRPr="00226BD4" w:rsidRDefault="00F1568F" w:rsidP="000A31F4">
            <w:pPr>
              <w:rPr>
                <w:ins w:id="1990" w:author="think" w:date="2017-02-12T22:45:00Z"/>
                <w:sz w:val="21"/>
                <w:szCs w:val="21"/>
              </w:rPr>
            </w:pPr>
          </w:p>
        </w:tc>
      </w:tr>
      <w:tr w:rsidR="00F1568F" w:rsidRPr="00226BD4" w14:paraId="56FF8DC7" w14:textId="77777777" w:rsidTr="00F1568F">
        <w:trPr>
          <w:trHeight w:val="441"/>
          <w:ins w:id="1991" w:author="think" w:date="2017-02-12T22:45:00Z"/>
        </w:trPr>
        <w:tc>
          <w:tcPr>
            <w:tcW w:w="257" w:type="pct"/>
          </w:tcPr>
          <w:p w14:paraId="3BEB862F" w14:textId="77777777" w:rsidR="00F1568F" w:rsidRPr="00226BD4" w:rsidRDefault="00F1568F" w:rsidP="000A31F4">
            <w:pPr>
              <w:rPr>
                <w:ins w:id="1992" w:author="think" w:date="2017-02-12T22:45:00Z"/>
                <w:sz w:val="21"/>
                <w:szCs w:val="21"/>
              </w:rPr>
            </w:pPr>
            <w:ins w:id="1993" w:author="think" w:date="2017-02-12T22:45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27</w:t>
              </w:r>
            </w:ins>
          </w:p>
        </w:tc>
        <w:tc>
          <w:tcPr>
            <w:tcW w:w="1806" w:type="pct"/>
          </w:tcPr>
          <w:p w14:paraId="558784AD" w14:textId="77777777" w:rsidR="00F1568F" w:rsidRPr="00226BD4" w:rsidRDefault="00F1568F" w:rsidP="000A31F4">
            <w:pPr>
              <w:rPr>
                <w:ins w:id="1994" w:author="think" w:date="2017-02-12T22:45:00Z"/>
                <w:sz w:val="21"/>
                <w:szCs w:val="21"/>
              </w:rPr>
            </w:pPr>
            <w:ins w:id="1995" w:author="think" w:date="2017-02-12T22:45:00Z">
              <w:r>
                <w:rPr>
                  <w:sz w:val="21"/>
                  <w:szCs w:val="21"/>
                </w:rPr>
                <w:t>modified_person</w:t>
              </w:r>
            </w:ins>
          </w:p>
        </w:tc>
        <w:tc>
          <w:tcPr>
            <w:tcW w:w="705" w:type="pct"/>
          </w:tcPr>
          <w:p w14:paraId="4AF9C540" w14:textId="77777777" w:rsidR="00F1568F" w:rsidRPr="00226BD4" w:rsidRDefault="00F1568F" w:rsidP="000A31F4">
            <w:pPr>
              <w:rPr>
                <w:ins w:id="1996" w:author="think" w:date="2017-02-12T22:45:00Z"/>
                <w:sz w:val="21"/>
                <w:szCs w:val="21"/>
              </w:rPr>
            </w:pPr>
            <w:ins w:id="1997" w:author="think" w:date="2017-02-12T22:45:00Z">
              <w:r>
                <w:rPr>
                  <w:rFonts w:hint="eastAsia"/>
                  <w:sz w:val="21"/>
                  <w:szCs w:val="21"/>
                </w:rPr>
                <w:t>修改者</w:t>
              </w:r>
            </w:ins>
          </w:p>
        </w:tc>
        <w:tc>
          <w:tcPr>
            <w:tcW w:w="1010" w:type="pct"/>
          </w:tcPr>
          <w:p w14:paraId="6B11115F" w14:textId="2C0EDAEC" w:rsidR="00F1568F" w:rsidRPr="00226BD4" w:rsidRDefault="00BF51FD" w:rsidP="000A31F4">
            <w:pPr>
              <w:rPr>
                <w:ins w:id="1998" w:author="think" w:date="2017-02-12T22:45:00Z"/>
                <w:sz w:val="21"/>
                <w:szCs w:val="21"/>
              </w:rPr>
            </w:pPr>
            <w:ins w:id="1999" w:author="think" w:date="2017-02-13T22:51:00Z">
              <w:r>
                <w:rPr>
                  <w:sz w:val="21"/>
                  <w:szCs w:val="21"/>
                </w:rPr>
                <w:t>varchar(10)</w:t>
              </w:r>
            </w:ins>
          </w:p>
        </w:tc>
        <w:tc>
          <w:tcPr>
            <w:tcW w:w="1222" w:type="pct"/>
          </w:tcPr>
          <w:p w14:paraId="08D463A6" w14:textId="77777777" w:rsidR="00F1568F" w:rsidRPr="00226BD4" w:rsidRDefault="00F1568F" w:rsidP="000A31F4">
            <w:pPr>
              <w:rPr>
                <w:ins w:id="2000" w:author="think" w:date="2017-02-12T22:45:00Z"/>
                <w:sz w:val="21"/>
                <w:szCs w:val="21"/>
              </w:rPr>
            </w:pPr>
          </w:p>
        </w:tc>
      </w:tr>
    </w:tbl>
    <w:p w14:paraId="1474CF07" w14:textId="4604458B" w:rsidR="00C24F4A" w:rsidRDefault="009700DE">
      <w:pPr>
        <w:pStyle w:val="3"/>
        <w:pPrChange w:id="2001" w:author="think" w:date="2017-02-12T17:36:00Z">
          <w:pPr>
            <w:pStyle w:val="2"/>
          </w:pPr>
        </w:pPrChange>
      </w:pPr>
      <w:r>
        <w:t xml:space="preserve"> </w:t>
      </w:r>
      <w:del w:id="2002" w:author="think" w:date="2017-02-12T22:39:00Z">
        <w:r w:rsidDel="00660F5D">
          <w:rPr>
            <w:rFonts w:hint="eastAsia"/>
          </w:rPr>
          <w:delText>商户</w:delText>
        </w:r>
      </w:del>
      <w:bookmarkStart w:id="2003" w:name="_Toc474703325"/>
      <w:r>
        <w:rPr>
          <w:rFonts w:hint="eastAsia"/>
        </w:rPr>
        <w:t>路由</w:t>
      </w:r>
      <w:ins w:id="2004" w:author="think" w:date="2017-02-12T22:39:00Z">
        <w:r w:rsidR="00660F5D">
          <w:rPr>
            <w:rFonts w:hint="eastAsia"/>
          </w:rPr>
          <w:t>关系配置</w:t>
        </w:r>
      </w:ins>
      <w:bookmarkEnd w:id="2003"/>
      <w:ins w:id="2005" w:author="think" w:date="2017-02-13T22:54:00Z">
        <w:r w:rsidR="00A16110">
          <w:rPr>
            <w:rFonts w:hint="eastAsia"/>
          </w:rPr>
          <w:t>(wozhi</w:t>
        </w:r>
        <w:r w:rsidR="00A16110">
          <w:t>_route</w:t>
        </w:r>
        <w:r w:rsidR="00A16110">
          <w:rPr>
            <w:rFonts w:hint="eastAsia"/>
          </w:rPr>
          <w:t>)</w:t>
        </w:r>
      </w:ins>
      <w:del w:id="2006" w:author="think" w:date="2017-02-12T22:39:00Z">
        <w:r w:rsidDel="00660F5D">
          <w:rPr>
            <w:rFonts w:hint="eastAsia"/>
          </w:rPr>
          <w:delText>关系</w:delText>
        </w:r>
      </w:del>
    </w:p>
    <w:tbl>
      <w:tblPr>
        <w:tblStyle w:val="aa"/>
        <w:tblW w:w="5000" w:type="pct"/>
        <w:tblLook w:val="04A0" w:firstRow="1" w:lastRow="0" w:firstColumn="1" w:lastColumn="0" w:noHBand="0" w:noVBand="1"/>
        <w:tblPrChange w:id="2007" w:author="think" w:date="2017-02-12T22:44:00Z">
          <w:tblPr>
            <w:tblStyle w:val="aa"/>
            <w:tblW w:w="5000" w:type="pct"/>
            <w:tblLook w:val="04A0" w:firstRow="1" w:lastRow="0" w:firstColumn="1" w:lastColumn="0" w:noHBand="0" w:noVBand="1"/>
          </w:tblPr>
        </w:tblPrChange>
      </w:tblPr>
      <w:tblGrid>
        <w:gridCol w:w="472"/>
        <w:gridCol w:w="2125"/>
        <w:gridCol w:w="1561"/>
        <w:gridCol w:w="1701"/>
        <w:gridCol w:w="2437"/>
        <w:tblGridChange w:id="2008">
          <w:tblGrid>
            <w:gridCol w:w="470"/>
            <w:gridCol w:w="2"/>
            <w:gridCol w:w="2123"/>
            <w:gridCol w:w="2"/>
            <w:gridCol w:w="1560"/>
            <w:gridCol w:w="1"/>
            <w:gridCol w:w="1700"/>
            <w:gridCol w:w="1"/>
            <w:gridCol w:w="2437"/>
          </w:tblGrid>
        </w:tblGridChange>
      </w:tblGrid>
      <w:tr w:rsidR="00347AFD" w:rsidRPr="00226BD4" w14:paraId="52A52DD7" w14:textId="77777777" w:rsidTr="00F1568F">
        <w:tc>
          <w:tcPr>
            <w:tcW w:w="284" w:type="pct"/>
            <w:tcPrChange w:id="2009" w:author="think" w:date="2017-02-12T22:44:00Z">
              <w:tcPr>
                <w:tcW w:w="340" w:type="pct"/>
              </w:tcPr>
            </w:tcPrChange>
          </w:tcPr>
          <w:p w14:paraId="6036FA0F" w14:textId="52515A55" w:rsidR="00347AFD" w:rsidRPr="00226BD4" w:rsidRDefault="009700DE">
            <w:pPr>
              <w:spacing w:line="560" w:lineRule="exact"/>
              <w:rPr>
                <w:sz w:val="21"/>
                <w:szCs w:val="21"/>
              </w:rPr>
              <w:pPrChange w:id="2010" w:author="think" w:date="2017-02-12T16:26:00Z">
                <w:pPr/>
              </w:pPrChange>
            </w:pPr>
            <w:r w:rsidRPr="00226BD4">
              <w:rPr>
                <w:rFonts w:hint="eastAsia"/>
                <w:sz w:val="21"/>
                <w:szCs w:val="21"/>
              </w:rPr>
              <w:t>序号</w:t>
            </w:r>
          </w:p>
        </w:tc>
        <w:tc>
          <w:tcPr>
            <w:tcW w:w="1281" w:type="pct"/>
            <w:tcPrChange w:id="2011" w:author="think" w:date="2017-02-12T22:44:00Z">
              <w:tcPr>
                <w:tcW w:w="1054" w:type="pct"/>
                <w:gridSpan w:val="2"/>
              </w:tcPr>
            </w:tcPrChange>
          </w:tcPr>
          <w:p w14:paraId="38240C55" w14:textId="16E70E12" w:rsidR="00347AFD" w:rsidRPr="00226BD4" w:rsidRDefault="009700DE">
            <w:pPr>
              <w:spacing w:line="560" w:lineRule="exact"/>
              <w:rPr>
                <w:sz w:val="21"/>
                <w:szCs w:val="21"/>
              </w:rPr>
              <w:pPrChange w:id="2012" w:author="think" w:date="2017-02-12T16:26:00Z">
                <w:pPr/>
              </w:pPrChange>
            </w:pPr>
            <w:r w:rsidRPr="00226BD4">
              <w:rPr>
                <w:rFonts w:hint="eastAsia"/>
                <w:sz w:val="21"/>
                <w:szCs w:val="21"/>
              </w:rPr>
              <w:t>列名</w:t>
            </w:r>
          </w:p>
        </w:tc>
        <w:tc>
          <w:tcPr>
            <w:tcW w:w="941" w:type="pct"/>
            <w:tcPrChange w:id="2013" w:author="think" w:date="2017-02-12T22:44:00Z">
              <w:tcPr>
                <w:tcW w:w="998" w:type="pct"/>
                <w:gridSpan w:val="2"/>
              </w:tcPr>
            </w:tcPrChange>
          </w:tcPr>
          <w:p w14:paraId="59F9EE85" w14:textId="3D21A4C3" w:rsidR="00347AFD" w:rsidRPr="00226BD4" w:rsidRDefault="009700DE">
            <w:pPr>
              <w:spacing w:line="560" w:lineRule="exact"/>
              <w:rPr>
                <w:sz w:val="21"/>
                <w:szCs w:val="21"/>
              </w:rPr>
              <w:pPrChange w:id="2014" w:author="think" w:date="2017-02-12T16:26:00Z">
                <w:pPr/>
              </w:pPrChange>
            </w:pPr>
            <w:r>
              <w:rPr>
                <w:rFonts w:hint="eastAsia"/>
                <w:sz w:val="21"/>
                <w:szCs w:val="21"/>
              </w:rPr>
              <w:t>显示名称</w:t>
            </w:r>
          </w:p>
        </w:tc>
        <w:tc>
          <w:tcPr>
            <w:tcW w:w="1025" w:type="pct"/>
            <w:tcPrChange w:id="2015" w:author="think" w:date="2017-02-12T22:44:00Z">
              <w:tcPr>
                <w:tcW w:w="1082" w:type="pct"/>
                <w:gridSpan w:val="2"/>
              </w:tcPr>
            </w:tcPrChange>
          </w:tcPr>
          <w:p w14:paraId="644055C2" w14:textId="68124478" w:rsidR="00347AFD" w:rsidRPr="00226BD4" w:rsidRDefault="009700DE">
            <w:pPr>
              <w:spacing w:line="560" w:lineRule="exact"/>
              <w:rPr>
                <w:sz w:val="21"/>
                <w:szCs w:val="21"/>
              </w:rPr>
              <w:pPrChange w:id="2016" w:author="think" w:date="2017-02-12T16:26:00Z">
                <w:pPr/>
              </w:pPrChange>
            </w:pPr>
            <w:r w:rsidRPr="00226BD4">
              <w:rPr>
                <w:rFonts w:hint="eastAsia"/>
                <w:sz w:val="21"/>
                <w:szCs w:val="21"/>
              </w:rPr>
              <w:t>定义</w:t>
            </w:r>
          </w:p>
        </w:tc>
        <w:tc>
          <w:tcPr>
            <w:tcW w:w="1469" w:type="pct"/>
            <w:tcPrChange w:id="2017" w:author="think" w:date="2017-02-12T22:44:00Z">
              <w:tcPr>
                <w:tcW w:w="1526" w:type="pct"/>
                <w:gridSpan w:val="2"/>
              </w:tcPr>
            </w:tcPrChange>
          </w:tcPr>
          <w:p w14:paraId="1326CD78" w14:textId="7AE9D16B" w:rsidR="00347AFD" w:rsidRPr="00226BD4" w:rsidRDefault="009700DE">
            <w:pPr>
              <w:spacing w:line="560" w:lineRule="exact"/>
              <w:rPr>
                <w:sz w:val="21"/>
                <w:szCs w:val="21"/>
              </w:rPr>
              <w:pPrChange w:id="2018" w:author="think" w:date="2017-02-12T16:26:00Z">
                <w:pPr/>
              </w:pPrChange>
            </w:pPr>
            <w:r w:rsidRPr="00226BD4">
              <w:rPr>
                <w:rFonts w:hint="eastAsia"/>
                <w:sz w:val="21"/>
                <w:szCs w:val="21"/>
              </w:rPr>
              <w:t>备注</w:t>
            </w:r>
          </w:p>
        </w:tc>
      </w:tr>
      <w:tr w:rsidR="00347AFD" w:rsidRPr="00226BD4" w14:paraId="1D1A5DE6" w14:textId="77777777" w:rsidTr="00F1568F">
        <w:tc>
          <w:tcPr>
            <w:tcW w:w="284" w:type="pct"/>
            <w:tcPrChange w:id="2019" w:author="think" w:date="2017-02-12T22:44:00Z">
              <w:tcPr>
                <w:tcW w:w="340" w:type="pct"/>
              </w:tcPr>
            </w:tcPrChange>
          </w:tcPr>
          <w:p w14:paraId="25DC6241" w14:textId="548080E3" w:rsidR="00347AFD" w:rsidRPr="00226BD4" w:rsidRDefault="009700DE">
            <w:pPr>
              <w:spacing w:line="560" w:lineRule="exact"/>
              <w:rPr>
                <w:sz w:val="21"/>
                <w:szCs w:val="21"/>
              </w:rPr>
              <w:pPrChange w:id="2020" w:author="think" w:date="2017-02-12T16:26:00Z">
                <w:pPr/>
              </w:pPrChange>
            </w:pPr>
            <w:r>
              <w:rPr>
                <w:sz w:val="21"/>
                <w:szCs w:val="21"/>
              </w:rPr>
              <w:t>1</w:t>
            </w:r>
          </w:p>
        </w:tc>
        <w:tc>
          <w:tcPr>
            <w:tcW w:w="1281" w:type="pct"/>
            <w:tcPrChange w:id="2021" w:author="think" w:date="2017-02-12T22:44:00Z">
              <w:tcPr>
                <w:tcW w:w="1054" w:type="pct"/>
                <w:gridSpan w:val="2"/>
              </w:tcPr>
            </w:tcPrChange>
          </w:tcPr>
          <w:p w14:paraId="12B22697" w14:textId="0766FB05" w:rsidR="00347AFD" w:rsidRPr="00226BD4" w:rsidRDefault="009700DE">
            <w:pPr>
              <w:spacing w:line="560" w:lineRule="exact"/>
              <w:rPr>
                <w:sz w:val="21"/>
                <w:szCs w:val="21"/>
              </w:rPr>
              <w:pPrChange w:id="2022" w:author="think" w:date="2017-02-12T16:26:00Z">
                <w:pPr/>
              </w:pPrChange>
            </w:pPr>
            <w:del w:id="2023" w:author="think" w:date="2017-02-12T22:40:00Z">
              <w:r w:rsidDel="00660F5D">
                <w:rPr>
                  <w:rFonts w:hint="eastAsia"/>
                  <w:sz w:val="21"/>
                  <w:szCs w:val="21"/>
                </w:rPr>
                <w:delText>mr</w:delText>
              </w:r>
            </w:del>
            <w:ins w:id="2024" w:author="think" w:date="2017-02-12T22:40:00Z">
              <w:r w:rsidR="00660F5D">
                <w:rPr>
                  <w:rFonts w:hint="eastAsia"/>
                  <w:sz w:val="21"/>
                  <w:szCs w:val="21"/>
                </w:rPr>
                <w:t>route</w:t>
              </w:r>
            </w:ins>
            <w:r>
              <w:rPr>
                <w:sz w:val="21"/>
                <w:szCs w:val="21"/>
              </w:rPr>
              <w:t>_id</w:t>
            </w:r>
          </w:p>
        </w:tc>
        <w:tc>
          <w:tcPr>
            <w:tcW w:w="941" w:type="pct"/>
            <w:tcPrChange w:id="2025" w:author="think" w:date="2017-02-12T22:44:00Z">
              <w:tcPr>
                <w:tcW w:w="998" w:type="pct"/>
                <w:gridSpan w:val="2"/>
              </w:tcPr>
            </w:tcPrChange>
          </w:tcPr>
          <w:p w14:paraId="577F3390" w14:textId="53FA4333" w:rsidR="00347AFD" w:rsidRDefault="009700DE">
            <w:pPr>
              <w:spacing w:line="560" w:lineRule="exact"/>
              <w:rPr>
                <w:sz w:val="21"/>
                <w:szCs w:val="21"/>
              </w:rPr>
              <w:pPrChange w:id="2026" w:author="think" w:date="2017-02-12T16:26:00Z">
                <w:pPr/>
              </w:pPrChange>
            </w:pPr>
            <w:r>
              <w:rPr>
                <w:rFonts w:hint="eastAsia"/>
                <w:sz w:val="21"/>
                <w:szCs w:val="21"/>
              </w:rPr>
              <w:t>商户路由关系</w:t>
            </w:r>
            <w:r>
              <w:rPr>
                <w:sz w:val="21"/>
                <w:szCs w:val="21"/>
              </w:rPr>
              <w:t>id</w:t>
            </w:r>
          </w:p>
        </w:tc>
        <w:tc>
          <w:tcPr>
            <w:tcW w:w="1025" w:type="pct"/>
            <w:tcPrChange w:id="2027" w:author="think" w:date="2017-02-12T22:44:00Z">
              <w:tcPr>
                <w:tcW w:w="1082" w:type="pct"/>
                <w:gridSpan w:val="2"/>
              </w:tcPr>
            </w:tcPrChange>
          </w:tcPr>
          <w:p w14:paraId="45EA0ACE" w14:textId="2FC788A6" w:rsidR="00347AFD" w:rsidRPr="00226BD4" w:rsidRDefault="009700DE">
            <w:pPr>
              <w:spacing w:line="560" w:lineRule="exact"/>
              <w:rPr>
                <w:sz w:val="21"/>
                <w:szCs w:val="21"/>
              </w:rPr>
              <w:pPrChange w:id="2028" w:author="think" w:date="2017-02-12T16:26:00Z">
                <w:pPr/>
              </w:pPrChange>
            </w:pPr>
            <w:r>
              <w:rPr>
                <w:sz w:val="21"/>
                <w:szCs w:val="21"/>
              </w:rPr>
              <w:t>bigint</w:t>
            </w:r>
            <w:del w:id="2029" w:author="think" w:date="2017-02-12T22:41:00Z">
              <w:r w:rsidDel="00660F5D">
                <w:rPr>
                  <w:sz w:val="21"/>
                  <w:szCs w:val="21"/>
                </w:rPr>
                <w:delText>(20)</w:delText>
              </w:r>
            </w:del>
          </w:p>
        </w:tc>
        <w:tc>
          <w:tcPr>
            <w:tcW w:w="1469" w:type="pct"/>
            <w:tcPrChange w:id="2030" w:author="think" w:date="2017-02-12T22:44:00Z">
              <w:tcPr>
                <w:tcW w:w="1526" w:type="pct"/>
                <w:gridSpan w:val="2"/>
              </w:tcPr>
            </w:tcPrChange>
          </w:tcPr>
          <w:p w14:paraId="3EAD6577" w14:textId="758E0351" w:rsidR="00347AFD" w:rsidRPr="00226BD4" w:rsidRDefault="009700DE">
            <w:pPr>
              <w:spacing w:line="560" w:lineRule="exact"/>
              <w:rPr>
                <w:sz w:val="21"/>
                <w:szCs w:val="21"/>
              </w:rPr>
              <w:pPrChange w:id="2031" w:author="think" w:date="2017-02-12T16:26:00Z">
                <w:pPr/>
              </w:pPrChange>
            </w:pPr>
            <w:r w:rsidRPr="00226BD4">
              <w:rPr>
                <w:rFonts w:hint="eastAsia"/>
                <w:sz w:val="21"/>
                <w:szCs w:val="21"/>
              </w:rPr>
              <w:t>系统</w:t>
            </w:r>
            <w:r>
              <w:rPr>
                <w:rFonts w:hint="eastAsia"/>
                <w:sz w:val="21"/>
                <w:szCs w:val="21"/>
              </w:rPr>
              <w:t>按规则</w:t>
            </w:r>
            <w:r w:rsidRPr="00226BD4">
              <w:rPr>
                <w:rFonts w:hint="eastAsia"/>
                <w:sz w:val="21"/>
                <w:szCs w:val="21"/>
              </w:rPr>
              <w:t>自动生成</w:t>
            </w:r>
          </w:p>
        </w:tc>
      </w:tr>
      <w:tr w:rsidR="00347AFD" w:rsidRPr="00226BD4" w14:paraId="41754599" w14:textId="77777777" w:rsidTr="00F1568F">
        <w:tc>
          <w:tcPr>
            <w:tcW w:w="284" w:type="pct"/>
            <w:tcPrChange w:id="2032" w:author="think" w:date="2017-02-12T22:44:00Z">
              <w:tcPr>
                <w:tcW w:w="340" w:type="pct"/>
              </w:tcPr>
            </w:tcPrChange>
          </w:tcPr>
          <w:p w14:paraId="179107F7" w14:textId="11919468" w:rsidR="00347AFD" w:rsidRDefault="009700DE">
            <w:pPr>
              <w:spacing w:line="560" w:lineRule="exact"/>
              <w:rPr>
                <w:sz w:val="21"/>
                <w:szCs w:val="21"/>
              </w:rPr>
              <w:pPrChange w:id="2033" w:author="think" w:date="2017-02-12T16:26:00Z">
                <w:pPr/>
              </w:pPrChange>
            </w:pPr>
            <w:r>
              <w:rPr>
                <w:sz w:val="21"/>
                <w:szCs w:val="21"/>
              </w:rPr>
              <w:t>2</w:t>
            </w:r>
          </w:p>
        </w:tc>
        <w:tc>
          <w:tcPr>
            <w:tcW w:w="1281" w:type="pct"/>
            <w:tcPrChange w:id="2034" w:author="think" w:date="2017-02-12T22:44:00Z">
              <w:tcPr>
                <w:tcW w:w="1054" w:type="pct"/>
                <w:gridSpan w:val="2"/>
              </w:tcPr>
            </w:tcPrChange>
          </w:tcPr>
          <w:p w14:paraId="31EB462E" w14:textId="733B3571" w:rsidR="00347AFD" w:rsidRDefault="009700DE">
            <w:pPr>
              <w:spacing w:line="560" w:lineRule="exact"/>
              <w:rPr>
                <w:sz w:val="21"/>
                <w:szCs w:val="21"/>
              </w:rPr>
              <w:pPrChange w:id="2035" w:author="think" w:date="2017-02-12T16:26:00Z">
                <w:pPr/>
              </w:pPrChange>
            </w:pPr>
            <w:del w:id="2036" w:author="think" w:date="2017-02-12T22:40:00Z">
              <w:r w:rsidDel="00660F5D">
                <w:rPr>
                  <w:rFonts w:hint="eastAsia"/>
                  <w:sz w:val="21"/>
                  <w:szCs w:val="21"/>
                </w:rPr>
                <w:delText>route_id</w:delText>
              </w:r>
            </w:del>
            <w:ins w:id="2037" w:author="think" w:date="2017-02-12T22:40:00Z">
              <w:r w:rsidR="00660F5D">
                <w:rPr>
                  <w:rFonts w:hint="eastAsia"/>
                  <w:sz w:val="21"/>
                  <w:szCs w:val="21"/>
                </w:rPr>
                <w:t>up</w:t>
              </w:r>
              <w:r w:rsidR="00660F5D">
                <w:rPr>
                  <w:sz w:val="21"/>
                  <w:szCs w:val="21"/>
                </w:rPr>
                <w:t>stream_id</w:t>
              </w:r>
            </w:ins>
          </w:p>
        </w:tc>
        <w:tc>
          <w:tcPr>
            <w:tcW w:w="941" w:type="pct"/>
            <w:tcPrChange w:id="2038" w:author="think" w:date="2017-02-12T22:44:00Z">
              <w:tcPr>
                <w:tcW w:w="998" w:type="pct"/>
                <w:gridSpan w:val="2"/>
              </w:tcPr>
            </w:tcPrChange>
          </w:tcPr>
          <w:p w14:paraId="29F01613" w14:textId="33484682" w:rsidR="00347AFD" w:rsidRDefault="009700DE">
            <w:pPr>
              <w:spacing w:line="560" w:lineRule="exact"/>
              <w:rPr>
                <w:sz w:val="21"/>
                <w:szCs w:val="21"/>
              </w:rPr>
              <w:pPrChange w:id="2039" w:author="think" w:date="2017-02-12T16:26:00Z">
                <w:pPr/>
              </w:pPrChange>
            </w:pPr>
            <w:del w:id="2040" w:author="think" w:date="2017-02-12T22:40:00Z">
              <w:r w:rsidDel="00660F5D">
                <w:rPr>
                  <w:rFonts w:hint="eastAsia"/>
                  <w:sz w:val="21"/>
                  <w:szCs w:val="21"/>
                </w:rPr>
                <w:delText>路由编号</w:delText>
              </w:r>
            </w:del>
            <w:ins w:id="2041" w:author="think" w:date="2017-02-12T22:40:00Z">
              <w:r w:rsidR="00660F5D">
                <w:rPr>
                  <w:rFonts w:hint="eastAsia"/>
                  <w:sz w:val="21"/>
                  <w:szCs w:val="21"/>
                </w:rPr>
                <w:t>上游</w:t>
              </w:r>
            </w:ins>
            <w:ins w:id="2042" w:author="think" w:date="2017-02-12T22:41:00Z">
              <w:r w:rsidR="00660F5D">
                <w:rPr>
                  <w:rFonts w:hint="eastAsia"/>
                  <w:sz w:val="21"/>
                  <w:szCs w:val="21"/>
                </w:rPr>
                <w:t>渠道编号</w:t>
              </w:r>
            </w:ins>
          </w:p>
        </w:tc>
        <w:tc>
          <w:tcPr>
            <w:tcW w:w="1025" w:type="pct"/>
            <w:tcPrChange w:id="2043" w:author="think" w:date="2017-02-12T22:44:00Z">
              <w:tcPr>
                <w:tcW w:w="1082" w:type="pct"/>
                <w:gridSpan w:val="2"/>
              </w:tcPr>
            </w:tcPrChange>
          </w:tcPr>
          <w:p w14:paraId="7A8B95B0" w14:textId="1511E2BF" w:rsidR="00347AFD" w:rsidRPr="00226BD4" w:rsidRDefault="009700DE">
            <w:pPr>
              <w:spacing w:line="560" w:lineRule="exact"/>
              <w:rPr>
                <w:sz w:val="21"/>
                <w:szCs w:val="21"/>
              </w:rPr>
              <w:pPrChange w:id="2044" w:author="think" w:date="2017-02-12T16:26:00Z">
                <w:pPr/>
              </w:pPrChange>
            </w:pPr>
            <w:del w:id="2045" w:author="think" w:date="2017-02-12T22:41:00Z">
              <w:r w:rsidRPr="00226BD4" w:rsidDel="00660F5D">
                <w:rPr>
                  <w:rFonts w:hint="eastAsia"/>
                  <w:sz w:val="21"/>
                  <w:szCs w:val="21"/>
                </w:rPr>
                <w:delText>varchar(</w:delText>
              </w:r>
              <w:r w:rsidDel="00660F5D">
                <w:rPr>
                  <w:rFonts w:hint="eastAsia"/>
                  <w:sz w:val="21"/>
                  <w:szCs w:val="21"/>
                </w:rPr>
                <w:delText>5</w:delText>
              </w:r>
              <w:r w:rsidRPr="00226BD4" w:rsidDel="00660F5D">
                <w:rPr>
                  <w:rFonts w:hint="eastAsia"/>
                  <w:sz w:val="21"/>
                  <w:szCs w:val="21"/>
                </w:rPr>
                <w:delText>0)</w:delText>
              </w:r>
            </w:del>
            <w:ins w:id="2046" w:author="think" w:date="2017-02-12T22:41:00Z">
              <w:r w:rsidR="00660F5D">
                <w:rPr>
                  <w:rFonts w:hint="eastAsia"/>
                  <w:sz w:val="21"/>
                  <w:szCs w:val="21"/>
                </w:rPr>
                <w:t>bigint</w:t>
              </w:r>
            </w:ins>
          </w:p>
        </w:tc>
        <w:tc>
          <w:tcPr>
            <w:tcW w:w="1469" w:type="pct"/>
            <w:tcPrChange w:id="2047" w:author="think" w:date="2017-02-12T22:44:00Z">
              <w:tcPr>
                <w:tcW w:w="1526" w:type="pct"/>
                <w:gridSpan w:val="2"/>
              </w:tcPr>
            </w:tcPrChange>
          </w:tcPr>
          <w:p w14:paraId="57FA8961" w14:textId="79369086" w:rsidR="00347AFD" w:rsidRPr="00226BD4" w:rsidRDefault="00660F5D">
            <w:pPr>
              <w:spacing w:line="560" w:lineRule="exact"/>
              <w:rPr>
                <w:sz w:val="21"/>
                <w:szCs w:val="21"/>
              </w:rPr>
              <w:pPrChange w:id="2048" w:author="think" w:date="2017-02-12T16:26:00Z">
                <w:pPr/>
              </w:pPrChange>
            </w:pPr>
            <w:ins w:id="2049" w:author="think" w:date="2017-02-12T22:40:00Z">
              <w:r>
                <w:rPr>
                  <w:rFonts w:hint="eastAsia"/>
                  <w:sz w:val="21"/>
                  <w:szCs w:val="21"/>
                </w:rPr>
                <w:t>外建</w:t>
              </w:r>
            </w:ins>
          </w:p>
        </w:tc>
      </w:tr>
      <w:tr w:rsidR="00347AFD" w:rsidRPr="00226BD4" w14:paraId="7127EF0D" w14:textId="77777777" w:rsidTr="00F1568F">
        <w:tc>
          <w:tcPr>
            <w:tcW w:w="284" w:type="pct"/>
            <w:tcPrChange w:id="2050" w:author="think" w:date="2017-02-12T22:44:00Z">
              <w:tcPr>
                <w:tcW w:w="340" w:type="pct"/>
              </w:tcPr>
            </w:tcPrChange>
          </w:tcPr>
          <w:p w14:paraId="4AFBE5FC" w14:textId="77939A9F" w:rsidR="00347AFD" w:rsidRDefault="009700DE">
            <w:pPr>
              <w:spacing w:line="560" w:lineRule="exact"/>
              <w:rPr>
                <w:sz w:val="21"/>
                <w:szCs w:val="21"/>
              </w:rPr>
              <w:pPrChange w:id="2051" w:author="think" w:date="2017-02-12T16:26:00Z">
                <w:pPr/>
              </w:pPrChange>
            </w:pPr>
            <w:r>
              <w:rPr>
                <w:sz w:val="21"/>
                <w:szCs w:val="21"/>
              </w:rPr>
              <w:t>3</w:t>
            </w:r>
          </w:p>
        </w:tc>
        <w:tc>
          <w:tcPr>
            <w:tcW w:w="1281" w:type="pct"/>
            <w:tcPrChange w:id="2052" w:author="think" w:date="2017-02-12T22:44:00Z">
              <w:tcPr>
                <w:tcW w:w="1054" w:type="pct"/>
                <w:gridSpan w:val="2"/>
              </w:tcPr>
            </w:tcPrChange>
          </w:tcPr>
          <w:p w14:paraId="3CB2C180" w14:textId="24CF625E" w:rsidR="00347AFD" w:rsidRPr="00226BD4" w:rsidRDefault="009700DE">
            <w:pPr>
              <w:spacing w:line="560" w:lineRule="exact"/>
              <w:rPr>
                <w:sz w:val="21"/>
                <w:szCs w:val="21"/>
              </w:rPr>
              <w:pPrChange w:id="2053" w:author="think" w:date="2017-02-12T16:26:00Z">
                <w:pPr/>
              </w:pPrChange>
            </w:pPr>
            <w:r>
              <w:rPr>
                <w:sz w:val="21"/>
                <w:szCs w:val="21"/>
              </w:rPr>
              <w:t>merchant_id</w:t>
            </w:r>
          </w:p>
        </w:tc>
        <w:tc>
          <w:tcPr>
            <w:tcW w:w="941" w:type="pct"/>
            <w:tcPrChange w:id="2054" w:author="think" w:date="2017-02-12T22:44:00Z">
              <w:tcPr>
                <w:tcW w:w="998" w:type="pct"/>
                <w:gridSpan w:val="2"/>
              </w:tcPr>
            </w:tcPrChange>
          </w:tcPr>
          <w:p w14:paraId="30B613E2" w14:textId="2D75BB27" w:rsidR="00347AFD" w:rsidRPr="00226BD4" w:rsidRDefault="009700DE">
            <w:pPr>
              <w:spacing w:line="560" w:lineRule="exact"/>
              <w:rPr>
                <w:sz w:val="21"/>
                <w:szCs w:val="21"/>
              </w:rPr>
              <w:pPrChange w:id="2055" w:author="think" w:date="2017-02-12T16:26:00Z">
                <w:pPr/>
              </w:pPrChange>
            </w:pPr>
            <w:r w:rsidRPr="00226BD4">
              <w:rPr>
                <w:rFonts w:hint="eastAsia"/>
                <w:sz w:val="21"/>
                <w:szCs w:val="21"/>
              </w:rPr>
              <w:t>商户</w:t>
            </w:r>
            <w:ins w:id="2056" w:author="think" w:date="2017-02-13T23:10:00Z">
              <w:r w:rsidR="006F6971">
                <w:rPr>
                  <w:rFonts w:hint="eastAsia"/>
                  <w:sz w:val="21"/>
                  <w:szCs w:val="21"/>
                </w:rPr>
                <w:t>id</w:t>
              </w:r>
            </w:ins>
            <w:del w:id="2057" w:author="think" w:date="2017-02-13T23:10:00Z">
              <w:r w:rsidDel="006F6971">
                <w:rPr>
                  <w:rFonts w:hint="eastAsia"/>
                  <w:sz w:val="21"/>
                  <w:szCs w:val="21"/>
                </w:rPr>
                <w:delText>编号</w:delText>
              </w:r>
            </w:del>
          </w:p>
        </w:tc>
        <w:tc>
          <w:tcPr>
            <w:tcW w:w="1025" w:type="pct"/>
            <w:tcPrChange w:id="2058" w:author="think" w:date="2017-02-12T22:44:00Z">
              <w:tcPr>
                <w:tcW w:w="1082" w:type="pct"/>
                <w:gridSpan w:val="2"/>
              </w:tcPr>
            </w:tcPrChange>
          </w:tcPr>
          <w:p w14:paraId="54258A69" w14:textId="4BE94E08" w:rsidR="00347AFD" w:rsidRPr="00226BD4" w:rsidRDefault="009700DE">
            <w:pPr>
              <w:spacing w:line="560" w:lineRule="exact"/>
              <w:rPr>
                <w:sz w:val="21"/>
                <w:szCs w:val="21"/>
              </w:rPr>
              <w:pPrChange w:id="2059" w:author="think" w:date="2017-02-12T16:26:00Z">
                <w:pPr/>
              </w:pPrChange>
            </w:pPr>
            <w:del w:id="2060" w:author="think" w:date="2017-02-12T22:41:00Z">
              <w:r w:rsidRPr="00226BD4" w:rsidDel="00660F5D">
                <w:rPr>
                  <w:rFonts w:hint="eastAsia"/>
                  <w:sz w:val="21"/>
                  <w:szCs w:val="21"/>
                </w:rPr>
                <w:delText>varchar(</w:delText>
              </w:r>
              <w:r w:rsidDel="00660F5D">
                <w:rPr>
                  <w:rFonts w:hint="eastAsia"/>
                  <w:sz w:val="21"/>
                  <w:szCs w:val="21"/>
                </w:rPr>
                <w:delText>5</w:delText>
              </w:r>
              <w:r w:rsidRPr="00226BD4" w:rsidDel="00660F5D">
                <w:rPr>
                  <w:rFonts w:hint="eastAsia"/>
                  <w:sz w:val="21"/>
                  <w:szCs w:val="21"/>
                </w:rPr>
                <w:delText>0)</w:delText>
              </w:r>
            </w:del>
            <w:ins w:id="2061" w:author="think" w:date="2017-02-12T22:41:00Z">
              <w:r w:rsidR="00660F5D">
                <w:rPr>
                  <w:rFonts w:hint="eastAsia"/>
                  <w:sz w:val="21"/>
                  <w:szCs w:val="21"/>
                </w:rPr>
                <w:t>bigint</w:t>
              </w:r>
            </w:ins>
          </w:p>
        </w:tc>
        <w:tc>
          <w:tcPr>
            <w:tcW w:w="1469" w:type="pct"/>
            <w:tcPrChange w:id="2062" w:author="think" w:date="2017-02-12T22:44:00Z">
              <w:tcPr>
                <w:tcW w:w="1526" w:type="pct"/>
                <w:gridSpan w:val="2"/>
              </w:tcPr>
            </w:tcPrChange>
          </w:tcPr>
          <w:p w14:paraId="3F3BB8A9" w14:textId="36ADEE1C" w:rsidR="00347AFD" w:rsidRPr="00226BD4" w:rsidRDefault="00660F5D">
            <w:pPr>
              <w:spacing w:line="560" w:lineRule="exact"/>
              <w:rPr>
                <w:sz w:val="21"/>
                <w:szCs w:val="21"/>
              </w:rPr>
              <w:pPrChange w:id="2063" w:author="think" w:date="2017-02-12T16:26:00Z">
                <w:pPr/>
              </w:pPrChange>
            </w:pPr>
            <w:ins w:id="2064" w:author="think" w:date="2017-02-12T22:40:00Z">
              <w:r>
                <w:rPr>
                  <w:rFonts w:hint="eastAsia"/>
                  <w:sz w:val="21"/>
                  <w:szCs w:val="21"/>
                </w:rPr>
                <w:t>外键</w:t>
              </w:r>
            </w:ins>
          </w:p>
        </w:tc>
      </w:tr>
      <w:tr w:rsidR="00347AFD" w:rsidRPr="00226BD4" w14:paraId="026BCC21" w14:textId="77777777" w:rsidTr="00F1568F">
        <w:tc>
          <w:tcPr>
            <w:tcW w:w="284" w:type="pct"/>
            <w:tcPrChange w:id="2065" w:author="think" w:date="2017-02-12T22:44:00Z">
              <w:tcPr>
                <w:tcW w:w="340" w:type="pct"/>
              </w:tcPr>
            </w:tcPrChange>
          </w:tcPr>
          <w:p w14:paraId="240AC6C0" w14:textId="56EF7FC6" w:rsidR="00347AFD" w:rsidRDefault="009700DE">
            <w:pPr>
              <w:spacing w:line="560" w:lineRule="exact"/>
              <w:rPr>
                <w:sz w:val="21"/>
                <w:szCs w:val="21"/>
              </w:rPr>
              <w:pPrChange w:id="2066" w:author="think" w:date="2017-02-12T16:26:00Z">
                <w:pPr/>
              </w:pPrChange>
            </w:pPr>
            <w:r>
              <w:rPr>
                <w:sz w:val="21"/>
                <w:szCs w:val="21"/>
              </w:rPr>
              <w:t>4</w:t>
            </w:r>
          </w:p>
        </w:tc>
        <w:tc>
          <w:tcPr>
            <w:tcW w:w="1281" w:type="pct"/>
            <w:tcPrChange w:id="2067" w:author="think" w:date="2017-02-12T22:44:00Z">
              <w:tcPr>
                <w:tcW w:w="1054" w:type="pct"/>
                <w:gridSpan w:val="2"/>
              </w:tcPr>
            </w:tcPrChange>
          </w:tcPr>
          <w:p w14:paraId="4C77857F" w14:textId="1C08EC2C" w:rsidR="00347AFD" w:rsidRDefault="009700DE">
            <w:pPr>
              <w:spacing w:line="560" w:lineRule="exact"/>
              <w:rPr>
                <w:sz w:val="21"/>
                <w:szCs w:val="21"/>
              </w:rPr>
              <w:pPrChange w:id="2068" w:author="think" w:date="2017-02-12T16:26:00Z">
                <w:pPr/>
              </w:pPrChange>
            </w:pPr>
            <w:r>
              <w:rPr>
                <w:sz w:val="21"/>
                <w:szCs w:val="21"/>
              </w:rPr>
              <w:t>priority</w:t>
            </w:r>
          </w:p>
        </w:tc>
        <w:tc>
          <w:tcPr>
            <w:tcW w:w="941" w:type="pct"/>
            <w:tcPrChange w:id="2069" w:author="think" w:date="2017-02-12T22:44:00Z">
              <w:tcPr>
                <w:tcW w:w="998" w:type="pct"/>
                <w:gridSpan w:val="2"/>
              </w:tcPr>
            </w:tcPrChange>
          </w:tcPr>
          <w:p w14:paraId="2049397F" w14:textId="7FB31B2B" w:rsidR="00347AFD" w:rsidRPr="00226BD4" w:rsidRDefault="009700DE">
            <w:pPr>
              <w:spacing w:line="560" w:lineRule="exact"/>
              <w:rPr>
                <w:sz w:val="21"/>
                <w:szCs w:val="21"/>
              </w:rPr>
              <w:pPrChange w:id="2070" w:author="think" w:date="2017-02-12T16:26:00Z">
                <w:pPr/>
              </w:pPrChange>
            </w:pPr>
            <w:r>
              <w:rPr>
                <w:rFonts w:hint="eastAsia"/>
                <w:sz w:val="21"/>
                <w:szCs w:val="21"/>
              </w:rPr>
              <w:t>优先级</w:t>
            </w:r>
          </w:p>
        </w:tc>
        <w:tc>
          <w:tcPr>
            <w:tcW w:w="1025" w:type="pct"/>
            <w:tcPrChange w:id="2071" w:author="think" w:date="2017-02-12T22:44:00Z">
              <w:tcPr>
                <w:tcW w:w="1082" w:type="pct"/>
                <w:gridSpan w:val="2"/>
              </w:tcPr>
            </w:tcPrChange>
          </w:tcPr>
          <w:p w14:paraId="342F873E" w14:textId="2622AE4C" w:rsidR="00347AFD" w:rsidRPr="00226BD4" w:rsidRDefault="009700DE">
            <w:pPr>
              <w:spacing w:line="560" w:lineRule="exact"/>
              <w:rPr>
                <w:sz w:val="21"/>
                <w:szCs w:val="21"/>
              </w:rPr>
              <w:pPrChange w:id="2072" w:author="think" w:date="2017-02-12T16:26:00Z">
                <w:pPr/>
              </w:pPrChange>
            </w:pPr>
            <w:r>
              <w:rPr>
                <w:sz w:val="21"/>
                <w:szCs w:val="21"/>
              </w:rPr>
              <w:t>int(11)</w:t>
            </w:r>
          </w:p>
        </w:tc>
        <w:tc>
          <w:tcPr>
            <w:tcW w:w="1469" w:type="pct"/>
            <w:tcPrChange w:id="2073" w:author="think" w:date="2017-02-12T22:44:00Z">
              <w:tcPr>
                <w:tcW w:w="1526" w:type="pct"/>
                <w:gridSpan w:val="2"/>
              </w:tcPr>
            </w:tcPrChange>
          </w:tcPr>
          <w:p w14:paraId="1E6421A7" w14:textId="36B3FC52" w:rsidR="00347AFD" w:rsidRPr="00226BD4" w:rsidRDefault="009700DE">
            <w:pPr>
              <w:spacing w:line="560" w:lineRule="exact"/>
              <w:rPr>
                <w:sz w:val="21"/>
                <w:szCs w:val="21"/>
              </w:rPr>
              <w:pPrChange w:id="2074" w:author="think" w:date="2017-02-12T16:26:00Z">
                <w:pPr/>
              </w:pPrChange>
            </w:pPr>
            <w:r>
              <w:rPr>
                <w:rFonts w:hint="eastAsia"/>
                <w:sz w:val="21"/>
                <w:szCs w:val="21"/>
              </w:rPr>
              <w:t>默认</w:t>
            </w:r>
            <w:r>
              <w:rPr>
                <w:sz w:val="21"/>
                <w:szCs w:val="21"/>
              </w:rPr>
              <w:t>50</w:t>
            </w:r>
            <w:r>
              <w:rPr>
                <w:rFonts w:hint="eastAsia"/>
                <w:sz w:val="21"/>
                <w:szCs w:val="21"/>
              </w:rPr>
              <w:t>，值越大优先级越高</w:t>
            </w:r>
          </w:p>
        </w:tc>
      </w:tr>
      <w:tr w:rsidR="00660F5D" w:rsidRPr="00226BD4" w14:paraId="167E47B0" w14:textId="77777777" w:rsidTr="00F1568F">
        <w:trPr>
          <w:ins w:id="2075" w:author="think" w:date="2017-02-12T22:42:00Z"/>
        </w:trPr>
        <w:tc>
          <w:tcPr>
            <w:tcW w:w="284" w:type="pct"/>
            <w:tcPrChange w:id="2076" w:author="think" w:date="2017-02-12T22:44:00Z">
              <w:tcPr>
                <w:tcW w:w="340" w:type="pct"/>
              </w:tcPr>
            </w:tcPrChange>
          </w:tcPr>
          <w:p w14:paraId="42BFBB50" w14:textId="420A2231" w:rsidR="00660F5D" w:rsidRDefault="00660F5D">
            <w:pPr>
              <w:spacing w:line="560" w:lineRule="exact"/>
              <w:rPr>
                <w:ins w:id="2077" w:author="think" w:date="2017-02-12T22:42:00Z"/>
                <w:sz w:val="21"/>
                <w:szCs w:val="21"/>
              </w:rPr>
            </w:pPr>
            <w:ins w:id="2078" w:author="think" w:date="2017-02-12T22:44:00Z">
              <w:r>
                <w:rPr>
                  <w:rFonts w:hint="eastAsia"/>
                  <w:sz w:val="21"/>
                  <w:szCs w:val="21"/>
                </w:rPr>
                <w:t>5</w:t>
              </w:r>
            </w:ins>
          </w:p>
        </w:tc>
        <w:tc>
          <w:tcPr>
            <w:tcW w:w="1281" w:type="pct"/>
            <w:tcPrChange w:id="2079" w:author="think" w:date="2017-02-12T22:44:00Z">
              <w:tcPr>
                <w:tcW w:w="1054" w:type="pct"/>
                <w:gridSpan w:val="2"/>
              </w:tcPr>
            </w:tcPrChange>
          </w:tcPr>
          <w:p w14:paraId="5081D08A" w14:textId="1E485771" w:rsidR="00660F5D" w:rsidRDefault="00660F5D">
            <w:pPr>
              <w:spacing w:line="560" w:lineRule="exact"/>
              <w:rPr>
                <w:ins w:id="2080" w:author="think" w:date="2017-02-12T22:42:00Z"/>
                <w:sz w:val="21"/>
                <w:szCs w:val="21"/>
              </w:rPr>
            </w:pPr>
            <w:ins w:id="2081" w:author="think" w:date="2017-02-12T22:42:00Z">
              <w:r>
                <w:rPr>
                  <w:rFonts w:hint="eastAsia"/>
                  <w:sz w:val="21"/>
                  <w:szCs w:val="21"/>
                </w:rPr>
                <w:t>gateway</w:t>
              </w:r>
              <w:r>
                <w:rPr>
                  <w:sz w:val="21"/>
                  <w:szCs w:val="21"/>
                </w:rPr>
                <w:t>_type</w:t>
              </w:r>
            </w:ins>
          </w:p>
        </w:tc>
        <w:tc>
          <w:tcPr>
            <w:tcW w:w="941" w:type="pct"/>
            <w:tcPrChange w:id="2082" w:author="think" w:date="2017-02-12T22:44:00Z">
              <w:tcPr>
                <w:tcW w:w="998" w:type="pct"/>
                <w:gridSpan w:val="2"/>
              </w:tcPr>
            </w:tcPrChange>
          </w:tcPr>
          <w:p w14:paraId="1F2A2E3A" w14:textId="710F7168" w:rsidR="00660F5D" w:rsidRDefault="00660F5D">
            <w:pPr>
              <w:spacing w:line="560" w:lineRule="exact"/>
              <w:rPr>
                <w:ins w:id="2083" w:author="think" w:date="2017-02-12T22:42:00Z"/>
                <w:sz w:val="21"/>
                <w:szCs w:val="21"/>
              </w:rPr>
            </w:pPr>
            <w:ins w:id="2084" w:author="think" w:date="2017-02-12T22:42:00Z">
              <w:r>
                <w:rPr>
                  <w:rFonts w:hint="eastAsia"/>
                  <w:sz w:val="21"/>
                  <w:szCs w:val="21"/>
                </w:rPr>
                <w:t>网关类型</w:t>
              </w:r>
            </w:ins>
          </w:p>
        </w:tc>
        <w:tc>
          <w:tcPr>
            <w:tcW w:w="1025" w:type="pct"/>
            <w:tcPrChange w:id="2085" w:author="think" w:date="2017-02-12T22:44:00Z">
              <w:tcPr>
                <w:tcW w:w="1082" w:type="pct"/>
                <w:gridSpan w:val="2"/>
              </w:tcPr>
            </w:tcPrChange>
          </w:tcPr>
          <w:p w14:paraId="303C36B8" w14:textId="0BC0CE83" w:rsidR="00660F5D" w:rsidRDefault="00660F5D">
            <w:pPr>
              <w:spacing w:line="560" w:lineRule="exact"/>
              <w:rPr>
                <w:ins w:id="2086" w:author="think" w:date="2017-02-12T22:42:00Z"/>
                <w:sz w:val="21"/>
                <w:szCs w:val="21"/>
              </w:rPr>
            </w:pPr>
            <w:ins w:id="2087" w:author="think" w:date="2017-02-12T22:42:00Z">
              <w:r>
                <w:rPr>
                  <w:rFonts w:hint="eastAsia"/>
                  <w:sz w:val="21"/>
                  <w:szCs w:val="21"/>
                </w:rPr>
                <w:t>char</w:t>
              </w:r>
              <w:r>
                <w:rPr>
                  <w:sz w:val="21"/>
                  <w:szCs w:val="21"/>
                </w:rPr>
                <w:t>(</w:t>
              </w:r>
            </w:ins>
            <w:ins w:id="2088" w:author="think" w:date="2017-02-12T22:43:00Z">
              <w:r>
                <w:rPr>
                  <w:rFonts w:hint="eastAsia"/>
                  <w:sz w:val="21"/>
                  <w:szCs w:val="21"/>
                </w:rPr>
                <w:t>2</w:t>
              </w:r>
            </w:ins>
            <w:ins w:id="2089" w:author="think" w:date="2017-02-12T22:42:00Z">
              <w:r>
                <w:rPr>
                  <w:sz w:val="21"/>
                  <w:szCs w:val="21"/>
                </w:rPr>
                <w:t>)</w:t>
              </w:r>
            </w:ins>
          </w:p>
        </w:tc>
        <w:tc>
          <w:tcPr>
            <w:tcW w:w="1469" w:type="pct"/>
            <w:tcPrChange w:id="2090" w:author="think" w:date="2017-02-12T22:44:00Z">
              <w:tcPr>
                <w:tcW w:w="1526" w:type="pct"/>
                <w:gridSpan w:val="2"/>
              </w:tcPr>
            </w:tcPrChange>
          </w:tcPr>
          <w:p w14:paraId="70FF8E92" w14:textId="7EBF27FD" w:rsidR="00660F5D" w:rsidRDefault="00660F5D">
            <w:pPr>
              <w:spacing w:line="560" w:lineRule="exact"/>
              <w:rPr>
                <w:ins w:id="2091" w:author="think" w:date="2017-02-12T22:43:00Z"/>
                <w:sz w:val="21"/>
                <w:szCs w:val="21"/>
              </w:rPr>
            </w:pPr>
            <w:ins w:id="2092" w:author="think" w:date="2017-02-12T22:43:00Z">
              <w:r>
                <w:rPr>
                  <w:rFonts w:hint="eastAsia"/>
                  <w:sz w:val="21"/>
                  <w:szCs w:val="21"/>
                </w:rPr>
                <w:t>微信：</w:t>
              </w:r>
              <w:r>
                <w:rPr>
                  <w:rFonts w:hint="eastAsia"/>
                  <w:sz w:val="21"/>
                  <w:szCs w:val="21"/>
                </w:rPr>
                <w:t>W1</w:t>
              </w:r>
            </w:ins>
          </w:p>
          <w:p w14:paraId="110C0DE8" w14:textId="6D5B627D" w:rsidR="00660F5D" w:rsidRDefault="00660F5D">
            <w:pPr>
              <w:spacing w:line="560" w:lineRule="exact"/>
              <w:rPr>
                <w:ins w:id="2093" w:author="think" w:date="2017-02-12T22:42:00Z"/>
                <w:sz w:val="21"/>
                <w:szCs w:val="21"/>
              </w:rPr>
            </w:pPr>
            <w:ins w:id="2094" w:author="think" w:date="2017-02-12T22:43:00Z">
              <w:r>
                <w:rPr>
                  <w:rFonts w:hint="eastAsia"/>
                  <w:sz w:val="21"/>
                  <w:szCs w:val="21"/>
                </w:rPr>
                <w:t>支付宝：</w:t>
              </w:r>
              <w:r>
                <w:rPr>
                  <w:sz w:val="21"/>
                  <w:szCs w:val="21"/>
                </w:rPr>
                <w:t>W</w:t>
              </w:r>
              <w:r>
                <w:rPr>
                  <w:rFonts w:hint="eastAsia"/>
                  <w:sz w:val="21"/>
                  <w:szCs w:val="21"/>
                </w:rPr>
                <w:t>2</w:t>
              </w:r>
            </w:ins>
          </w:p>
        </w:tc>
      </w:tr>
      <w:tr w:rsidR="00660F5D" w:rsidRPr="00226BD4" w14:paraId="77A17A5A" w14:textId="77777777" w:rsidTr="00F1568F">
        <w:trPr>
          <w:ins w:id="2095" w:author="think" w:date="2017-02-12T22:43:00Z"/>
        </w:trPr>
        <w:tc>
          <w:tcPr>
            <w:tcW w:w="284" w:type="pct"/>
            <w:tcPrChange w:id="2096" w:author="think" w:date="2017-02-12T22:44:00Z">
              <w:tcPr>
                <w:tcW w:w="340" w:type="pct"/>
              </w:tcPr>
            </w:tcPrChange>
          </w:tcPr>
          <w:p w14:paraId="3C303E52" w14:textId="19CE8460" w:rsidR="00660F5D" w:rsidRDefault="00660F5D">
            <w:pPr>
              <w:spacing w:line="560" w:lineRule="exact"/>
              <w:rPr>
                <w:ins w:id="2097" w:author="think" w:date="2017-02-12T22:43:00Z"/>
                <w:sz w:val="21"/>
                <w:szCs w:val="21"/>
              </w:rPr>
            </w:pPr>
            <w:ins w:id="2098" w:author="think" w:date="2017-02-12T22:44:00Z">
              <w:r>
                <w:rPr>
                  <w:rFonts w:hint="eastAsia"/>
                  <w:sz w:val="21"/>
                  <w:szCs w:val="21"/>
                </w:rPr>
                <w:t>6</w:t>
              </w:r>
            </w:ins>
          </w:p>
        </w:tc>
        <w:tc>
          <w:tcPr>
            <w:tcW w:w="1281" w:type="pct"/>
            <w:tcPrChange w:id="2099" w:author="think" w:date="2017-02-12T22:44:00Z">
              <w:tcPr>
                <w:tcW w:w="1054" w:type="pct"/>
                <w:gridSpan w:val="2"/>
              </w:tcPr>
            </w:tcPrChange>
          </w:tcPr>
          <w:p w14:paraId="21D3B22C" w14:textId="0FE55AFF" w:rsidR="00660F5D" w:rsidRDefault="00660F5D">
            <w:pPr>
              <w:spacing w:line="560" w:lineRule="exact"/>
              <w:rPr>
                <w:ins w:id="2100" w:author="think" w:date="2017-02-12T22:43:00Z"/>
                <w:sz w:val="21"/>
                <w:szCs w:val="21"/>
              </w:rPr>
            </w:pPr>
            <w:ins w:id="2101" w:author="think" w:date="2017-02-12T22:43:00Z">
              <w:r>
                <w:rPr>
                  <w:rFonts w:hint="eastAsia"/>
                  <w:sz w:val="21"/>
                  <w:szCs w:val="21"/>
                </w:rPr>
                <w:t>query</w:t>
              </w:r>
              <w:r>
                <w:rPr>
                  <w:sz w:val="21"/>
                  <w:szCs w:val="21"/>
                </w:rPr>
                <w:t>_string</w:t>
              </w:r>
            </w:ins>
          </w:p>
        </w:tc>
        <w:tc>
          <w:tcPr>
            <w:tcW w:w="941" w:type="pct"/>
            <w:tcPrChange w:id="2102" w:author="think" w:date="2017-02-12T22:44:00Z">
              <w:tcPr>
                <w:tcW w:w="998" w:type="pct"/>
                <w:gridSpan w:val="2"/>
              </w:tcPr>
            </w:tcPrChange>
          </w:tcPr>
          <w:p w14:paraId="5167086B" w14:textId="79B7EA8D" w:rsidR="00660F5D" w:rsidRDefault="00660F5D">
            <w:pPr>
              <w:spacing w:line="560" w:lineRule="exact"/>
              <w:rPr>
                <w:ins w:id="2103" w:author="think" w:date="2017-02-12T22:43:00Z"/>
                <w:sz w:val="21"/>
                <w:szCs w:val="21"/>
              </w:rPr>
            </w:pPr>
            <w:ins w:id="2104" w:author="think" w:date="2017-02-12T22:44:00Z">
              <w:r>
                <w:rPr>
                  <w:rFonts w:hint="eastAsia"/>
                  <w:sz w:val="21"/>
                  <w:szCs w:val="21"/>
                </w:rPr>
                <w:t>各商户自定义字段</w:t>
              </w:r>
            </w:ins>
          </w:p>
        </w:tc>
        <w:tc>
          <w:tcPr>
            <w:tcW w:w="1025" w:type="pct"/>
            <w:tcPrChange w:id="2105" w:author="think" w:date="2017-02-12T22:44:00Z">
              <w:tcPr>
                <w:tcW w:w="1082" w:type="pct"/>
                <w:gridSpan w:val="2"/>
              </w:tcPr>
            </w:tcPrChange>
          </w:tcPr>
          <w:p w14:paraId="78BAC0D1" w14:textId="62ED3B55" w:rsidR="00660F5D" w:rsidRDefault="00660F5D">
            <w:pPr>
              <w:spacing w:line="560" w:lineRule="exact"/>
              <w:rPr>
                <w:ins w:id="2106" w:author="think" w:date="2017-02-12T22:43:00Z"/>
                <w:sz w:val="21"/>
                <w:szCs w:val="21"/>
              </w:rPr>
            </w:pPr>
            <w:ins w:id="2107" w:author="think" w:date="2017-02-12T22:44:00Z">
              <w:r>
                <w:rPr>
                  <w:rFonts w:hint="eastAsia"/>
                  <w:sz w:val="21"/>
                  <w:szCs w:val="21"/>
                </w:rPr>
                <w:t>varchar(</w:t>
              </w:r>
              <w:r>
                <w:rPr>
                  <w:sz w:val="21"/>
                  <w:szCs w:val="21"/>
                </w:rPr>
                <w:t>100)</w:t>
              </w:r>
            </w:ins>
          </w:p>
        </w:tc>
        <w:tc>
          <w:tcPr>
            <w:tcW w:w="1469" w:type="pct"/>
            <w:tcPrChange w:id="2108" w:author="think" w:date="2017-02-12T22:44:00Z">
              <w:tcPr>
                <w:tcW w:w="1526" w:type="pct"/>
                <w:gridSpan w:val="2"/>
              </w:tcPr>
            </w:tcPrChange>
          </w:tcPr>
          <w:p w14:paraId="2F840ADD" w14:textId="32209CE3" w:rsidR="00660F5D" w:rsidRDefault="00660F5D">
            <w:pPr>
              <w:spacing w:line="560" w:lineRule="exact"/>
              <w:rPr>
                <w:ins w:id="2109" w:author="think" w:date="2017-02-12T22:43:00Z"/>
                <w:sz w:val="21"/>
                <w:szCs w:val="21"/>
              </w:rPr>
            </w:pPr>
            <w:ins w:id="2110" w:author="think" w:date="2017-02-12T22:44:00Z">
              <w:r>
                <w:rPr>
                  <w:rFonts w:hint="eastAsia"/>
                  <w:sz w:val="21"/>
                  <w:szCs w:val="21"/>
                </w:rPr>
                <w:t>由上游提供</w:t>
              </w:r>
            </w:ins>
          </w:p>
        </w:tc>
      </w:tr>
      <w:tr w:rsidR="00F1568F" w:rsidRPr="00226BD4" w14:paraId="00B2FBE8" w14:textId="77777777" w:rsidTr="00F1568F">
        <w:trPr>
          <w:trHeight w:val="441"/>
          <w:ins w:id="2111" w:author="think" w:date="2017-02-12T22:45:00Z"/>
        </w:trPr>
        <w:tc>
          <w:tcPr>
            <w:tcW w:w="284" w:type="pct"/>
          </w:tcPr>
          <w:p w14:paraId="24EEE728" w14:textId="77777777" w:rsidR="00F1568F" w:rsidRPr="00226BD4" w:rsidRDefault="00F1568F" w:rsidP="000A31F4">
            <w:pPr>
              <w:rPr>
                <w:ins w:id="2112" w:author="think" w:date="2017-02-12T22:45:00Z"/>
                <w:sz w:val="21"/>
                <w:szCs w:val="21"/>
              </w:rPr>
            </w:pPr>
            <w:ins w:id="2113" w:author="think" w:date="2017-02-12T22:45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25</w:t>
              </w:r>
            </w:ins>
          </w:p>
        </w:tc>
        <w:tc>
          <w:tcPr>
            <w:tcW w:w="1281" w:type="pct"/>
          </w:tcPr>
          <w:p w14:paraId="7C26B787" w14:textId="77777777" w:rsidR="00F1568F" w:rsidRPr="00226BD4" w:rsidRDefault="00F1568F" w:rsidP="000A31F4">
            <w:pPr>
              <w:rPr>
                <w:ins w:id="2114" w:author="think" w:date="2017-02-12T22:45:00Z"/>
                <w:sz w:val="21"/>
                <w:szCs w:val="21"/>
              </w:rPr>
            </w:pPr>
            <w:ins w:id="2115" w:author="think" w:date="2017-02-12T22:45:00Z">
              <w:r>
                <w:rPr>
                  <w:sz w:val="21"/>
                  <w:szCs w:val="21"/>
                </w:rPr>
                <w:t>gmt_create</w:t>
              </w:r>
            </w:ins>
          </w:p>
        </w:tc>
        <w:tc>
          <w:tcPr>
            <w:tcW w:w="941" w:type="pct"/>
          </w:tcPr>
          <w:p w14:paraId="745BB99D" w14:textId="77777777" w:rsidR="00F1568F" w:rsidRPr="00226BD4" w:rsidRDefault="00F1568F" w:rsidP="000A31F4">
            <w:pPr>
              <w:rPr>
                <w:ins w:id="2116" w:author="think" w:date="2017-02-12T22:45:00Z"/>
                <w:sz w:val="21"/>
                <w:szCs w:val="21"/>
              </w:rPr>
            </w:pPr>
            <w:ins w:id="2117" w:author="think" w:date="2017-02-12T22:45:00Z">
              <w:r>
                <w:rPr>
                  <w:rFonts w:hint="eastAsia"/>
                  <w:sz w:val="21"/>
                  <w:szCs w:val="21"/>
                </w:rPr>
                <w:t>创建</w:t>
              </w:r>
              <w:r w:rsidRPr="00226BD4">
                <w:rPr>
                  <w:rFonts w:hint="eastAsia"/>
                  <w:sz w:val="21"/>
                  <w:szCs w:val="21"/>
                </w:rPr>
                <w:t>时间</w:t>
              </w:r>
            </w:ins>
          </w:p>
        </w:tc>
        <w:tc>
          <w:tcPr>
            <w:tcW w:w="1025" w:type="pct"/>
          </w:tcPr>
          <w:p w14:paraId="7DECBABC" w14:textId="77777777" w:rsidR="00F1568F" w:rsidRPr="00226BD4" w:rsidRDefault="00F1568F" w:rsidP="000A31F4">
            <w:pPr>
              <w:rPr>
                <w:ins w:id="2118" w:author="think" w:date="2017-02-12T22:45:00Z"/>
                <w:sz w:val="21"/>
                <w:szCs w:val="21"/>
              </w:rPr>
            </w:pPr>
            <w:ins w:id="2119" w:author="think" w:date="2017-02-12T22:45:00Z">
              <w:r>
                <w:rPr>
                  <w:sz w:val="21"/>
                  <w:szCs w:val="21"/>
                </w:rPr>
                <w:t>timestamp</w:t>
              </w:r>
            </w:ins>
          </w:p>
        </w:tc>
        <w:tc>
          <w:tcPr>
            <w:tcW w:w="1469" w:type="pct"/>
          </w:tcPr>
          <w:p w14:paraId="7DC4C47D" w14:textId="77777777" w:rsidR="00F1568F" w:rsidRPr="00226BD4" w:rsidRDefault="00F1568F" w:rsidP="000A31F4">
            <w:pPr>
              <w:rPr>
                <w:ins w:id="2120" w:author="think" w:date="2017-02-12T22:45:00Z"/>
                <w:sz w:val="21"/>
                <w:szCs w:val="21"/>
              </w:rPr>
            </w:pPr>
          </w:p>
        </w:tc>
      </w:tr>
      <w:tr w:rsidR="00F1568F" w:rsidRPr="00226BD4" w14:paraId="446D0415" w14:textId="77777777" w:rsidTr="00F1568F">
        <w:trPr>
          <w:trHeight w:val="441"/>
          <w:ins w:id="2121" w:author="think" w:date="2017-02-12T22:45:00Z"/>
        </w:trPr>
        <w:tc>
          <w:tcPr>
            <w:tcW w:w="284" w:type="pct"/>
          </w:tcPr>
          <w:p w14:paraId="6D769692" w14:textId="77777777" w:rsidR="00F1568F" w:rsidRPr="00226BD4" w:rsidRDefault="00F1568F" w:rsidP="000A31F4">
            <w:pPr>
              <w:rPr>
                <w:ins w:id="2122" w:author="think" w:date="2017-02-12T22:45:00Z"/>
                <w:sz w:val="21"/>
                <w:szCs w:val="21"/>
              </w:rPr>
            </w:pPr>
            <w:ins w:id="2123" w:author="think" w:date="2017-02-12T22:45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26</w:t>
              </w:r>
            </w:ins>
          </w:p>
        </w:tc>
        <w:tc>
          <w:tcPr>
            <w:tcW w:w="1281" w:type="pct"/>
          </w:tcPr>
          <w:p w14:paraId="797B4E15" w14:textId="77777777" w:rsidR="00F1568F" w:rsidRPr="00226BD4" w:rsidRDefault="00F1568F" w:rsidP="000A31F4">
            <w:pPr>
              <w:rPr>
                <w:ins w:id="2124" w:author="think" w:date="2017-02-12T22:45:00Z"/>
                <w:sz w:val="21"/>
                <w:szCs w:val="21"/>
              </w:rPr>
            </w:pPr>
            <w:ins w:id="2125" w:author="think" w:date="2017-02-12T22:45:00Z">
              <w:r>
                <w:rPr>
                  <w:sz w:val="21"/>
                  <w:szCs w:val="21"/>
                </w:rPr>
                <w:t>gmt_modified</w:t>
              </w:r>
            </w:ins>
          </w:p>
        </w:tc>
        <w:tc>
          <w:tcPr>
            <w:tcW w:w="941" w:type="pct"/>
          </w:tcPr>
          <w:p w14:paraId="0A6F685A" w14:textId="77777777" w:rsidR="00F1568F" w:rsidRPr="00226BD4" w:rsidRDefault="00F1568F" w:rsidP="000A31F4">
            <w:pPr>
              <w:rPr>
                <w:ins w:id="2126" w:author="think" w:date="2017-02-12T22:45:00Z"/>
                <w:sz w:val="21"/>
                <w:szCs w:val="21"/>
              </w:rPr>
            </w:pPr>
            <w:ins w:id="2127" w:author="think" w:date="2017-02-12T22:45:00Z">
              <w:r>
                <w:rPr>
                  <w:rFonts w:hint="eastAsia"/>
                  <w:sz w:val="21"/>
                  <w:szCs w:val="21"/>
                </w:rPr>
                <w:t>修改</w:t>
              </w:r>
              <w:r w:rsidRPr="00226BD4">
                <w:rPr>
                  <w:rFonts w:hint="eastAsia"/>
                  <w:sz w:val="21"/>
                  <w:szCs w:val="21"/>
                </w:rPr>
                <w:t>时间</w:t>
              </w:r>
            </w:ins>
          </w:p>
        </w:tc>
        <w:tc>
          <w:tcPr>
            <w:tcW w:w="1025" w:type="pct"/>
          </w:tcPr>
          <w:p w14:paraId="6F030DBF" w14:textId="77777777" w:rsidR="00F1568F" w:rsidRPr="00226BD4" w:rsidRDefault="00F1568F" w:rsidP="000A31F4">
            <w:pPr>
              <w:rPr>
                <w:ins w:id="2128" w:author="think" w:date="2017-02-12T22:45:00Z"/>
                <w:sz w:val="21"/>
                <w:szCs w:val="21"/>
              </w:rPr>
            </w:pPr>
            <w:ins w:id="2129" w:author="think" w:date="2017-02-12T22:45:00Z">
              <w:r>
                <w:rPr>
                  <w:sz w:val="21"/>
                  <w:szCs w:val="21"/>
                </w:rPr>
                <w:t>timestamp</w:t>
              </w:r>
            </w:ins>
          </w:p>
        </w:tc>
        <w:tc>
          <w:tcPr>
            <w:tcW w:w="1469" w:type="pct"/>
          </w:tcPr>
          <w:p w14:paraId="63335C69" w14:textId="77777777" w:rsidR="00F1568F" w:rsidRPr="00226BD4" w:rsidRDefault="00F1568F" w:rsidP="000A31F4">
            <w:pPr>
              <w:rPr>
                <w:ins w:id="2130" w:author="think" w:date="2017-02-12T22:45:00Z"/>
                <w:sz w:val="21"/>
                <w:szCs w:val="21"/>
              </w:rPr>
            </w:pPr>
          </w:p>
        </w:tc>
      </w:tr>
      <w:tr w:rsidR="00F1568F" w:rsidRPr="00226BD4" w14:paraId="3BFF3A5E" w14:textId="77777777" w:rsidTr="00F1568F">
        <w:trPr>
          <w:trHeight w:val="441"/>
          <w:ins w:id="2131" w:author="think" w:date="2017-02-12T22:45:00Z"/>
        </w:trPr>
        <w:tc>
          <w:tcPr>
            <w:tcW w:w="284" w:type="pct"/>
          </w:tcPr>
          <w:p w14:paraId="25426E99" w14:textId="77777777" w:rsidR="00F1568F" w:rsidRPr="00226BD4" w:rsidRDefault="00F1568F" w:rsidP="000A31F4">
            <w:pPr>
              <w:rPr>
                <w:ins w:id="2132" w:author="think" w:date="2017-02-12T22:45:00Z"/>
                <w:sz w:val="21"/>
                <w:szCs w:val="21"/>
              </w:rPr>
            </w:pPr>
            <w:ins w:id="2133" w:author="think" w:date="2017-02-12T22:45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27</w:t>
              </w:r>
            </w:ins>
          </w:p>
        </w:tc>
        <w:tc>
          <w:tcPr>
            <w:tcW w:w="1281" w:type="pct"/>
          </w:tcPr>
          <w:p w14:paraId="0099BCAD" w14:textId="77777777" w:rsidR="00F1568F" w:rsidRPr="00226BD4" w:rsidRDefault="00F1568F" w:rsidP="000A31F4">
            <w:pPr>
              <w:rPr>
                <w:ins w:id="2134" w:author="think" w:date="2017-02-12T22:45:00Z"/>
                <w:sz w:val="21"/>
                <w:szCs w:val="21"/>
              </w:rPr>
            </w:pPr>
            <w:ins w:id="2135" w:author="think" w:date="2017-02-12T22:45:00Z">
              <w:r>
                <w:rPr>
                  <w:sz w:val="21"/>
                  <w:szCs w:val="21"/>
                </w:rPr>
                <w:t>modified_person</w:t>
              </w:r>
            </w:ins>
          </w:p>
        </w:tc>
        <w:tc>
          <w:tcPr>
            <w:tcW w:w="941" w:type="pct"/>
          </w:tcPr>
          <w:p w14:paraId="24E7EB34" w14:textId="77777777" w:rsidR="00F1568F" w:rsidRPr="00226BD4" w:rsidRDefault="00F1568F" w:rsidP="000A31F4">
            <w:pPr>
              <w:rPr>
                <w:ins w:id="2136" w:author="think" w:date="2017-02-12T22:45:00Z"/>
                <w:sz w:val="21"/>
                <w:szCs w:val="21"/>
              </w:rPr>
            </w:pPr>
            <w:ins w:id="2137" w:author="think" w:date="2017-02-12T22:45:00Z">
              <w:r>
                <w:rPr>
                  <w:rFonts w:hint="eastAsia"/>
                  <w:sz w:val="21"/>
                  <w:szCs w:val="21"/>
                </w:rPr>
                <w:t>修改者</w:t>
              </w:r>
            </w:ins>
          </w:p>
        </w:tc>
        <w:tc>
          <w:tcPr>
            <w:tcW w:w="1025" w:type="pct"/>
          </w:tcPr>
          <w:p w14:paraId="7036DFC3" w14:textId="384424D1" w:rsidR="00F1568F" w:rsidRPr="00226BD4" w:rsidRDefault="006245CA" w:rsidP="000A31F4">
            <w:pPr>
              <w:rPr>
                <w:ins w:id="2138" w:author="think" w:date="2017-02-12T22:45:00Z"/>
                <w:sz w:val="21"/>
                <w:szCs w:val="21"/>
              </w:rPr>
            </w:pPr>
            <w:ins w:id="2139" w:author="think" w:date="2017-02-13T23:09:00Z">
              <w:r>
                <w:rPr>
                  <w:sz w:val="21"/>
                  <w:szCs w:val="21"/>
                </w:rPr>
                <w:t>varchar(10)</w:t>
              </w:r>
            </w:ins>
          </w:p>
        </w:tc>
        <w:tc>
          <w:tcPr>
            <w:tcW w:w="1469" w:type="pct"/>
          </w:tcPr>
          <w:p w14:paraId="04333830" w14:textId="77777777" w:rsidR="00F1568F" w:rsidRPr="00226BD4" w:rsidRDefault="00F1568F" w:rsidP="000A31F4">
            <w:pPr>
              <w:rPr>
                <w:ins w:id="2140" w:author="think" w:date="2017-02-12T22:45:00Z"/>
                <w:sz w:val="21"/>
                <w:szCs w:val="21"/>
              </w:rPr>
            </w:pPr>
          </w:p>
        </w:tc>
      </w:tr>
    </w:tbl>
    <w:p w14:paraId="7C82B3E6" w14:textId="77777777" w:rsidR="00C24F4A" w:rsidRPr="00C24F4A" w:rsidRDefault="00C24F4A">
      <w:pPr>
        <w:spacing w:line="560" w:lineRule="exact"/>
        <w:pPrChange w:id="2141" w:author="think" w:date="2017-02-12T16:26:00Z">
          <w:pPr/>
        </w:pPrChange>
      </w:pPr>
    </w:p>
    <w:p w14:paraId="3D3C7B50" w14:textId="702B9B5A" w:rsidR="005545A1" w:rsidRDefault="009700DE">
      <w:pPr>
        <w:pStyle w:val="3"/>
        <w:pPrChange w:id="2142" w:author="think" w:date="2017-02-12T17:36:00Z">
          <w:pPr>
            <w:pStyle w:val="2"/>
          </w:pPr>
        </w:pPrChange>
      </w:pPr>
      <w:bookmarkStart w:id="2143" w:name="_Toc474703326"/>
      <w:r>
        <w:rPr>
          <w:rFonts w:hint="eastAsia"/>
        </w:rPr>
        <w:t>客户经理信息</w:t>
      </w:r>
      <w:bookmarkEnd w:id="2143"/>
      <w:ins w:id="2144" w:author="think" w:date="2017-02-13T23:14:00Z">
        <w:r w:rsidR="006F6971">
          <w:t>(wozhi_saler)</w:t>
        </w:r>
      </w:ins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564"/>
        <w:gridCol w:w="1749"/>
        <w:gridCol w:w="1656"/>
        <w:gridCol w:w="1795"/>
        <w:gridCol w:w="2532"/>
      </w:tblGrid>
      <w:tr w:rsidR="00984FAB" w:rsidRPr="00226BD4" w14:paraId="756ABE5C" w14:textId="77777777" w:rsidTr="0008435D">
        <w:tc>
          <w:tcPr>
            <w:tcW w:w="340" w:type="pct"/>
          </w:tcPr>
          <w:p w14:paraId="54538719" w14:textId="5BC091C6" w:rsidR="00984FAB" w:rsidRPr="00226BD4" w:rsidRDefault="009700DE">
            <w:pPr>
              <w:spacing w:line="560" w:lineRule="exact"/>
              <w:rPr>
                <w:sz w:val="21"/>
                <w:szCs w:val="21"/>
              </w:rPr>
              <w:pPrChange w:id="2145" w:author="think" w:date="2017-02-12T16:26:00Z">
                <w:pPr/>
              </w:pPrChange>
            </w:pPr>
            <w:r w:rsidRPr="00226BD4">
              <w:rPr>
                <w:rFonts w:hint="eastAsia"/>
                <w:sz w:val="21"/>
                <w:szCs w:val="21"/>
              </w:rPr>
              <w:t>序号</w:t>
            </w:r>
          </w:p>
        </w:tc>
        <w:tc>
          <w:tcPr>
            <w:tcW w:w="1054" w:type="pct"/>
          </w:tcPr>
          <w:p w14:paraId="2372BE86" w14:textId="2F7F4B62" w:rsidR="00984FAB" w:rsidRPr="00226BD4" w:rsidRDefault="009700DE">
            <w:pPr>
              <w:spacing w:line="560" w:lineRule="exact"/>
              <w:rPr>
                <w:sz w:val="21"/>
                <w:szCs w:val="21"/>
              </w:rPr>
              <w:pPrChange w:id="2146" w:author="think" w:date="2017-02-12T16:26:00Z">
                <w:pPr/>
              </w:pPrChange>
            </w:pPr>
            <w:r w:rsidRPr="00226BD4">
              <w:rPr>
                <w:rFonts w:hint="eastAsia"/>
                <w:sz w:val="21"/>
                <w:szCs w:val="21"/>
              </w:rPr>
              <w:t>列名</w:t>
            </w:r>
          </w:p>
        </w:tc>
        <w:tc>
          <w:tcPr>
            <w:tcW w:w="998" w:type="pct"/>
          </w:tcPr>
          <w:p w14:paraId="0403D880" w14:textId="43D113B7" w:rsidR="00984FAB" w:rsidRPr="00226BD4" w:rsidRDefault="009700DE">
            <w:pPr>
              <w:spacing w:line="560" w:lineRule="exact"/>
              <w:rPr>
                <w:sz w:val="21"/>
                <w:szCs w:val="21"/>
              </w:rPr>
              <w:pPrChange w:id="2147" w:author="think" w:date="2017-02-12T16:26:00Z">
                <w:pPr/>
              </w:pPrChange>
            </w:pPr>
            <w:r>
              <w:rPr>
                <w:rFonts w:hint="eastAsia"/>
                <w:sz w:val="21"/>
                <w:szCs w:val="21"/>
              </w:rPr>
              <w:t>显示名称</w:t>
            </w:r>
          </w:p>
        </w:tc>
        <w:tc>
          <w:tcPr>
            <w:tcW w:w="1082" w:type="pct"/>
          </w:tcPr>
          <w:p w14:paraId="2295545C" w14:textId="3AFCCC93" w:rsidR="00984FAB" w:rsidRPr="00226BD4" w:rsidRDefault="009700DE">
            <w:pPr>
              <w:spacing w:line="560" w:lineRule="exact"/>
              <w:rPr>
                <w:sz w:val="21"/>
                <w:szCs w:val="21"/>
              </w:rPr>
              <w:pPrChange w:id="2148" w:author="think" w:date="2017-02-12T16:26:00Z">
                <w:pPr/>
              </w:pPrChange>
            </w:pPr>
            <w:r w:rsidRPr="00226BD4">
              <w:rPr>
                <w:rFonts w:hint="eastAsia"/>
                <w:sz w:val="21"/>
                <w:szCs w:val="21"/>
              </w:rPr>
              <w:t>定义</w:t>
            </w:r>
          </w:p>
        </w:tc>
        <w:tc>
          <w:tcPr>
            <w:tcW w:w="1526" w:type="pct"/>
          </w:tcPr>
          <w:p w14:paraId="55D20731" w14:textId="48014A92" w:rsidR="00984FAB" w:rsidRPr="00226BD4" w:rsidRDefault="009700DE">
            <w:pPr>
              <w:spacing w:line="560" w:lineRule="exact"/>
              <w:rPr>
                <w:sz w:val="21"/>
                <w:szCs w:val="21"/>
              </w:rPr>
              <w:pPrChange w:id="2149" w:author="think" w:date="2017-02-12T16:26:00Z">
                <w:pPr/>
              </w:pPrChange>
            </w:pPr>
            <w:r w:rsidRPr="00226BD4">
              <w:rPr>
                <w:rFonts w:hint="eastAsia"/>
                <w:sz w:val="21"/>
                <w:szCs w:val="21"/>
              </w:rPr>
              <w:t>备注</w:t>
            </w:r>
          </w:p>
        </w:tc>
      </w:tr>
      <w:tr w:rsidR="00984FAB" w:rsidRPr="00226BD4" w14:paraId="2339AF0E" w14:textId="77777777" w:rsidTr="0008435D">
        <w:tc>
          <w:tcPr>
            <w:tcW w:w="340" w:type="pct"/>
          </w:tcPr>
          <w:p w14:paraId="1B15CE47" w14:textId="513E1336" w:rsidR="00984FAB" w:rsidRPr="00226BD4" w:rsidRDefault="009700DE">
            <w:pPr>
              <w:spacing w:line="560" w:lineRule="exact"/>
              <w:rPr>
                <w:sz w:val="21"/>
                <w:szCs w:val="21"/>
              </w:rPr>
              <w:pPrChange w:id="2150" w:author="think" w:date="2017-02-12T16:26:00Z">
                <w:pPr/>
              </w:pPrChange>
            </w:pPr>
            <w:r>
              <w:rPr>
                <w:sz w:val="21"/>
                <w:szCs w:val="21"/>
              </w:rPr>
              <w:t>1</w:t>
            </w:r>
          </w:p>
        </w:tc>
        <w:tc>
          <w:tcPr>
            <w:tcW w:w="1054" w:type="pct"/>
          </w:tcPr>
          <w:p w14:paraId="2E974133" w14:textId="7C052EEA" w:rsidR="00984FAB" w:rsidRPr="00226BD4" w:rsidRDefault="009700DE">
            <w:pPr>
              <w:spacing w:line="560" w:lineRule="exact"/>
              <w:rPr>
                <w:sz w:val="21"/>
                <w:szCs w:val="21"/>
              </w:rPr>
              <w:pPrChange w:id="2151" w:author="think" w:date="2017-02-12T16:26:00Z">
                <w:pPr/>
              </w:pPrChange>
            </w:pPr>
            <w:r>
              <w:rPr>
                <w:sz w:val="21"/>
                <w:szCs w:val="21"/>
              </w:rPr>
              <w:t>saler_id</w:t>
            </w:r>
          </w:p>
        </w:tc>
        <w:tc>
          <w:tcPr>
            <w:tcW w:w="998" w:type="pct"/>
          </w:tcPr>
          <w:p w14:paraId="7BAD1F56" w14:textId="2D27350C" w:rsidR="00984FAB" w:rsidRDefault="009700DE">
            <w:pPr>
              <w:spacing w:line="560" w:lineRule="exact"/>
              <w:rPr>
                <w:sz w:val="21"/>
                <w:szCs w:val="21"/>
              </w:rPr>
              <w:pPrChange w:id="2152" w:author="think" w:date="2017-02-12T16:26:00Z">
                <w:pPr/>
              </w:pPrChange>
            </w:pPr>
            <w:del w:id="2153" w:author="think" w:date="2017-02-12T22:10:00Z">
              <w:r w:rsidDel="00BF45FF">
                <w:rPr>
                  <w:rFonts w:hint="eastAsia"/>
                  <w:sz w:val="21"/>
                  <w:szCs w:val="21"/>
                </w:rPr>
                <w:delText>客户经理编号</w:delText>
              </w:r>
            </w:del>
            <w:ins w:id="2154" w:author="think" w:date="2017-02-12T22:10:00Z">
              <w:r w:rsidR="00BF45FF">
                <w:rPr>
                  <w:rFonts w:hint="eastAsia"/>
                  <w:sz w:val="21"/>
                  <w:szCs w:val="21"/>
                </w:rPr>
                <w:t>id</w:t>
              </w:r>
            </w:ins>
          </w:p>
        </w:tc>
        <w:tc>
          <w:tcPr>
            <w:tcW w:w="1082" w:type="pct"/>
          </w:tcPr>
          <w:p w14:paraId="3B980FF7" w14:textId="7AC6F94E" w:rsidR="00984FAB" w:rsidRPr="00226BD4" w:rsidRDefault="009700DE">
            <w:pPr>
              <w:spacing w:line="560" w:lineRule="exact"/>
              <w:rPr>
                <w:sz w:val="21"/>
                <w:szCs w:val="21"/>
              </w:rPr>
              <w:pPrChange w:id="2155" w:author="think" w:date="2017-02-12T16:26:00Z">
                <w:pPr/>
              </w:pPrChange>
            </w:pPr>
            <w:del w:id="2156" w:author="think" w:date="2017-02-12T21:46:00Z">
              <w:r w:rsidRPr="00226BD4" w:rsidDel="007B6730">
                <w:rPr>
                  <w:sz w:val="21"/>
                  <w:szCs w:val="21"/>
                </w:rPr>
                <w:delText>varchar</w:delText>
              </w:r>
            </w:del>
            <w:ins w:id="2157" w:author="think" w:date="2017-02-12T21:46:00Z">
              <w:r w:rsidR="007B6730">
                <w:rPr>
                  <w:sz w:val="21"/>
                  <w:szCs w:val="21"/>
                </w:rPr>
                <w:t>bigint</w:t>
              </w:r>
            </w:ins>
            <w:del w:id="2158" w:author="think" w:date="2017-02-12T21:46:00Z">
              <w:r w:rsidRPr="00226BD4" w:rsidDel="007B6730">
                <w:rPr>
                  <w:sz w:val="21"/>
                  <w:szCs w:val="21"/>
                </w:rPr>
                <w:delText>(</w:delText>
              </w:r>
              <w:r w:rsidDel="007B6730">
                <w:rPr>
                  <w:sz w:val="21"/>
                  <w:szCs w:val="21"/>
                </w:rPr>
                <w:delText>5</w:delText>
              </w:r>
              <w:r w:rsidRPr="00226BD4" w:rsidDel="007B6730">
                <w:rPr>
                  <w:sz w:val="21"/>
                  <w:szCs w:val="21"/>
                </w:rPr>
                <w:delText>0)</w:delText>
              </w:r>
            </w:del>
          </w:p>
        </w:tc>
        <w:tc>
          <w:tcPr>
            <w:tcW w:w="1526" w:type="pct"/>
          </w:tcPr>
          <w:p w14:paraId="53A95BF5" w14:textId="50A3280B" w:rsidR="00984FAB" w:rsidRPr="00226BD4" w:rsidRDefault="009700DE">
            <w:pPr>
              <w:spacing w:line="560" w:lineRule="exact"/>
              <w:rPr>
                <w:sz w:val="21"/>
                <w:szCs w:val="21"/>
              </w:rPr>
              <w:pPrChange w:id="2159" w:author="think" w:date="2017-02-12T16:26:00Z">
                <w:pPr/>
              </w:pPrChange>
            </w:pPr>
            <w:r w:rsidRPr="00226BD4">
              <w:rPr>
                <w:rFonts w:hint="eastAsia"/>
                <w:sz w:val="21"/>
                <w:szCs w:val="21"/>
              </w:rPr>
              <w:t>系统</w:t>
            </w:r>
            <w:r>
              <w:rPr>
                <w:rFonts w:hint="eastAsia"/>
                <w:sz w:val="21"/>
                <w:szCs w:val="21"/>
              </w:rPr>
              <w:t>按规则</w:t>
            </w:r>
            <w:r w:rsidRPr="00226BD4">
              <w:rPr>
                <w:rFonts w:hint="eastAsia"/>
                <w:sz w:val="21"/>
                <w:szCs w:val="21"/>
              </w:rPr>
              <w:t>自动生成</w:t>
            </w:r>
          </w:p>
        </w:tc>
      </w:tr>
      <w:tr w:rsidR="00BF45FF" w:rsidRPr="00226BD4" w14:paraId="6AC9A9DD" w14:textId="77777777" w:rsidTr="000A31F4">
        <w:trPr>
          <w:ins w:id="2160" w:author="think" w:date="2017-02-12T22:09:00Z"/>
        </w:trPr>
        <w:tc>
          <w:tcPr>
            <w:tcW w:w="340" w:type="pct"/>
          </w:tcPr>
          <w:p w14:paraId="120019CC" w14:textId="77777777" w:rsidR="00BF45FF" w:rsidRPr="00226BD4" w:rsidRDefault="00BF45FF" w:rsidP="000A31F4">
            <w:pPr>
              <w:spacing w:line="560" w:lineRule="exact"/>
              <w:rPr>
                <w:ins w:id="2161" w:author="think" w:date="2017-02-12T22:09:00Z"/>
                <w:sz w:val="21"/>
                <w:szCs w:val="21"/>
              </w:rPr>
            </w:pPr>
            <w:ins w:id="2162" w:author="think" w:date="2017-02-12T22:09:00Z">
              <w:r>
                <w:rPr>
                  <w:sz w:val="21"/>
                  <w:szCs w:val="21"/>
                </w:rPr>
                <w:t>1</w:t>
              </w:r>
            </w:ins>
          </w:p>
        </w:tc>
        <w:tc>
          <w:tcPr>
            <w:tcW w:w="1054" w:type="pct"/>
          </w:tcPr>
          <w:p w14:paraId="28EA647A" w14:textId="77865113" w:rsidR="00BF45FF" w:rsidRPr="00226BD4" w:rsidRDefault="00BF45FF" w:rsidP="000A31F4">
            <w:pPr>
              <w:spacing w:line="560" w:lineRule="exact"/>
              <w:rPr>
                <w:ins w:id="2163" w:author="think" w:date="2017-02-12T22:09:00Z"/>
                <w:sz w:val="21"/>
                <w:szCs w:val="21"/>
              </w:rPr>
            </w:pPr>
            <w:ins w:id="2164" w:author="think" w:date="2017-02-12T22:09:00Z">
              <w:r>
                <w:rPr>
                  <w:sz w:val="21"/>
                  <w:szCs w:val="21"/>
                </w:rPr>
                <w:t>saler_</w:t>
              </w:r>
            </w:ins>
            <w:ins w:id="2165" w:author="think" w:date="2017-02-12T22:10:00Z">
              <w:r>
                <w:rPr>
                  <w:rFonts w:hint="eastAsia"/>
                  <w:sz w:val="21"/>
                  <w:szCs w:val="21"/>
                </w:rPr>
                <w:t>code</w:t>
              </w:r>
            </w:ins>
          </w:p>
        </w:tc>
        <w:tc>
          <w:tcPr>
            <w:tcW w:w="998" w:type="pct"/>
          </w:tcPr>
          <w:p w14:paraId="431D6D18" w14:textId="77777777" w:rsidR="00BF45FF" w:rsidRDefault="00BF45FF" w:rsidP="000A31F4">
            <w:pPr>
              <w:spacing w:line="560" w:lineRule="exact"/>
              <w:rPr>
                <w:ins w:id="2166" w:author="think" w:date="2017-02-12T22:09:00Z"/>
                <w:sz w:val="21"/>
                <w:szCs w:val="21"/>
              </w:rPr>
            </w:pPr>
            <w:ins w:id="2167" w:author="think" w:date="2017-02-12T22:09:00Z">
              <w:r>
                <w:rPr>
                  <w:rFonts w:hint="eastAsia"/>
                  <w:sz w:val="21"/>
                  <w:szCs w:val="21"/>
                </w:rPr>
                <w:t>客户经理编号</w:t>
              </w:r>
            </w:ins>
          </w:p>
        </w:tc>
        <w:tc>
          <w:tcPr>
            <w:tcW w:w="1082" w:type="pct"/>
          </w:tcPr>
          <w:p w14:paraId="5AEF0437" w14:textId="160D31FB" w:rsidR="00BF45FF" w:rsidRPr="00226BD4" w:rsidRDefault="00BF45FF" w:rsidP="000A31F4">
            <w:pPr>
              <w:spacing w:line="560" w:lineRule="exact"/>
              <w:rPr>
                <w:ins w:id="2168" w:author="think" w:date="2017-02-12T22:09:00Z"/>
                <w:sz w:val="21"/>
                <w:szCs w:val="21"/>
              </w:rPr>
            </w:pPr>
            <w:ins w:id="2169" w:author="think" w:date="2017-02-12T22:10:00Z">
              <w:r>
                <w:rPr>
                  <w:rFonts w:hint="eastAsia"/>
                  <w:sz w:val="21"/>
                  <w:szCs w:val="21"/>
                </w:rPr>
                <w:t>char</w:t>
              </w:r>
              <w:r>
                <w:rPr>
                  <w:sz w:val="21"/>
                  <w:szCs w:val="21"/>
                </w:rPr>
                <w:t>(10)</w:t>
              </w:r>
            </w:ins>
          </w:p>
        </w:tc>
        <w:tc>
          <w:tcPr>
            <w:tcW w:w="1526" w:type="pct"/>
          </w:tcPr>
          <w:p w14:paraId="1E818B4C" w14:textId="6AE1F45D" w:rsidR="00BF45FF" w:rsidRPr="00226BD4" w:rsidRDefault="00BF45FF" w:rsidP="000A31F4">
            <w:pPr>
              <w:spacing w:line="560" w:lineRule="exact"/>
              <w:rPr>
                <w:ins w:id="2170" w:author="think" w:date="2017-02-12T22:09:00Z"/>
                <w:sz w:val="21"/>
                <w:szCs w:val="21"/>
              </w:rPr>
            </w:pPr>
            <w:ins w:id="2171" w:author="think" w:date="2017-02-12T22:10:00Z">
              <w:r>
                <w:rPr>
                  <w:rFonts w:hint="eastAsia"/>
                  <w:sz w:val="21"/>
                  <w:szCs w:val="21"/>
                </w:rPr>
                <w:t>请确定规则</w:t>
              </w:r>
            </w:ins>
          </w:p>
        </w:tc>
      </w:tr>
      <w:tr w:rsidR="00984FAB" w:rsidRPr="00226BD4" w14:paraId="2145EDBD" w14:textId="77777777" w:rsidTr="0008435D">
        <w:tc>
          <w:tcPr>
            <w:tcW w:w="340" w:type="pct"/>
          </w:tcPr>
          <w:p w14:paraId="76FD78E2" w14:textId="3171FF7C" w:rsidR="00984FAB" w:rsidRDefault="009700DE">
            <w:pPr>
              <w:spacing w:line="560" w:lineRule="exact"/>
              <w:rPr>
                <w:sz w:val="21"/>
                <w:szCs w:val="21"/>
              </w:rPr>
              <w:pPrChange w:id="2172" w:author="think" w:date="2017-02-12T16:26:00Z">
                <w:pPr/>
              </w:pPrChange>
            </w:pPr>
            <w:r>
              <w:rPr>
                <w:sz w:val="21"/>
                <w:szCs w:val="21"/>
              </w:rPr>
              <w:t>2</w:t>
            </w:r>
          </w:p>
        </w:tc>
        <w:tc>
          <w:tcPr>
            <w:tcW w:w="1054" w:type="pct"/>
          </w:tcPr>
          <w:p w14:paraId="75137D45" w14:textId="3959C96A" w:rsidR="00984FAB" w:rsidRDefault="009700DE">
            <w:pPr>
              <w:spacing w:line="560" w:lineRule="exact"/>
              <w:rPr>
                <w:sz w:val="21"/>
                <w:szCs w:val="21"/>
              </w:rPr>
              <w:pPrChange w:id="2173" w:author="think" w:date="2017-02-12T16:26:00Z">
                <w:pPr/>
              </w:pPrChange>
            </w:pPr>
            <w:r>
              <w:rPr>
                <w:sz w:val="21"/>
                <w:szCs w:val="21"/>
              </w:rPr>
              <w:t>saler_name</w:t>
            </w:r>
          </w:p>
        </w:tc>
        <w:tc>
          <w:tcPr>
            <w:tcW w:w="998" w:type="pct"/>
          </w:tcPr>
          <w:p w14:paraId="07B9B3FC" w14:textId="7FFA4924" w:rsidR="00984FAB" w:rsidRDefault="009700DE">
            <w:pPr>
              <w:spacing w:line="560" w:lineRule="exact"/>
              <w:rPr>
                <w:sz w:val="21"/>
                <w:szCs w:val="21"/>
              </w:rPr>
              <w:pPrChange w:id="2174" w:author="think" w:date="2017-02-12T16:26:00Z">
                <w:pPr/>
              </w:pPrChange>
            </w:pPr>
            <w:r>
              <w:rPr>
                <w:rFonts w:hint="eastAsia"/>
                <w:sz w:val="21"/>
                <w:szCs w:val="21"/>
              </w:rPr>
              <w:t>客户经理姓名</w:t>
            </w:r>
          </w:p>
        </w:tc>
        <w:tc>
          <w:tcPr>
            <w:tcW w:w="1082" w:type="pct"/>
          </w:tcPr>
          <w:p w14:paraId="7A3A7E05" w14:textId="5CCDB3DD" w:rsidR="00984FAB" w:rsidRPr="00226BD4" w:rsidRDefault="009700DE">
            <w:pPr>
              <w:spacing w:line="560" w:lineRule="exact"/>
              <w:rPr>
                <w:sz w:val="21"/>
                <w:szCs w:val="21"/>
              </w:rPr>
              <w:pPrChange w:id="2175" w:author="think" w:date="2017-02-12T16:26:00Z">
                <w:pPr/>
              </w:pPrChange>
            </w:pPr>
            <w:r w:rsidRPr="00226BD4">
              <w:rPr>
                <w:sz w:val="21"/>
                <w:szCs w:val="21"/>
              </w:rPr>
              <w:t>varchar(</w:t>
            </w:r>
            <w:ins w:id="2176" w:author="think" w:date="2017-02-12T21:46:00Z">
              <w:r w:rsidR="007B6730">
                <w:rPr>
                  <w:sz w:val="21"/>
                  <w:szCs w:val="21"/>
                </w:rPr>
                <w:t>30</w:t>
              </w:r>
            </w:ins>
            <w:del w:id="2177" w:author="think" w:date="2017-02-12T21:46:00Z">
              <w:r w:rsidRPr="00226BD4" w:rsidDel="007B6730">
                <w:rPr>
                  <w:sz w:val="21"/>
                  <w:szCs w:val="21"/>
                </w:rPr>
                <w:delText>200</w:delText>
              </w:r>
            </w:del>
            <w:r w:rsidRPr="00226BD4">
              <w:rPr>
                <w:sz w:val="21"/>
                <w:szCs w:val="21"/>
              </w:rPr>
              <w:t>)</w:t>
            </w:r>
          </w:p>
        </w:tc>
        <w:tc>
          <w:tcPr>
            <w:tcW w:w="1526" w:type="pct"/>
          </w:tcPr>
          <w:p w14:paraId="31017DDA" w14:textId="77777777" w:rsidR="00984FAB" w:rsidRPr="00226BD4" w:rsidRDefault="00984FAB">
            <w:pPr>
              <w:spacing w:line="560" w:lineRule="exact"/>
              <w:rPr>
                <w:sz w:val="21"/>
                <w:szCs w:val="21"/>
              </w:rPr>
              <w:pPrChange w:id="2178" w:author="think" w:date="2017-02-12T16:26:00Z">
                <w:pPr/>
              </w:pPrChange>
            </w:pPr>
          </w:p>
        </w:tc>
      </w:tr>
      <w:tr w:rsidR="00984FAB" w:rsidRPr="00226BD4" w14:paraId="276896A9" w14:textId="77777777" w:rsidTr="0008435D">
        <w:tc>
          <w:tcPr>
            <w:tcW w:w="340" w:type="pct"/>
          </w:tcPr>
          <w:p w14:paraId="12BE2176" w14:textId="0A585D4A" w:rsidR="00984FAB" w:rsidRDefault="009700DE">
            <w:pPr>
              <w:spacing w:line="560" w:lineRule="exact"/>
              <w:rPr>
                <w:sz w:val="21"/>
                <w:szCs w:val="21"/>
              </w:rPr>
              <w:pPrChange w:id="2179" w:author="think" w:date="2017-02-12T16:26:00Z">
                <w:pPr/>
              </w:pPrChange>
            </w:pPr>
            <w:r>
              <w:rPr>
                <w:sz w:val="21"/>
                <w:szCs w:val="21"/>
              </w:rPr>
              <w:t>3</w:t>
            </w:r>
          </w:p>
        </w:tc>
        <w:tc>
          <w:tcPr>
            <w:tcW w:w="1054" w:type="pct"/>
          </w:tcPr>
          <w:p w14:paraId="23166F61" w14:textId="17344066" w:rsidR="00984FAB" w:rsidRDefault="009700DE">
            <w:pPr>
              <w:spacing w:line="560" w:lineRule="exact"/>
              <w:rPr>
                <w:sz w:val="21"/>
                <w:szCs w:val="21"/>
              </w:rPr>
              <w:pPrChange w:id="2180" w:author="think" w:date="2017-02-12T16:26:00Z">
                <w:pPr/>
              </w:pPrChange>
            </w:pPr>
            <w:r>
              <w:rPr>
                <w:sz w:val="21"/>
                <w:szCs w:val="21"/>
              </w:rPr>
              <w:t>saler_mobile</w:t>
            </w:r>
          </w:p>
        </w:tc>
        <w:tc>
          <w:tcPr>
            <w:tcW w:w="998" w:type="pct"/>
          </w:tcPr>
          <w:p w14:paraId="2EBBA8F7" w14:textId="25DD6BE2" w:rsidR="00984FAB" w:rsidRDefault="009700DE">
            <w:pPr>
              <w:spacing w:line="560" w:lineRule="exact"/>
              <w:rPr>
                <w:sz w:val="21"/>
                <w:szCs w:val="21"/>
              </w:rPr>
              <w:pPrChange w:id="2181" w:author="think" w:date="2017-02-12T16:26:00Z">
                <w:pPr/>
              </w:pPrChange>
            </w:pPr>
            <w:r>
              <w:rPr>
                <w:rFonts w:hint="eastAsia"/>
                <w:sz w:val="21"/>
                <w:szCs w:val="21"/>
              </w:rPr>
              <w:t>客户经理手机号</w:t>
            </w:r>
          </w:p>
        </w:tc>
        <w:tc>
          <w:tcPr>
            <w:tcW w:w="1082" w:type="pct"/>
          </w:tcPr>
          <w:p w14:paraId="704DE591" w14:textId="28F63D2D" w:rsidR="00984FAB" w:rsidRPr="00226BD4" w:rsidRDefault="009700DE">
            <w:pPr>
              <w:spacing w:line="560" w:lineRule="exact"/>
              <w:rPr>
                <w:sz w:val="21"/>
                <w:szCs w:val="21"/>
              </w:rPr>
              <w:pPrChange w:id="2182" w:author="think" w:date="2017-02-12T16:26:00Z">
                <w:pPr/>
              </w:pPrChange>
            </w:pPr>
            <w:r w:rsidRPr="00226BD4">
              <w:rPr>
                <w:sz w:val="21"/>
                <w:szCs w:val="21"/>
              </w:rPr>
              <w:t>varchar(</w:t>
            </w:r>
            <w:r>
              <w:rPr>
                <w:sz w:val="21"/>
                <w:szCs w:val="21"/>
              </w:rPr>
              <w:t>11</w:t>
            </w:r>
            <w:r w:rsidRPr="00226BD4">
              <w:rPr>
                <w:sz w:val="21"/>
                <w:szCs w:val="21"/>
              </w:rPr>
              <w:t>)</w:t>
            </w:r>
          </w:p>
        </w:tc>
        <w:tc>
          <w:tcPr>
            <w:tcW w:w="1526" w:type="pct"/>
          </w:tcPr>
          <w:p w14:paraId="776CE3B5" w14:textId="77777777" w:rsidR="00984FAB" w:rsidRPr="00226BD4" w:rsidRDefault="00984FAB">
            <w:pPr>
              <w:spacing w:line="560" w:lineRule="exact"/>
              <w:rPr>
                <w:sz w:val="21"/>
                <w:szCs w:val="21"/>
              </w:rPr>
              <w:pPrChange w:id="2183" w:author="think" w:date="2017-02-12T16:26:00Z">
                <w:pPr/>
              </w:pPrChange>
            </w:pPr>
          </w:p>
        </w:tc>
      </w:tr>
      <w:tr w:rsidR="00984FAB" w:rsidRPr="00226BD4" w14:paraId="0BA5B8DE" w14:textId="77777777" w:rsidTr="0008435D">
        <w:tc>
          <w:tcPr>
            <w:tcW w:w="340" w:type="pct"/>
          </w:tcPr>
          <w:p w14:paraId="72688744" w14:textId="4FBF9004" w:rsidR="00984FAB" w:rsidRDefault="009700DE">
            <w:pPr>
              <w:spacing w:line="560" w:lineRule="exact"/>
              <w:rPr>
                <w:sz w:val="21"/>
                <w:szCs w:val="21"/>
              </w:rPr>
              <w:pPrChange w:id="2184" w:author="think" w:date="2017-02-12T16:26:00Z">
                <w:pPr/>
              </w:pPrChange>
            </w:pPr>
            <w:r>
              <w:rPr>
                <w:sz w:val="21"/>
                <w:szCs w:val="21"/>
              </w:rPr>
              <w:t>4</w:t>
            </w:r>
          </w:p>
        </w:tc>
        <w:tc>
          <w:tcPr>
            <w:tcW w:w="1054" w:type="pct"/>
          </w:tcPr>
          <w:p w14:paraId="2F1A2C8C" w14:textId="4E8F9ACF" w:rsidR="00984FAB" w:rsidRPr="00226BD4" w:rsidRDefault="009700DE">
            <w:pPr>
              <w:spacing w:line="560" w:lineRule="exact"/>
              <w:rPr>
                <w:sz w:val="21"/>
                <w:szCs w:val="21"/>
              </w:rPr>
              <w:pPrChange w:id="2185" w:author="think" w:date="2017-02-12T16:26:00Z">
                <w:pPr/>
              </w:pPrChange>
            </w:pPr>
            <w:r w:rsidRPr="00226BD4">
              <w:rPr>
                <w:sz w:val="21"/>
                <w:szCs w:val="21"/>
              </w:rPr>
              <w:t>saler</w:t>
            </w:r>
            <w:r>
              <w:rPr>
                <w:sz w:val="21"/>
                <w:szCs w:val="21"/>
              </w:rPr>
              <w:t>_</w:t>
            </w:r>
            <w:r w:rsidRPr="00226BD4">
              <w:rPr>
                <w:sz w:val="21"/>
                <w:szCs w:val="21"/>
              </w:rPr>
              <w:t>reward</w:t>
            </w:r>
          </w:p>
        </w:tc>
        <w:tc>
          <w:tcPr>
            <w:tcW w:w="998" w:type="pct"/>
          </w:tcPr>
          <w:p w14:paraId="1A2BBF9E" w14:textId="18D1C40E" w:rsidR="00984FAB" w:rsidRPr="00226BD4" w:rsidRDefault="009700DE">
            <w:pPr>
              <w:spacing w:line="560" w:lineRule="exact"/>
              <w:rPr>
                <w:sz w:val="21"/>
                <w:szCs w:val="21"/>
              </w:rPr>
              <w:pPrChange w:id="2186" w:author="think" w:date="2017-02-12T16:26:00Z">
                <w:pPr/>
              </w:pPrChange>
            </w:pPr>
            <w:r w:rsidRPr="00226BD4">
              <w:rPr>
                <w:rFonts w:hint="eastAsia"/>
                <w:sz w:val="21"/>
                <w:szCs w:val="21"/>
              </w:rPr>
              <w:t>奖励标准</w:t>
            </w:r>
          </w:p>
        </w:tc>
        <w:tc>
          <w:tcPr>
            <w:tcW w:w="1082" w:type="pct"/>
          </w:tcPr>
          <w:p w14:paraId="1B62D230" w14:textId="393F99D4" w:rsidR="00984FAB" w:rsidRPr="00226BD4" w:rsidRDefault="009700DE">
            <w:pPr>
              <w:spacing w:line="560" w:lineRule="exact"/>
              <w:rPr>
                <w:sz w:val="21"/>
                <w:szCs w:val="21"/>
              </w:rPr>
              <w:pPrChange w:id="2187" w:author="think" w:date="2017-02-12T16:26:00Z">
                <w:pPr/>
              </w:pPrChange>
            </w:pPr>
            <w:r w:rsidRPr="00226BD4">
              <w:rPr>
                <w:sz w:val="21"/>
                <w:szCs w:val="21"/>
              </w:rPr>
              <w:t>decimal(10,4)</w:t>
            </w:r>
          </w:p>
        </w:tc>
        <w:tc>
          <w:tcPr>
            <w:tcW w:w="1526" w:type="pct"/>
          </w:tcPr>
          <w:p w14:paraId="39264159" w14:textId="2771CB86" w:rsidR="00984FAB" w:rsidRPr="00226BD4" w:rsidRDefault="009700DE">
            <w:pPr>
              <w:spacing w:line="560" w:lineRule="exact"/>
              <w:rPr>
                <w:sz w:val="21"/>
                <w:szCs w:val="21"/>
              </w:rPr>
              <w:pPrChange w:id="2188" w:author="think" w:date="2017-02-12T16:26:00Z">
                <w:pPr/>
              </w:pPrChange>
            </w:pPr>
            <w:r>
              <w:rPr>
                <w:rFonts w:hint="eastAsia"/>
                <w:sz w:val="21"/>
                <w:szCs w:val="21"/>
              </w:rPr>
              <w:t>利润的百分比，如</w:t>
            </w:r>
            <w:r>
              <w:rPr>
                <w:sz w:val="21"/>
                <w:szCs w:val="21"/>
              </w:rPr>
              <w:t>50%</w:t>
            </w:r>
          </w:p>
        </w:tc>
      </w:tr>
      <w:tr w:rsidR="00984FAB" w:rsidRPr="00226BD4" w14:paraId="69350817" w14:textId="77777777" w:rsidTr="0008435D">
        <w:tc>
          <w:tcPr>
            <w:tcW w:w="340" w:type="pct"/>
          </w:tcPr>
          <w:p w14:paraId="6FB1E5B3" w14:textId="485527FD" w:rsidR="00984FAB" w:rsidRDefault="009700DE">
            <w:pPr>
              <w:spacing w:line="560" w:lineRule="exact"/>
              <w:rPr>
                <w:sz w:val="21"/>
                <w:szCs w:val="21"/>
              </w:rPr>
              <w:pPrChange w:id="2189" w:author="think" w:date="2017-02-12T16:26:00Z">
                <w:pPr/>
              </w:pPrChange>
            </w:pPr>
            <w:r>
              <w:rPr>
                <w:sz w:val="21"/>
                <w:szCs w:val="21"/>
              </w:rPr>
              <w:t>5</w:t>
            </w:r>
          </w:p>
        </w:tc>
        <w:tc>
          <w:tcPr>
            <w:tcW w:w="1054" w:type="pct"/>
          </w:tcPr>
          <w:p w14:paraId="16C6080E" w14:textId="71CD9DC4" w:rsidR="00984FAB" w:rsidRPr="00226BD4" w:rsidRDefault="009700DE">
            <w:pPr>
              <w:spacing w:line="560" w:lineRule="exact"/>
              <w:rPr>
                <w:sz w:val="21"/>
                <w:szCs w:val="21"/>
              </w:rPr>
              <w:pPrChange w:id="2190" w:author="think" w:date="2017-02-12T16:26:00Z">
                <w:pPr/>
              </w:pPrChange>
            </w:pPr>
            <w:r>
              <w:rPr>
                <w:sz w:val="21"/>
                <w:szCs w:val="21"/>
              </w:rPr>
              <w:t>reward_time</w:t>
            </w:r>
          </w:p>
        </w:tc>
        <w:tc>
          <w:tcPr>
            <w:tcW w:w="998" w:type="pct"/>
          </w:tcPr>
          <w:p w14:paraId="462FB6A9" w14:textId="0EF12427" w:rsidR="00984FAB" w:rsidRPr="00226BD4" w:rsidRDefault="009700DE">
            <w:pPr>
              <w:spacing w:line="560" w:lineRule="exact"/>
              <w:rPr>
                <w:sz w:val="21"/>
                <w:szCs w:val="21"/>
              </w:rPr>
              <w:pPrChange w:id="2191" w:author="think" w:date="2017-02-12T16:26:00Z">
                <w:pPr/>
              </w:pPrChange>
            </w:pPr>
            <w:r>
              <w:rPr>
                <w:rFonts w:hint="eastAsia"/>
                <w:sz w:val="21"/>
                <w:szCs w:val="21"/>
              </w:rPr>
              <w:t>奖励周期</w:t>
            </w:r>
          </w:p>
        </w:tc>
        <w:tc>
          <w:tcPr>
            <w:tcW w:w="1082" w:type="pct"/>
          </w:tcPr>
          <w:p w14:paraId="2F7F465D" w14:textId="6CA580A8" w:rsidR="00984FAB" w:rsidRPr="00226BD4" w:rsidRDefault="009700DE">
            <w:pPr>
              <w:spacing w:line="560" w:lineRule="exact"/>
              <w:rPr>
                <w:sz w:val="21"/>
                <w:szCs w:val="21"/>
              </w:rPr>
              <w:pPrChange w:id="2192" w:author="think" w:date="2017-02-12T16:26:00Z">
                <w:pPr/>
              </w:pPrChange>
            </w:pPr>
            <w:del w:id="2193" w:author="think" w:date="2017-02-13T23:30:00Z">
              <w:r w:rsidRPr="00226BD4" w:rsidDel="00615D83">
                <w:rPr>
                  <w:sz w:val="21"/>
                  <w:szCs w:val="21"/>
                </w:rPr>
                <w:delText>varchar</w:delText>
              </w:r>
            </w:del>
            <w:ins w:id="2194" w:author="think" w:date="2017-02-13T23:30:00Z">
              <w:r w:rsidR="00615D83">
                <w:rPr>
                  <w:sz w:val="21"/>
                  <w:szCs w:val="21"/>
                </w:rPr>
                <w:t>char</w:t>
              </w:r>
            </w:ins>
            <w:r w:rsidRPr="00226BD4">
              <w:rPr>
                <w:sz w:val="21"/>
                <w:szCs w:val="21"/>
              </w:rPr>
              <w:t>(2</w:t>
            </w:r>
            <w:del w:id="2195" w:author="think" w:date="2017-02-13T23:30:00Z">
              <w:r w:rsidRPr="00226BD4" w:rsidDel="00615D83">
                <w:rPr>
                  <w:sz w:val="21"/>
                  <w:szCs w:val="21"/>
                </w:rPr>
                <w:delText>00</w:delText>
              </w:r>
            </w:del>
            <w:r w:rsidRPr="00226BD4">
              <w:rPr>
                <w:sz w:val="21"/>
                <w:szCs w:val="21"/>
              </w:rPr>
              <w:t>)</w:t>
            </w:r>
          </w:p>
        </w:tc>
        <w:tc>
          <w:tcPr>
            <w:tcW w:w="1526" w:type="pct"/>
          </w:tcPr>
          <w:p w14:paraId="2B364295" w14:textId="31DA7520" w:rsidR="00A203D0" w:rsidRDefault="00A203D0">
            <w:pPr>
              <w:spacing w:line="560" w:lineRule="exact"/>
              <w:rPr>
                <w:ins w:id="2196" w:author="think" w:date="2017-02-13T23:31:00Z"/>
                <w:sz w:val="21"/>
                <w:szCs w:val="21"/>
              </w:rPr>
              <w:pPrChange w:id="2197" w:author="think" w:date="2017-02-12T16:26:00Z">
                <w:pPr/>
              </w:pPrChange>
            </w:pPr>
            <w:ins w:id="2198" w:author="think" w:date="2017-02-13T23:31:00Z">
              <w:r>
                <w:rPr>
                  <w:rFonts w:hint="eastAsia"/>
                  <w:sz w:val="21"/>
                  <w:szCs w:val="21"/>
                </w:rPr>
                <w:t>不奖励</w:t>
              </w:r>
              <w:r>
                <w:rPr>
                  <w:rFonts w:hint="eastAsia"/>
                  <w:sz w:val="21"/>
                  <w:szCs w:val="21"/>
                </w:rPr>
                <w:t>0</w:t>
              </w:r>
              <w:r>
                <w:rPr>
                  <w:rFonts w:hint="eastAsia"/>
                  <w:sz w:val="21"/>
                  <w:szCs w:val="21"/>
                </w:rPr>
                <w:t>、年</w:t>
              </w:r>
            </w:ins>
            <w:ins w:id="2199" w:author="think" w:date="2017-02-13T23:32:00Z">
              <w:r>
                <w:rPr>
                  <w:rFonts w:hint="eastAsia"/>
                  <w:sz w:val="21"/>
                  <w:szCs w:val="21"/>
                </w:rPr>
                <w:t>1</w:t>
              </w:r>
              <w:r>
                <w:rPr>
                  <w:rFonts w:hint="eastAsia"/>
                  <w:sz w:val="21"/>
                  <w:szCs w:val="21"/>
                </w:rPr>
                <w:t>、</w:t>
              </w:r>
            </w:ins>
            <w:ins w:id="2200" w:author="think" w:date="2017-02-13T23:31:00Z">
              <w:r>
                <w:rPr>
                  <w:rFonts w:hint="eastAsia"/>
                  <w:sz w:val="21"/>
                  <w:szCs w:val="21"/>
                </w:rPr>
                <w:t>半年</w:t>
              </w:r>
            </w:ins>
          </w:p>
          <w:p w14:paraId="40BB36E0" w14:textId="26D9C0A5" w:rsidR="00984FAB" w:rsidRDefault="00A203D0">
            <w:pPr>
              <w:spacing w:line="560" w:lineRule="exact"/>
              <w:rPr>
                <w:sz w:val="21"/>
                <w:szCs w:val="21"/>
              </w:rPr>
              <w:pPrChange w:id="2201" w:author="think" w:date="2017-02-12T16:26:00Z">
                <w:pPr/>
              </w:pPrChange>
            </w:pPr>
            <w:ins w:id="2202" w:author="think" w:date="2017-02-13T23:31:00Z">
              <w:r>
                <w:rPr>
                  <w:rFonts w:hint="eastAsia"/>
                  <w:sz w:val="21"/>
                  <w:szCs w:val="21"/>
                </w:rPr>
                <w:t>半年</w:t>
              </w:r>
            </w:ins>
            <w:r w:rsidR="009700DE">
              <w:rPr>
                <w:rFonts w:hint="eastAsia"/>
                <w:sz w:val="21"/>
                <w:szCs w:val="21"/>
              </w:rPr>
              <w:t>季度、半年等</w:t>
            </w:r>
          </w:p>
        </w:tc>
      </w:tr>
      <w:tr w:rsidR="004B7D6B" w:rsidRPr="00226BD4" w14:paraId="48049878" w14:textId="77777777" w:rsidTr="004B7D6B">
        <w:trPr>
          <w:trHeight w:val="441"/>
          <w:ins w:id="2203" w:author="think" w:date="2017-02-12T21:55:00Z"/>
        </w:trPr>
        <w:tc>
          <w:tcPr>
            <w:tcW w:w="340" w:type="pct"/>
          </w:tcPr>
          <w:p w14:paraId="48C10C06" w14:textId="30782654" w:rsidR="004B7D6B" w:rsidRPr="00226BD4" w:rsidRDefault="004B7D6B" w:rsidP="000A31F4">
            <w:pPr>
              <w:rPr>
                <w:ins w:id="2204" w:author="think" w:date="2017-02-12T21:55:00Z"/>
                <w:sz w:val="21"/>
                <w:szCs w:val="21"/>
              </w:rPr>
            </w:pPr>
            <w:ins w:id="2205" w:author="think" w:date="2017-02-12T21:55:00Z">
              <w:r>
                <w:rPr>
                  <w:rFonts w:hint="eastAsia"/>
                  <w:sz w:val="21"/>
                  <w:szCs w:val="21"/>
                </w:rPr>
                <w:t>6</w:t>
              </w:r>
            </w:ins>
          </w:p>
        </w:tc>
        <w:tc>
          <w:tcPr>
            <w:tcW w:w="1054" w:type="pct"/>
          </w:tcPr>
          <w:p w14:paraId="30F73113" w14:textId="77777777" w:rsidR="004B7D6B" w:rsidRPr="00226BD4" w:rsidRDefault="004B7D6B" w:rsidP="000A31F4">
            <w:pPr>
              <w:rPr>
                <w:ins w:id="2206" w:author="think" w:date="2017-02-12T21:55:00Z"/>
                <w:sz w:val="21"/>
                <w:szCs w:val="21"/>
              </w:rPr>
            </w:pPr>
            <w:ins w:id="2207" w:author="think" w:date="2017-02-12T21:55:00Z">
              <w:r>
                <w:rPr>
                  <w:sz w:val="21"/>
                  <w:szCs w:val="21"/>
                </w:rPr>
                <w:t>gmt_create</w:t>
              </w:r>
            </w:ins>
          </w:p>
        </w:tc>
        <w:tc>
          <w:tcPr>
            <w:tcW w:w="998" w:type="pct"/>
          </w:tcPr>
          <w:p w14:paraId="16227927" w14:textId="77777777" w:rsidR="004B7D6B" w:rsidRPr="00226BD4" w:rsidRDefault="004B7D6B" w:rsidP="000A31F4">
            <w:pPr>
              <w:rPr>
                <w:ins w:id="2208" w:author="think" w:date="2017-02-12T21:55:00Z"/>
                <w:sz w:val="21"/>
                <w:szCs w:val="21"/>
              </w:rPr>
            </w:pPr>
            <w:ins w:id="2209" w:author="think" w:date="2017-02-12T21:55:00Z">
              <w:r>
                <w:rPr>
                  <w:rFonts w:hint="eastAsia"/>
                  <w:sz w:val="21"/>
                  <w:szCs w:val="21"/>
                </w:rPr>
                <w:t>创建</w:t>
              </w:r>
              <w:r w:rsidRPr="00226BD4">
                <w:rPr>
                  <w:rFonts w:hint="eastAsia"/>
                  <w:sz w:val="21"/>
                  <w:szCs w:val="21"/>
                </w:rPr>
                <w:t>时间</w:t>
              </w:r>
            </w:ins>
          </w:p>
        </w:tc>
        <w:tc>
          <w:tcPr>
            <w:tcW w:w="1082" w:type="pct"/>
          </w:tcPr>
          <w:p w14:paraId="438E7913" w14:textId="77777777" w:rsidR="004B7D6B" w:rsidRPr="00226BD4" w:rsidRDefault="004B7D6B" w:rsidP="000A31F4">
            <w:pPr>
              <w:rPr>
                <w:ins w:id="2210" w:author="think" w:date="2017-02-12T21:55:00Z"/>
                <w:sz w:val="21"/>
                <w:szCs w:val="21"/>
              </w:rPr>
            </w:pPr>
            <w:ins w:id="2211" w:author="think" w:date="2017-02-12T21:55:00Z">
              <w:r>
                <w:rPr>
                  <w:sz w:val="21"/>
                  <w:szCs w:val="21"/>
                </w:rPr>
                <w:t>timestamp</w:t>
              </w:r>
            </w:ins>
          </w:p>
        </w:tc>
        <w:tc>
          <w:tcPr>
            <w:tcW w:w="1526" w:type="pct"/>
          </w:tcPr>
          <w:p w14:paraId="4BC7B8AD" w14:textId="77777777" w:rsidR="004B7D6B" w:rsidRPr="00226BD4" w:rsidRDefault="004B7D6B" w:rsidP="000A31F4">
            <w:pPr>
              <w:rPr>
                <w:ins w:id="2212" w:author="think" w:date="2017-02-12T21:55:00Z"/>
                <w:sz w:val="21"/>
                <w:szCs w:val="21"/>
              </w:rPr>
            </w:pPr>
          </w:p>
        </w:tc>
      </w:tr>
      <w:tr w:rsidR="004B7D6B" w:rsidRPr="00226BD4" w14:paraId="4583DB05" w14:textId="77777777" w:rsidTr="004B7D6B">
        <w:trPr>
          <w:trHeight w:val="441"/>
          <w:ins w:id="2213" w:author="think" w:date="2017-02-12T21:55:00Z"/>
        </w:trPr>
        <w:tc>
          <w:tcPr>
            <w:tcW w:w="340" w:type="pct"/>
          </w:tcPr>
          <w:p w14:paraId="735A0257" w14:textId="527F2738" w:rsidR="004B7D6B" w:rsidRPr="00226BD4" w:rsidRDefault="004B7D6B" w:rsidP="000A31F4">
            <w:pPr>
              <w:rPr>
                <w:ins w:id="2214" w:author="think" w:date="2017-02-12T21:55:00Z"/>
                <w:sz w:val="21"/>
                <w:szCs w:val="21"/>
              </w:rPr>
            </w:pPr>
            <w:ins w:id="2215" w:author="think" w:date="2017-02-12T21:55:00Z">
              <w:r>
                <w:rPr>
                  <w:rFonts w:hint="eastAsia"/>
                  <w:sz w:val="21"/>
                  <w:szCs w:val="21"/>
                </w:rPr>
                <w:t>7</w:t>
              </w:r>
            </w:ins>
          </w:p>
        </w:tc>
        <w:tc>
          <w:tcPr>
            <w:tcW w:w="1054" w:type="pct"/>
          </w:tcPr>
          <w:p w14:paraId="5F18C022" w14:textId="77777777" w:rsidR="004B7D6B" w:rsidRPr="00226BD4" w:rsidRDefault="004B7D6B" w:rsidP="000A31F4">
            <w:pPr>
              <w:rPr>
                <w:ins w:id="2216" w:author="think" w:date="2017-02-12T21:55:00Z"/>
                <w:sz w:val="21"/>
                <w:szCs w:val="21"/>
              </w:rPr>
            </w:pPr>
            <w:ins w:id="2217" w:author="think" w:date="2017-02-12T21:55:00Z">
              <w:r>
                <w:rPr>
                  <w:sz w:val="21"/>
                  <w:szCs w:val="21"/>
                </w:rPr>
                <w:t>gmt_modified</w:t>
              </w:r>
            </w:ins>
          </w:p>
        </w:tc>
        <w:tc>
          <w:tcPr>
            <w:tcW w:w="998" w:type="pct"/>
          </w:tcPr>
          <w:p w14:paraId="538FD45B" w14:textId="77777777" w:rsidR="004B7D6B" w:rsidRPr="00226BD4" w:rsidRDefault="004B7D6B" w:rsidP="000A31F4">
            <w:pPr>
              <w:rPr>
                <w:ins w:id="2218" w:author="think" w:date="2017-02-12T21:55:00Z"/>
                <w:sz w:val="21"/>
                <w:szCs w:val="21"/>
              </w:rPr>
            </w:pPr>
            <w:ins w:id="2219" w:author="think" w:date="2017-02-12T21:55:00Z">
              <w:r>
                <w:rPr>
                  <w:rFonts w:hint="eastAsia"/>
                  <w:sz w:val="21"/>
                  <w:szCs w:val="21"/>
                </w:rPr>
                <w:t>修改</w:t>
              </w:r>
              <w:r w:rsidRPr="00226BD4">
                <w:rPr>
                  <w:rFonts w:hint="eastAsia"/>
                  <w:sz w:val="21"/>
                  <w:szCs w:val="21"/>
                </w:rPr>
                <w:t>时间</w:t>
              </w:r>
            </w:ins>
          </w:p>
        </w:tc>
        <w:tc>
          <w:tcPr>
            <w:tcW w:w="1082" w:type="pct"/>
          </w:tcPr>
          <w:p w14:paraId="4FD29880" w14:textId="77777777" w:rsidR="004B7D6B" w:rsidRPr="00226BD4" w:rsidRDefault="004B7D6B" w:rsidP="000A31F4">
            <w:pPr>
              <w:rPr>
                <w:ins w:id="2220" w:author="think" w:date="2017-02-12T21:55:00Z"/>
                <w:sz w:val="21"/>
                <w:szCs w:val="21"/>
              </w:rPr>
            </w:pPr>
            <w:ins w:id="2221" w:author="think" w:date="2017-02-12T21:55:00Z">
              <w:r>
                <w:rPr>
                  <w:sz w:val="21"/>
                  <w:szCs w:val="21"/>
                </w:rPr>
                <w:t>timestamp</w:t>
              </w:r>
            </w:ins>
          </w:p>
        </w:tc>
        <w:tc>
          <w:tcPr>
            <w:tcW w:w="1526" w:type="pct"/>
          </w:tcPr>
          <w:p w14:paraId="5D31407D" w14:textId="77777777" w:rsidR="004B7D6B" w:rsidRPr="00226BD4" w:rsidRDefault="004B7D6B" w:rsidP="000A31F4">
            <w:pPr>
              <w:rPr>
                <w:ins w:id="2222" w:author="think" w:date="2017-02-12T21:55:00Z"/>
                <w:sz w:val="21"/>
                <w:szCs w:val="21"/>
              </w:rPr>
            </w:pPr>
          </w:p>
        </w:tc>
      </w:tr>
      <w:tr w:rsidR="004B7D6B" w:rsidRPr="00226BD4" w14:paraId="69130789" w14:textId="77777777" w:rsidTr="004B7D6B">
        <w:trPr>
          <w:trHeight w:val="441"/>
          <w:ins w:id="2223" w:author="think" w:date="2017-02-12T21:55:00Z"/>
        </w:trPr>
        <w:tc>
          <w:tcPr>
            <w:tcW w:w="340" w:type="pct"/>
          </w:tcPr>
          <w:p w14:paraId="6E761FF6" w14:textId="442F6D0E" w:rsidR="004B7D6B" w:rsidRPr="00226BD4" w:rsidRDefault="004B7D6B" w:rsidP="000A31F4">
            <w:pPr>
              <w:rPr>
                <w:ins w:id="2224" w:author="think" w:date="2017-02-12T21:55:00Z"/>
                <w:sz w:val="21"/>
                <w:szCs w:val="21"/>
              </w:rPr>
            </w:pPr>
            <w:ins w:id="2225" w:author="think" w:date="2017-02-12T21:55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8</w:t>
              </w:r>
            </w:ins>
          </w:p>
        </w:tc>
        <w:tc>
          <w:tcPr>
            <w:tcW w:w="1054" w:type="pct"/>
          </w:tcPr>
          <w:p w14:paraId="44B515B4" w14:textId="77777777" w:rsidR="004B7D6B" w:rsidRPr="00226BD4" w:rsidRDefault="004B7D6B" w:rsidP="000A31F4">
            <w:pPr>
              <w:rPr>
                <w:ins w:id="2226" w:author="think" w:date="2017-02-12T21:55:00Z"/>
                <w:sz w:val="21"/>
                <w:szCs w:val="21"/>
              </w:rPr>
            </w:pPr>
            <w:ins w:id="2227" w:author="think" w:date="2017-02-12T21:55:00Z">
              <w:r>
                <w:rPr>
                  <w:sz w:val="21"/>
                  <w:szCs w:val="21"/>
                </w:rPr>
                <w:t>modified_person</w:t>
              </w:r>
            </w:ins>
          </w:p>
        </w:tc>
        <w:tc>
          <w:tcPr>
            <w:tcW w:w="998" w:type="pct"/>
          </w:tcPr>
          <w:p w14:paraId="720E859C" w14:textId="77777777" w:rsidR="004B7D6B" w:rsidRPr="00226BD4" w:rsidRDefault="004B7D6B" w:rsidP="000A31F4">
            <w:pPr>
              <w:rPr>
                <w:ins w:id="2228" w:author="think" w:date="2017-02-12T21:55:00Z"/>
                <w:sz w:val="21"/>
                <w:szCs w:val="21"/>
              </w:rPr>
            </w:pPr>
            <w:ins w:id="2229" w:author="think" w:date="2017-02-12T21:55:00Z">
              <w:r>
                <w:rPr>
                  <w:rFonts w:hint="eastAsia"/>
                  <w:sz w:val="21"/>
                  <w:szCs w:val="21"/>
                </w:rPr>
                <w:t>修改者</w:t>
              </w:r>
            </w:ins>
          </w:p>
        </w:tc>
        <w:tc>
          <w:tcPr>
            <w:tcW w:w="1082" w:type="pct"/>
          </w:tcPr>
          <w:p w14:paraId="3228AF1A" w14:textId="6B660AC5" w:rsidR="004B7D6B" w:rsidRPr="00226BD4" w:rsidRDefault="006245CA" w:rsidP="000A31F4">
            <w:pPr>
              <w:rPr>
                <w:ins w:id="2230" w:author="think" w:date="2017-02-12T21:55:00Z"/>
                <w:sz w:val="21"/>
                <w:szCs w:val="21"/>
              </w:rPr>
            </w:pPr>
            <w:ins w:id="2231" w:author="think" w:date="2017-02-13T23:09:00Z">
              <w:r>
                <w:rPr>
                  <w:sz w:val="21"/>
                  <w:szCs w:val="21"/>
                </w:rPr>
                <w:t>varchar(10)</w:t>
              </w:r>
            </w:ins>
          </w:p>
        </w:tc>
        <w:tc>
          <w:tcPr>
            <w:tcW w:w="1526" w:type="pct"/>
          </w:tcPr>
          <w:p w14:paraId="5DD254FB" w14:textId="77777777" w:rsidR="004B7D6B" w:rsidRPr="00226BD4" w:rsidRDefault="004B7D6B" w:rsidP="000A31F4">
            <w:pPr>
              <w:rPr>
                <w:ins w:id="2232" w:author="think" w:date="2017-02-12T21:55:00Z"/>
                <w:sz w:val="21"/>
                <w:szCs w:val="21"/>
              </w:rPr>
            </w:pPr>
          </w:p>
        </w:tc>
      </w:tr>
    </w:tbl>
    <w:p w14:paraId="32843698" w14:textId="2035676E" w:rsidR="00984FAB" w:rsidRPr="00984FAB" w:rsidRDefault="007B6730">
      <w:pPr>
        <w:spacing w:line="560" w:lineRule="exact"/>
        <w:pPrChange w:id="2233" w:author="think" w:date="2017-02-12T16:26:00Z">
          <w:pPr/>
        </w:pPrChange>
      </w:pPr>
      <w:ins w:id="2234" w:author="think" w:date="2017-02-12T21:48:00Z">
        <w:r w:rsidRPr="007B6730">
          <w:rPr>
            <w:rFonts w:hint="eastAsia"/>
            <w:highlight w:val="yellow"/>
            <w:rPrChange w:id="2235" w:author="think" w:date="2017-02-12T21:50:00Z">
              <w:rPr>
                <w:rFonts w:hint="eastAsia"/>
              </w:rPr>
            </w:rPrChange>
          </w:rPr>
          <w:t>这奖励标准和商户表里面的奖励标准有什么关系</w:t>
        </w:r>
        <w:r w:rsidRPr="007B6730">
          <w:rPr>
            <w:highlight w:val="yellow"/>
            <w:rPrChange w:id="2236" w:author="think" w:date="2017-02-12T21:50:00Z">
              <w:rPr/>
            </w:rPrChange>
          </w:rPr>
          <w:t>?</w:t>
        </w:r>
      </w:ins>
      <w:ins w:id="2237" w:author="think" w:date="2017-02-12T21:49:00Z">
        <w:r w:rsidRPr="007B6730">
          <w:rPr>
            <w:rFonts w:hint="eastAsia"/>
            <w:highlight w:val="yellow"/>
            <w:rPrChange w:id="2238" w:author="think" w:date="2017-02-12T21:50:00Z">
              <w:rPr>
                <w:rFonts w:hint="eastAsia"/>
              </w:rPr>
            </w:rPrChange>
          </w:rPr>
          <w:t>如果标准未定或者标准经常改的话，不应该做到业务系统中，应该</w:t>
        </w:r>
      </w:ins>
      <w:ins w:id="2239" w:author="think" w:date="2017-02-12T21:50:00Z">
        <w:r w:rsidRPr="007B6730">
          <w:rPr>
            <w:rFonts w:hint="eastAsia"/>
            <w:highlight w:val="yellow"/>
            <w:rPrChange w:id="2240" w:author="think" w:date="2017-02-12T21:50:00Z">
              <w:rPr>
                <w:rFonts w:hint="eastAsia"/>
              </w:rPr>
            </w:rPrChange>
          </w:rPr>
          <w:t>通过导出明细交易明细或者汇总信息进行计算。</w:t>
        </w:r>
      </w:ins>
    </w:p>
    <w:p w14:paraId="3E929AAD" w14:textId="1B362F94" w:rsidR="00D90D94" w:rsidRDefault="00D90D94" w:rsidP="00D90D94">
      <w:pPr>
        <w:pStyle w:val="3"/>
        <w:rPr>
          <w:ins w:id="2241" w:author="think" w:date="2017-02-12T21:51:00Z"/>
        </w:rPr>
      </w:pPr>
      <w:bookmarkStart w:id="2242" w:name="_Toc474703327"/>
      <w:ins w:id="2243" w:author="think" w:date="2017-02-12T21:52:00Z">
        <w:r>
          <w:rPr>
            <w:rFonts w:hint="eastAsia"/>
          </w:rPr>
          <w:t>订单信息</w:t>
        </w:r>
      </w:ins>
      <w:bookmarkEnd w:id="2242"/>
    </w:p>
    <w:tbl>
      <w:tblPr>
        <w:tblStyle w:val="aa"/>
        <w:tblW w:w="5000" w:type="pct"/>
        <w:tblLook w:val="04A0" w:firstRow="1" w:lastRow="0" w:firstColumn="1" w:lastColumn="0" w:noHBand="0" w:noVBand="1"/>
        <w:tblPrChange w:id="2244" w:author="think" w:date="2017-02-12T22:07:00Z">
          <w:tblPr>
            <w:tblStyle w:val="aa"/>
            <w:tblW w:w="5000" w:type="pct"/>
            <w:tblLook w:val="04A0" w:firstRow="1" w:lastRow="0" w:firstColumn="1" w:lastColumn="0" w:noHBand="0" w:noVBand="1"/>
          </w:tblPr>
        </w:tblPrChange>
      </w:tblPr>
      <w:tblGrid>
        <w:gridCol w:w="470"/>
        <w:gridCol w:w="2127"/>
        <w:gridCol w:w="1561"/>
        <w:gridCol w:w="1701"/>
        <w:gridCol w:w="2437"/>
        <w:tblGridChange w:id="2245">
          <w:tblGrid>
            <w:gridCol w:w="469"/>
            <w:gridCol w:w="1"/>
            <w:gridCol w:w="2126"/>
            <w:gridCol w:w="1"/>
            <w:gridCol w:w="1560"/>
            <w:gridCol w:w="1"/>
            <w:gridCol w:w="1700"/>
            <w:gridCol w:w="1"/>
            <w:gridCol w:w="2437"/>
          </w:tblGrid>
        </w:tblGridChange>
      </w:tblGrid>
      <w:tr w:rsidR="00D90D94" w:rsidRPr="00226BD4" w14:paraId="1046E809" w14:textId="77777777" w:rsidTr="00826B0B">
        <w:trPr>
          <w:ins w:id="2246" w:author="think" w:date="2017-02-12T21:51:00Z"/>
        </w:trPr>
        <w:tc>
          <w:tcPr>
            <w:tcW w:w="283" w:type="pct"/>
            <w:tcPrChange w:id="2247" w:author="think" w:date="2017-02-12T22:07:00Z">
              <w:tcPr>
                <w:tcW w:w="340" w:type="pct"/>
              </w:tcPr>
            </w:tcPrChange>
          </w:tcPr>
          <w:p w14:paraId="1944BED5" w14:textId="77777777" w:rsidR="00D90D94" w:rsidRPr="00226BD4" w:rsidRDefault="00D90D94" w:rsidP="00D90D94">
            <w:pPr>
              <w:spacing w:line="560" w:lineRule="exact"/>
              <w:rPr>
                <w:ins w:id="2248" w:author="think" w:date="2017-02-12T21:51:00Z"/>
                <w:sz w:val="21"/>
                <w:szCs w:val="21"/>
              </w:rPr>
            </w:pPr>
            <w:ins w:id="2249" w:author="think" w:date="2017-02-12T21:51:00Z">
              <w:r w:rsidRPr="00226BD4">
                <w:rPr>
                  <w:rFonts w:hint="eastAsia"/>
                  <w:sz w:val="21"/>
                  <w:szCs w:val="21"/>
                </w:rPr>
                <w:t>序号</w:t>
              </w:r>
            </w:ins>
          </w:p>
        </w:tc>
        <w:tc>
          <w:tcPr>
            <w:tcW w:w="1282" w:type="pct"/>
            <w:tcPrChange w:id="2250" w:author="think" w:date="2017-02-12T22:07:00Z">
              <w:tcPr>
                <w:tcW w:w="1054" w:type="pct"/>
                <w:gridSpan w:val="2"/>
              </w:tcPr>
            </w:tcPrChange>
          </w:tcPr>
          <w:p w14:paraId="7D59BF00" w14:textId="77777777" w:rsidR="00D90D94" w:rsidRPr="00226BD4" w:rsidRDefault="00D90D94" w:rsidP="00D90D94">
            <w:pPr>
              <w:spacing w:line="560" w:lineRule="exact"/>
              <w:rPr>
                <w:ins w:id="2251" w:author="think" w:date="2017-02-12T21:51:00Z"/>
                <w:sz w:val="21"/>
                <w:szCs w:val="21"/>
              </w:rPr>
            </w:pPr>
            <w:ins w:id="2252" w:author="think" w:date="2017-02-12T21:51:00Z">
              <w:r w:rsidRPr="00226BD4">
                <w:rPr>
                  <w:rFonts w:hint="eastAsia"/>
                  <w:sz w:val="21"/>
                  <w:szCs w:val="21"/>
                </w:rPr>
                <w:t>列名</w:t>
              </w:r>
            </w:ins>
          </w:p>
        </w:tc>
        <w:tc>
          <w:tcPr>
            <w:tcW w:w="941" w:type="pct"/>
            <w:tcPrChange w:id="2253" w:author="think" w:date="2017-02-12T22:07:00Z">
              <w:tcPr>
                <w:tcW w:w="998" w:type="pct"/>
                <w:gridSpan w:val="2"/>
              </w:tcPr>
            </w:tcPrChange>
          </w:tcPr>
          <w:p w14:paraId="77016A18" w14:textId="77777777" w:rsidR="00D90D94" w:rsidRPr="00226BD4" w:rsidRDefault="00D90D94" w:rsidP="00D90D94">
            <w:pPr>
              <w:spacing w:line="560" w:lineRule="exact"/>
              <w:rPr>
                <w:ins w:id="2254" w:author="think" w:date="2017-02-12T21:51:00Z"/>
                <w:sz w:val="21"/>
                <w:szCs w:val="21"/>
              </w:rPr>
            </w:pPr>
            <w:ins w:id="2255" w:author="think" w:date="2017-02-12T21:51:00Z">
              <w:r>
                <w:rPr>
                  <w:rFonts w:hint="eastAsia"/>
                  <w:sz w:val="21"/>
                  <w:szCs w:val="21"/>
                </w:rPr>
                <w:t>显示名称</w:t>
              </w:r>
            </w:ins>
          </w:p>
        </w:tc>
        <w:tc>
          <w:tcPr>
            <w:tcW w:w="1025" w:type="pct"/>
            <w:tcPrChange w:id="2256" w:author="think" w:date="2017-02-12T22:07:00Z">
              <w:tcPr>
                <w:tcW w:w="1082" w:type="pct"/>
                <w:gridSpan w:val="2"/>
              </w:tcPr>
            </w:tcPrChange>
          </w:tcPr>
          <w:p w14:paraId="0C5007BE" w14:textId="77777777" w:rsidR="00D90D94" w:rsidRPr="00226BD4" w:rsidRDefault="00D90D94" w:rsidP="00D90D94">
            <w:pPr>
              <w:spacing w:line="560" w:lineRule="exact"/>
              <w:rPr>
                <w:ins w:id="2257" w:author="think" w:date="2017-02-12T21:51:00Z"/>
                <w:sz w:val="21"/>
                <w:szCs w:val="21"/>
              </w:rPr>
            </w:pPr>
            <w:ins w:id="2258" w:author="think" w:date="2017-02-12T21:51:00Z">
              <w:r w:rsidRPr="00226BD4">
                <w:rPr>
                  <w:rFonts w:hint="eastAsia"/>
                  <w:sz w:val="21"/>
                  <w:szCs w:val="21"/>
                </w:rPr>
                <w:t>定义</w:t>
              </w:r>
            </w:ins>
          </w:p>
        </w:tc>
        <w:tc>
          <w:tcPr>
            <w:tcW w:w="1469" w:type="pct"/>
            <w:tcPrChange w:id="2259" w:author="think" w:date="2017-02-12T22:07:00Z">
              <w:tcPr>
                <w:tcW w:w="1526" w:type="pct"/>
                <w:gridSpan w:val="2"/>
              </w:tcPr>
            </w:tcPrChange>
          </w:tcPr>
          <w:p w14:paraId="7545C296" w14:textId="77777777" w:rsidR="00D90D94" w:rsidRPr="00226BD4" w:rsidRDefault="00D90D94" w:rsidP="00D90D94">
            <w:pPr>
              <w:spacing w:line="560" w:lineRule="exact"/>
              <w:rPr>
                <w:ins w:id="2260" w:author="think" w:date="2017-02-12T21:51:00Z"/>
                <w:sz w:val="21"/>
                <w:szCs w:val="21"/>
              </w:rPr>
            </w:pPr>
            <w:ins w:id="2261" w:author="think" w:date="2017-02-12T21:51:00Z">
              <w:r w:rsidRPr="00226BD4">
                <w:rPr>
                  <w:rFonts w:hint="eastAsia"/>
                  <w:sz w:val="21"/>
                  <w:szCs w:val="21"/>
                </w:rPr>
                <w:t>备注</w:t>
              </w:r>
            </w:ins>
          </w:p>
        </w:tc>
      </w:tr>
      <w:tr w:rsidR="00DB5960" w:rsidRPr="00226BD4" w14:paraId="32253957" w14:textId="77777777" w:rsidTr="000A31F4">
        <w:trPr>
          <w:ins w:id="2262" w:author="think" w:date="2017-02-12T21:51:00Z"/>
        </w:trPr>
        <w:tc>
          <w:tcPr>
            <w:tcW w:w="283" w:type="pct"/>
            <w:vAlign w:val="center"/>
            <w:tcPrChange w:id="2263" w:author="think" w:date="2017-02-12T22:07:00Z">
              <w:tcPr>
                <w:tcW w:w="340" w:type="pct"/>
              </w:tcPr>
            </w:tcPrChange>
          </w:tcPr>
          <w:p w14:paraId="0B405858" w14:textId="6D36A6E5" w:rsidR="00DB5960" w:rsidRPr="00226BD4" w:rsidRDefault="00DB5960" w:rsidP="00DB5960">
            <w:pPr>
              <w:spacing w:line="560" w:lineRule="exact"/>
              <w:rPr>
                <w:ins w:id="2264" w:author="think" w:date="2017-02-12T21:51:00Z"/>
                <w:sz w:val="21"/>
                <w:szCs w:val="21"/>
              </w:rPr>
            </w:pPr>
            <w:ins w:id="2265" w:author="think" w:date="2017-02-12T22:07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1</w:t>
              </w:r>
            </w:ins>
          </w:p>
        </w:tc>
        <w:tc>
          <w:tcPr>
            <w:tcW w:w="1282" w:type="pct"/>
            <w:tcPrChange w:id="2266" w:author="think" w:date="2017-02-12T22:07:00Z">
              <w:tcPr>
                <w:tcW w:w="1054" w:type="pct"/>
                <w:gridSpan w:val="2"/>
              </w:tcPr>
            </w:tcPrChange>
          </w:tcPr>
          <w:p w14:paraId="3E89EEDA" w14:textId="16AE7626" w:rsidR="00DB5960" w:rsidRPr="00226BD4" w:rsidRDefault="00DB5960" w:rsidP="00DB5960">
            <w:pPr>
              <w:spacing w:line="560" w:lineRule="exact"/>
              <w:rPr>
                <w:ins w:id="2267" w:author="think" w:date="2017-02-12T21:51:00Z"/>
                <w:sz w:val="21"/>
                <w:szCs w:val="21"/>
              </w:rPr>
            </w:pPr>
            <w:ins w:id="2268" w:author="think" w:date="2017-02-12T21:52:00Z">
              <w:r>
                <w:rPr>
                  <w:rFonts w:hint="eastAsia"/>
                  <w:sz w:val="21"/>
                  <w:szCs w:val="21"/>
                </w:rPr>
                <w:t>order</w:t>
              </w:r>
            </w:ins>
            <w:ins w:id="2269" w:author="think" w:date="2017-02-12T21:51:00Z">
              <w:r>
                <w:rPr>
                  <w:sz w:val="21"/>
                  <w:szCs w:val="21"/>
                </w:rPr>
                <w:t>_id</w:t>
              </w:r>
            </w:ins>
          </w:p>
        </w:tc>
        <w:tc>
          <w:tcPr>
            <w:tcW w:w="941" w:type="pct"/>
            <w:tcPrChange w:id="2270" w:author="think" w:date="2017-02-12T22:07:00Z">
              <w:tcPr>
                <w:tcW w:w="998" w:type="pct"/>
                <w:gridSpan w:val="2"/>
              </w:tcPr>
            </w:tcPrChange>
          </w:tcPr>
          <w:p w14:paraId="4C9CF497" w14:textId="30176DB9" w:rsidR="00DB5960" w:rsidRDefault="00BF45FF" w:rsidP="00DB5960">
            <w:pPr>
              <w:spacing w:line="560" w:lineRule="exact"/>
              <w:rPr>
                <w:ins w:id="2271" w:author="think" w:date="2017-02-12T21:51:00Z"/>
                <w:sz w:val="21"/>
                <w:szCs w:val="21"/>
              </w:rPr>
            </w:pPr>
            <w:ins w:id="2272" w:author="think" w:date="2017-02-12T22:10:00Z">
              <w:r>
                <w:rPr>
                  <w:rFonts w:hint="eastAsia"/>
                  <w:sz w:val="21"/>
                  <w:szCs w:val="21"/>
                </w:rPr>
                <w:t>id</w:t>
              </w:r>
            </w:ins>
          </w:p>
        </w:tc>
        <w:tc>
          <w:tcPr>
            <w:tcW w:w="1025" w:type="pct"/>
            <w:tcPrChange w:id="2273" w:author="think" w:date="2017-02-12T22:07:00Z">
              <w:tcPr>
                <w:tcW w:w="1082" w:type="pct"/>
                <w:gridSpan w:val="2"/>
              </w:tcPr>
            </w:tcPrChange>
          </w:tcPr>
          <w:p w14:paraId="3C602510" w14:textId="77777777" w:rsidR="00DB5960" w:rsidRPr="00226BD4" w:rsidRDefault="00DB5960" w:rsidP="00DB5960">
            <w:pPr>
              <w:spacing w:line="560" w:lineRule="exact"/>
              <w:rPr>
                <w:ins w:id="2274" w:author="think" w:date="2017-02-12T21:51:00Z"/>
                <w:sz w:val="21"/>
                <w:szCs w:val="21"/>
              </w:rPr>
            </w:pPr>
            <w:ins w:id="2275" w:author="think" w:date="2017-02-12T21:51:00Z">
              <w:r>
                <w:rPr>
                  <w:sz w:val="21"/>
                  <w:szCs w:val="21"/>
                </w:rPr>
                <w:t>bigint</w:t>
              </w:r>
            </w:ins>
          </w:p>
        </w:tc>
        <w:tc>
          <w:tcPr>
            <w:tcW w:w="1469" w:type="pct"/>
            <w:tcPrChange w:id="2276" w:author="think" w:date="2017-02-12T22:07:00Z">
              <w:tcPr>
                <w:tcW w:w="1526" w:type="pct"/>
                <w:gridSpan w:val="2"/>
              </w:tcPr>
            </w:tcPrChange>
          </w:tcPr>
          <w:p w14:paraId="4F7AB958" w14:textId="77777777" w:rsidR="00DB5960" w:rsidRPr="00226BD4" w:rsidRDefault="00DB5960" w:rsidP="00DB5960">
            <w:pPr>
              <w:spacing w:line="560" w:lineRule="exact"/>
              <w:rPr>
                <w:ins w:id="2277" w:author="think" w:date="2017-02-12T21:51:00Z"/>
                <w:sz w:val="21"/>
                <w:szCs w:val="21"/>
              </w:rPr>
            </w:pPr>
            <w:ins w:id="2278" w:author="think" w:date="2017-02-12T21:51:00Z">
              <w:r w:rsidRPr="00226BD4">
                <w:rPr>
                  <w:rFonts w:hint="eastAsia"/>
                  <w:sz w:val="21"/>
                  <w:szCs w:val="21"/>
                </w:rPr>
                <w:t>系统</w:t>
              </w:r>
              <w:r>
                <w:rPr>
                  <w:rFonts w:hint="eastAsia"/>
                  <w:sz w:val="21"/>
                  <w:szCs w:val="21"/>
                </w:rPr>
                <w:t>按规则</w:t>
              </w:r>
              <w:r w:rsidRPr="00226BD4">
                <w:rPr>
                  <w:rFonts w:hint="eastAsia"/>
                  <w:sz w:val="21"/>
                  <w:szCs w:val="21"/>
                </w:rPr>
                <w:t>自动生成</w:t>
              </w:r>
            </w:ins>
          </w:p>
        </w:tc>
      </w:tr>
      <w:tr w:rsidR="00BF45FF" w:rsidRPr="00226BD4" w14:paraId="6147B6FE" w14:textId="77777777" w:rsidTr="000A31F4">
        <w:trPr>
          <w:ins w:id="2279" w:author="think" w:date="2017-02-12T22:10:00Z"/>
        </w:trPr>
        <w:tc>
          <w:tcPr>
            <w:tcW w:w="283" w:type="pct"/>
            <w:vAlign w:val="center"/>
          </w:tcPr>
          <w:p w14:paraId="44B416A7" w14:textId="77777777" w:rsidR="00BF45FF" w:rsidRPr="00226BD4" w:rsidRDefault="00BF45FF" w:rsidP="000A31F4">
            <w:pPr>
              <w:rPr>
                <w:ins w:id="2280" w:author="think" w:date="2017-02-12T22:10:00Z"/>
                <w:sz w:val="21"/>
                <w:szCs w:val="21"/>
              </w:rPr>
            </w:pPr>
            <w:ins w:id="2281" w:author="think" w:date="2017-02-12T22:10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2</w:t>
              </w:r>
            </w:ins>
          </w:p>
        </w:tc>
        <w:tc>
          <w:tcPr>
            <w:tcW w:w="1282" w:type="pct"/>
          </w:tcPr>
          <w:p w14:paraId="4BD5E5D9" w14:textId="77CF970C" w:rsidR="00BF45FF" w:rsidRPr="00226BD4" w:rsidRDefault="00BF45FF" w:rsidP="000A31F4">
            <w:pPr>
              <w:rPr>
                <w:ins w:id="2282" w:author="think" w:date="2017-02-12T22:10:00Z"/>
                <w:sz w:val="21"/>
                <w:szCs w:val="21"/>
              </w:rPr>
            </w:pPr>
            <w:ins w:id="2283" w:author="think" w:date="2017-02-12T22:11:00Z">
              <w:r>
                <w:rPr>
                  <w:rFonts w:hint="eastAsia"/>
                  <w:sz w:val="21"/>
                  <w:szCs w:val="21"/>
                </w:rPr>
                <w:t>order</w:t>
              </w:r>
            </w:ins>
            <w:ins w:id="2284" w:author="think" w:date="2017-02-12T22:10:00Z">
              <w:r>
                <w:rPr>
                  <w:sz w:val="21"/>
                  <w:szCs w:val="21"/>
                </w:rPr>
                <w:t>_</w:t>
              </w:r>
            </w:ins>
            <w:ins w:id="2285" w:author="think" w:date="2017-02-12T22:11:00Z">
              <w:r>
                <w:rPr>
                  <w:rFonts w:hint="eastAsia"/>
                  <w:sz w:val="21"/>
                  <w:szCs w:val="21"/>
                </w:rPr>
                <w:t>number</w:t>
              </w:r>
            </w:ins>
          </w:p>
        </w:tc>
        <w:tc>
          <w:tcPr>
            <w:tcW w:w="941" w:type="pct"/>
          </w:tcPr>
          <w:p w14:paraId="67DFA639" w14:textId="2CAC0D8A" w:rsidR="00BF45FF" w:rsidRPr="00226BD4" w:rsidRDefault="00BF45FF" w:rsidP="000A31F4">
            <w:pPr>
              <w:rPr>
                <w:ins w:id="2286" w:author="think" w:date="2017-02-12T22:10:00Z"/>
                <w:sz w:val="21"/>
                <w:szCs w:val="21"/>
              </w:rPr>
            </w:pPr>
            <w:ins w:id="2287" w:author="think" w:date="2017-02-12T22:11:00Z">
              <w:r>
                <w:rPr>
                  <w:rFonts w:hint="eastAsia"/>
                  <w:sz w:val="21"/>
                  <w:szCs w:val="21"/>
                </w:rPr>
                <w:t>订单编号</w:t>
              </w:r>
            </w:ins>
          </w:p>
        </w:tc>
        <w:tc>
          <w:tcPr>
            <w:tcW w:w="1025" w:type="pct"/>
          </w:tcPr>
          <w:p w14:paraId="09F8C43C" w14:textId="77777777" w:rsidR="00BF45FF" w:rsidRPr="00226BD4" w:rsidRDefault="00BF45FF" w:rsidP="000A31F4">
            <w:pPr>
              <w:rPr>
                <w:ins w:id="2288" w:author="think" w:date="2017-02-12T22:10:00Z"/>
                <w:sz w:val="21"/>
                <w:szCs w:val="21"/>
              </w:rPr>
            </w:pPr>
            <w:ins w:id="2289" w:author="think" w:date="2017-02-12T22:10:00Z">
              <w:r w:rsidRPr="009E77CA">
                <w:rPr>
                  <w:sz w:val="21"/>
                  <w:szCs w:val="21"/>
                </w:rPr>
                <w:t>char</w:t>
              </w:r>
              <w:r w:rsidRPr="00226BD4">
                <w:rPr>
                  <w:sz w:val="21"/>
                  <w:szCs w:val="21"/>
                </w:rPr>
                <w:t>(20)</w:t>
              </w:r>
            </w:ins>
          </w:p>
        </w:tc>
        <w:tc>
          <w:tcPr>
            <w:tcW w:w="1469" w:type="pct"/>
          </w:tcPr>
          <w:p w14:paraId="278CD803" w14:textId="148A19B0" w:rsidR="00BF45FF" w:rsidRPr="00226BD4" w:rsidRDefault="00BF45FF" w:rsidP="000A31F4">
            <w:pPr>
              <w:rPr>
                <w:ins w:id="2290" w:author="think" w:date="2017-02-12T22:10:00Z"/>
                <w:sz w:val="21"/>
                <w:szCs w:val="21"/>
              </w:rPr>
            </w:pPr>
            <w:ins w:id="2291" w:author="think" w:date="2017-02-12T22:11:00Z">
              <w:r>
                <w:rPr>
                  <w:rFonts w:hint="eastAsia"/>
                  <w:sz w:val="21"/>
                  <w:szCs w:val="21"/>
                </w:rPr>
                <w:t>上游提供</w:t>
              </w:r>
            </w:ins>
          </w:p>
        </w:tc>
      </w:tr>
      <w:tr w:rsidR="00DB5960" w:rsidRPr="00226BD4" w14:paraId="5FFC1AF7" w14:textId="77777777" w:rsidTr="000A31F4">
        <w:trPr>
          <w:ins w:id="2292" w:author="think" w:date="2017-02-12T21:59:00Z"/>
        </w:trPr>
        <w:tc>
          <w:tcPr>
            <w:tcW w:w="283" w:type="pct"/>
            <w:vAlign w:val="center"/>
            <w:tcPrChange w:id="2293" w:author="think" w:date="2017-02-12T22:07:00Z">
              <w:tcPr>
                <w:tcW w:w="340" w:type="pct"/>
              </w:tcPr>
            </w:tcPrChange>
          </w:tcPr>
          <w:p w14:paraId="0349D6A7" w14:textId="71CECE32" w:rsidR="00DB5960" w:rsidRPr="00226BD4" w:rsidRDefault="00DB5960" w:rsidP="00DB5960">
            <w:pPr>
              <w:rPr>
                <w:ins w:id="2294" w:author="think" w:date="2017-02-12T21:59:00Z"/>
                <w:sz w:val="21"/>
                <w:szCs w:val="21"/>
              </w:rPr>
            </w:pPr>
            <w:ins w:id="2295" w:author="think" w:date="2017-02-12T22:07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2</w:t>
              </w:r>
            </w:ins>
          </w:p>
        </w:tc>
        <w:tc>
          <w:tcPr>
            <w:tcW w:w="1282" w:type="pct"/>
            <w:tcPrChange w:id="2296" w:author="think" w:date="2017-02-12T22:07:00Z">
              <w:tcPr>
                <w:tcW w:w="1054" w:type="pct"/>
                <w:gridSpan w:val="2"/>
              </w:tcPr>
            </w:tcPrChange>
          </w:tcPr>
          <w:p w14:paraId="42BC6A0F" w14:textId="77777777" w:rsidR="00DB5960" w:rsidRPr="00226BD4" w:rsidRDefault="00DB5960" w:rsidP="00DB5960">
            <w:pPr>
              <w:rPr>
                <w:ins w:id="2297" w:author="think" w:date="2017-02-12T21:59:00Z"/>
                <w:sz w:val="21"/>
                <w:szCs w:val="21"/>
              </w:rPr>
            </w:pPr>
            <w:ins w:id="2298" w:author="think" w:date="2017-02-12T21:59:00Z">
              <w:r>
                <w:rPr>
                  <w:sz w:val="21"/>
                  <w:szCs w:val="21"/>
                </w:rPr>
                <w:t>merchant_code</w:t>
              </w:r>
            </w:ins>
          </w:p>
        </w:tc>
        <w:tc>
          <w:tcPr>
            <w:tcW w:w="941" w:type="pct"/>
            <w:tcPrChange w:id="2299" w:author="think" w:date="2017-02-12T22:07:00Z">
              <w:tcPr>
                <w:tcW w:w="998" w:type="pct"/>
                <w:gridSpan w:val="2"/>
              </w:tcPr>
            </w:tcPrChange>
          </w:tcPr>
          <w:p w14:paraId="513D8D6E" w14:textId="77777777" w:rsidR="00DB5960" w:rsidRPr="00226BD4" w:rsidRDefault="00DB5960" w:rsidP="00DB5960">
            <w:pPr>
              <w:rPr>
                <w:ins w:id="2300" w:author="think" w:date="2017-02-12T21:59:00Z"/>
                <w:sz w:val="21"/>
                <w:szCs w:val="21"/>
              </w:rPr>
            </w:pPr>
            <w:ins w:id="2301" w:author="think" w:date="2017-02-12T21:59:00Z">
              <w:r w:rsidRPr="00226BD4">
                <w:rPr>
                  <w:rFonts w:hint="eastAsia"/>
                  <w:sz w:val="21"/>
                  <w:szCs w:val="21"/>
                </w:rPr>
                <w:t>商户</w:t>
              </w:r>
              <w:r>
                <w:rPr>
                  <w:rFonts w:hint="eastAsia"/>
                  <w:sz w:val="21"/>
                  <w:szCs w:val="21"/>
                </w:rPr>
                <w:t>编号</w:t>
              </w:r>
            </w:ins>
          </w:p>
        </w:tc>
        <w:tc>
          <w:tcPr>
            <w:tcW w:w="1025" w:type="pct"/>
            <w:tcPrChange w:id="2302" w:author="think" w:date="2017-02-12T22:07:00Z">
              <w:tcPr>
                <w:tcW w:w="1082" w:type="pct"/>
                <w:gridSpan w:val="2"/>
              </w:tcPr>
            </w:tcPrChange>
          </w:tcPr>
          <w:p w14:paraId="4167867C" w14:textId="77777777" w:rsidR="00DB5960" w:rsidRPr="00226BD4" w:rsidRDefault="00DB5960" w:rsidP="00DB5960">
            <w:pPr>
              <w:rPr>
                <w:ins w:id="2303" w:author="think" w:date="2017-02-12T21:59:00Z"/>
                <w:sz w:val="21"/>
                <w:szCs w:val="21"/>
              </w:rPr>
            </w:pPr>
            <w:ins w:id="2304" w:author="think" w:date="2017-02-12T21:59:00Z">
              <w:r w:rsidRPr="009E77CA">
                <w:rPr>
                  <w:sz w:val="21"/>
                  <w:szCs w:val="21"/>
                </w:rPr>
                <w:t>char</w:t>
              </w:r>
              <w:r w:rsidRPr="00226BD4">
                <w:rPr>
                  <w:sz w:val="21"/>
                  <w:szCs w:val="21"/>
                </w:rPr>
                <w:t>(20)</w:t>
              </w:r>
            </w:ins>
          </w:p>
        </w:tc>
        <w:tc>
          <w:tcPr>
            <w:tcW w:w="1469" w:type="pct"/>
            <w:tcPrChange w:id="2305" w:author="think" w:date="2017-02-12T22:07:00Z">
              <w:tcPr>
                <w:tcW w:w="1526" w:type="pct"/>
                <w:gridSpan w:val="2"/>
              </w:tcPr>
            </w:tcPrChange>
          </w:tcPr>
          <w:p w14:paraId="3B9F0E80" w14:textId="000B5C60" w:rsidR="00DB5960" w:rsidRPr="00226BD4" w:rsidRDefault="00DB5960" w:rsidP="00DB5960">
            <w:pPr>
              <w:rPr>
                <w:ins w:id="2306" w:author="think" w:date="2017-02-12T21:59:00Z"/>
                <w:sz w:val="21"/>
                <w:szCs w:val="21"/>
              </w:rPr>
            </w:pPr>
          </w:p>
        </w:tc>
      </w:tr>
      <w:tr w:rsidR="00DB5960" w:rsidRPr="00226BD4" w14:paraId="58A5E7CA" w14:textId="77777777" w:rsidTr="000A31F4">
        <w:trPr>
          <w:ins w:id="2307" w:author="think" w:date="2017-02-12T21:59:00Z"/>
        </w:trPr>
        <w:tc>
          <w:tcPr>
            <w:tcW w:w="283" w:type="pct"/>
            <w:vAlign w:val="center"/>
            <w:tcPrChange w:id="2308" w:author="think" w:date="2017-02-12T22:07:00Z">
              <w:tcPr>
                <w:tcW w:w="340" w:type="pct"/>
              </w:tcPr>
            </w:tcPrChange>
          </w:tcPr>
          <w:p w14:paraId="65A36718" w14:textId="382686ED" w:rsidR="00DB5960" w:rsidRPr="00226BD4" w:rsidRDefault="00DB5960" w:rsidP="00DB5960">
            <w:pPr>
              <w:rPr>
                <w:ins w:id="2309" w:author="think" w:date="2017-02-12T21:59:00Z"/>
                <w:sz w:val="21"/>
                <w:szCs w:val="21"/>
              </w:rPr>
            </w:pPr>
            <w:ins w:id="2310" w:author="think" w:date="2017-02-12T22:07:00Z">
              <w:r>
                <w:rPr>
                  <w:rFonts w:ascii="等线" w:eastAsia="等线" w:hAnsi="等线" w:hint="eastAsia"/>
                  <w:color w:val="000000"/>
                  <w:sz w:val="22"/>
                </w:rPr>
                <w:lastRenderedPageBreak/>
                <w:t>3</w:t>
              </w:r>
            </w:ins>
          </w:p>
        </w:tc>
        <w:tc>
          <w:tcPr>
            <w:tcW w:w="1282" w:type="pct"/>
            <w:tcPrChange w:id="2311" w:author="think" w:date="2017-02-12T22:07:00Z">
              <w:tcPr>
                <w:tcW w:w="1054" w:type="pct"/>
                <w:gridSpan w:val="2"/>
              </w:tcPr>
            </w:tcPrChange>
          </w:tcPr>
          <w:p w14:paraId="48B6FD1A" w14:textId="77777777" w:rsidR="00DB5960" w:rsidRPr="00226BD4" w:rsidRDefault="00DB5960" w:rsidP="00DB5960">
            <w:pPr>
              <w:rPr>
                <w:ins w:id="2312" w:author="think" w:date="2017-02-12T21:59:00Z"/>
                <w:sz w:val="21"/>
                <w:szCs w:val="21"/>
              </w:rPr>
            </w:pPr>
            <w:ins w:id="2313" w:author="think" w:date="2017-02-12T21:59:00Z">
              <w:r>
                <w:rPr>
                  <w:sz w:val="21"/>
                  <w:szCs w:val="21"/>
                </w:rPr>
                <w:t>merchant_</w:t>
              </w:r>
              <w:r w:rsidRPr="00226BD4">
                <w:rPr>
                  <w:sz w:val="21"/>
                  <w:szCs w:val="21"/>
                </w:rPr>
                <w:t>name</w:t>
              </w:r>
            </w:ins>
          </w:p>
        </w:tc>
        <w:tc>
          <w:tcPr>
            <w:tcW w:w="941" w:type="pct"/>
            <w:tcPrChange w:id="2314" w:author="think" w:date="2017-02-12T22:07:00Z">
              <w:tcPr>
                <w:tcW w:w="998" w:type="pct"/>
                <w:gridSpan w:val="2"/>
              </w:tcPr>
            </w:tcPrChange>
          </w:tcPr>
          <w:p w14:paraId="2F18B22D" w14:textId="77777777" w:rsidR="00DB5960" w:rsidRPr="00226BD4" w:rsidRDefault="00DB5960" w:rsidP="00DB5960">
            <w:pPr>
              <w:rPr>
                <w:ins w:id="2315" w:author="think" w:date="2017-02-12T21:59:00Z"/>
                <w:sz w:val="21"/>
                <w:szCs w:val="21"/>
              </w:rPr>
            </w:pPr>
            <w:ins w:id="2316" w:author="think" w:date="2017-02-12T21:59:00Z">
              <w:r w:rsidRPr="00226BD4">
                <w:rPr>
                  <w:rFonts w:hint="eastAsia"/>
                  <w:sz w:val="21"/>
                  <w:szCs w:val="21"/>
                </w:rPr>
                <w:t>商户名称</w:t>
              </w:r>
            </w:ins>
          </w:p>
        </w:tc>
        <w:tc>
          <w:tcPr>
            <w:tcW w:w="1025" w:type="pct"/>
            <w:tcPrChange w:id="2317" w:author="think" w:date="2017-02-12T22:07:00Z">
              <w:tcPr>
                <w:tcW w:w="1082" w:type="pct"/>
                <w:gridSpan w:val="2"/>
              </w:tcPr>
            </w:tcPrChange>
          </w:tcPr>
          <w:p w14:paraId="6178391E" w14:textId="77777777" w:rsidR="00DB5960" w:rsidRPr="00226BD4" w:rsidRDefault="00DB5960" w:rsidP="00DB5960">
            <w:pPr>
              <w:rPr>
                <w:ins w:id="2318" w:author="think" w:date="2017-02-12T21:59:00Z"/>
                <w:sz w:val="21"/>
                <w:szCs w:val="21"/>
              </w:rPr>
            </w:pPr>
            <w:ins w:id="2319" w:author="think" w:date="2017-02-12T21:59:00Z">
              <w:r w:rsidRPr="00226BD4">
                <w:rPr>
                  <w:sz w:val="21"/>
                  <w:szCs w:val="21"/>
                </w:rPr>
                <w:t>varchar(</w:t>
              </w:r>
              <w:r>
                <w:rPr>
                  <w:rFonts w:hint="eastAsia"/>
                  <w:sz w:val="21"/>
                  <w:szCs w:val="21"/>
                </w:rPr>
                <w:t>5</w:t>
              </w:r>
              <w:r w:rsidRPr="00226BD4">
                <w:rPr>
                  <w:sz w:val="21"/>
                  <w:szCs w:val="21"/>
                </w:rPr>
                <w:t>0)</w:t>
              </w:r>
            </w:ins>
          </w:p>
        </w:tc>
        <w:tc>
          <w:tcPr>
            <w:tcW w:w="1469" w:type="pct"/>
            <w:tcPrChange w:id="2320" w:author="think" w:date="2017-02-12T22:07:00Z">
              <w:tcPr>
                <w:tcW w:w="1526" w:type="pct"/>
                <w:gridSpan w:val="2"/>
              </w:tcPr>
            </w:tcPrChange>
          </w:tcPr>
          <w:p w14:paraId="5C342CC2" w14:textId="60BAD6C6" w:rsidR="00DB5960" w:rsidRPr="00226BD4" w:rsidRDefault="00DB5960" w:rsidP="00DB5960">
            <w:pPr>
              <w:rPr>
                <w:ins w:id="2321" w:author="think" w:date="2017-02-12T21:59:00Z"/>
                <w:sz w:val="21"/>
                <w:szCs w:val="21"/>
              </w:rPr>
            </w:pPr>
            <w:ins w:id="2322" w:author="think" w:date="2017-02-12T21:59:00Z">
              <w:r>
                <w:rPr>
                  <w:rFonts w:hint="eastAsia"/>
                  <w:sz w:val="21"/>
                  <w:szCs w:val="21"/>
                </w:rPr>
                <w:t>由上游主动通知获取</w:t>
              </w:r>
            </w:ins>
          </w:p>
        </w:tc>
      </w:tr>
      <w:tr w:rsidR="00DB5960" w:rsidRPr="00226BD4" w14:paraId="2BFEA978" w14:textId="77777777" w:rsidTr="000A31F4">
        <w:trPr>
          <w:ins w:id="2323" w:author="think" w:date="2017-02-12T21:51:00Z"/>
        </w:trPr>
        <w:tc>
          <w:tcPr>
            <w:tcW w:w="283" w:type="pct"/>
            <w:vAlign w:val="center"/>
            <w:tcPrChange w:id="2324" w:author="think" w:date="2017-02-12T22:07:00Z">
              <w:tcPr>
                <w:tcW w:w="340" w:type="pct"/>
              </w:tcPr>
            </w:tcPrChange>
          </w:tcPr>
          <w:p w14:paraId="0C18EDC6" w14:textId="2BAC5D20" w:rsidR="00DB5960" w:rsidRDefault="00DB5960" w:rsidP="00DB5960">
            <w:pPr>
              <w:spacing w:line="560" w:lineRule="exact"/>
              <w:rPr>
                <w:ins w:id="2325" w:author="think" w:date="2017-02-12T21:51:00Z"/>
                <w:sz w:val="21"/>
                <w:szCs w:val="21"/>
              </w:rPr>
            </w:pPr>
            <w:ins w:id="2326" w:author="think" w:date="2017-02-12T22:07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4</w:t>
              </w:r>
            </w:ins>
          </w:p>
        </w:tc>
        <w:tc>
          <w:tcPr>
            <w:tcW w:w="1282" w:type="pct"/>
            <w:tcPrChange w:id="2327" w:author="think" w:date="2017-02-12T22:07:00Z">
              <w:tcPr>
                <w:tcW w:w="1054" w:type="pct"/>
                <w:gridSpan w:val="2"/>
              </w:tcPr>
            </w:tcPrChange>
          </w:tcPr>
          <w:p w14:paraId="336684FF" w14:textId="51AC1F49" w:rsidR="00DB5960" w:rsidRPr="00226BD4" w:rsidRDefault="00DB5960" w:rsidP="00DB5960">
            <w:pPr>
              <w:spacing w:line="560" w:lineRule="exact"/>
              <w:rPr>
                <w:ins w:id="2328" w:author="think" w:date="2017-02-12T21:51:00Z"/>
                <w:sz w:val="21"/>
                <w:szCs w:val="21"/>
              </w:rPr>
            </w:pPr>
            <w:ins w:id="2329" w:author="think" w:date="2017-02-12T21:53:00Z">
              <w:r>
                <w:rPr>
                  <w:sz w:val="21"/>
                  <w:szCs w:val="21"/>
                </w:rPr>
                <w:t>txn_amt</w:t>
              </w:r>
            </w:ins>
          </w:p>
        </w:tc>
        <w:tc>
          <w:tcPr>
            <w:tcW w:w="941" w:type="pct"/>
            <w:tcPrChange w:id="2330" w:author="think" w:date="2017-02-12T22:07:00Z">
              <w:tcPr>
                <w:tcW w:w="998" w:type="pct"/>
                <w:gridSpan w:val="2"/>
              </w:tcPr>
            </w:tcPrChange>
          </w:tcPr>
          <w:p w14:paraId="7F08E9B9" w14:textId="05F164A7" w:rsidR="00DB5960" w:rsidRPr="00226BD4" w:rsidRDefault="00DB5960" w:rsidP="00DB5960">
            <w:pPr>
              <w:spacing w:line="560" w:lineRule="exact"/>
              <w:rPr>
                <w:ins w:id="2331" w:author="think" w:date="2017-02-12T21:51:00Z"/>
                <w:sz w:val="21"/>
                <w:szCs w:val="21"/>
              </w:rPr>
            </w:pPr>
            <w:ins w:id="2332" w:author="think" w:date="2017-02-12T21:59:00Z">
              <w:r>
                <w:rPr>
                  <w:rFonts w:hint="eastAsia"/>
                  <w:sz w:val="21"/>
                  <w:szCs w:val="21"/>
                </w:rPr>
                <w:t>交易金额</w:t>
              </w:r>
            </w:ins>
          </w:p>
        </w:tc>
        <w:tc>
          <w:tcPr>
            <w:tcW w:w="1025" w:type="pct"/>
            <w:tcPrChange w:id="2333" w:author="think" w:date="2017-02-12T22:07:00Z">
              <w:tcPr>
                <w:tcW w:w="1082" w:type="pct"/>
                <w:gridSpan w:val="2"/>
              </w:tcPr>
            </w:tcPrChange>
          </w:tcPr>
          <w:p w14:paraId="13FB5C2A" w14:textId="77777777" w:rsidR="00DB5960" w:rsidRPr="00226BD4" w:rsidRDefault="00DB5960" w:rsidP="00DB5960">
            <w:pPr>
              <w:spacing w:line="560" w:lineRule="exact"/>
              <w:rPr>
                <w:ins w:id="2334" w:author="think" w:date="2017-02-12T21:51:00Z"/>
                <w:sz w:val="21"/>
                <w:szCs w:val="21"/>
              </w:rPr>
            </w:pPr>
            <w:ins w:id="2335" w:author="think" w:date="2017-02-12T21:51:00Z">
              <w:r w:rsidRPr="00226BD4">
                <w:rPr>
                  <w:sz w:val="21"/>
                  <w:szCs w:val="21"/>
                </w:rPr>
                <w:t>decimal(10,4)</w:t>
              </w:r>
            </w:ins>
          </w:p>
        </w:tc>
        <w:tc>
          <w:tcPr>
            <w:tcW w:w="1469" w:type="pct"/>
            <w:tcPrChange w:id="2336" w:author="think" w:date="2017-02-12T22:07:00Z">
              <w:tcPr>
                <w:tcW w:w="1526" w:type="pct"/>
                <w:gridSpan w:val="2"/>
              </w:tcPr>
            </w:tcPrChange>
          </w:tcPr>
          <w:p w14:paraId="2D0B77C6" w14:textId="0C9C4BB0" w:rsidR="00DB5960" w:rsidRPr="00226BD4" w:rsidRDefault="00DB5960" w:rsidP="00DB5960">
            <w:pPr>
              <w:spacing w:line="560" w:lineRule="exact"/>
              <w:rPr>
                <w:ins w:id="2337" w:author="think" w:date="2017-02-12T21:51:00Z"/>
                <w:sz w:val="21"/>
                <w:szCs w:val="21"/>
              </w:rPr>
            </w:pPr>
          </w:p>
        </w:tc>
      </w:tr>
      <w:tr w:rsidR="00DB5960" w:rsidRPr="00226BD4" w14:paraId="10777B87" w14:textId="77777777" w:rsidTr="000A31F4">
        <w:trPr>
          <w:ins w:id="2338" w:author="think" w:date="2017-02-12T21:51:00Z"/>
        </w:trPr>
        <w:tc>
          <w:tcPr>
            <w:tcW w:w="283" w:type="pct"/>
            <w:vAlign w:val="center"/>
            <w:tcPrChange w:id="2339" w:author="think" w:date="2017-02-12T22:07:00Z">
              <w:tcPr>
                <w:tcW w:w="340" w:type="pct"/>
              </w:tcPr>
            </w:tcPrChange>
          </w:tcPr>
          <w:p w14:paraId="63B81F75" w14:textId="7D6DF81D" w:rsidR="00DB5960" w:rsidRDefault="00DB5960" w:rsidP="00DB5960">
            <w:pPr>
              <w:spacing w:line="560" w:lineRule="exact"/>
              <w:rPr>
                <w:ins w:id="2340" w:author="think" w:date="2017-02-12T21:51:00Z"/>
                <w:sz w:val="21"/>
                <w:szCs w:val="21"/>
              </w:rPr>
            </w:pPr>
            <w:ins w:id="2341" w:author="think" w:date="2017-02-12T22:07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5</w:t>
              </w:r>
            </w:ins>
          </w:p>
        </w:tc>
        <w:tc>
          <w:tcPr>
            <w:tcW w:w="1282" w:type="pct"/>
            <w:tcPrChange w:id="2342" w:author="think" w:date="2017-02-12T22:07:00Z">
              <w:tcPr>
                <w:tcW w:w="1054" w:type="pct"/>
                <w:gridSpan w:val="2"/>
              </w:tcPr>
            </w:tcPrChange>
          </w:tcPr>
          <w:p w14:paraId="299BB48E" w14:textId="5A17B4CF" w:rsidR="00DB5960" w:rsidRPr="00226BD4" w:rsidRDefault="00DB5960" w:rsidP="00DB5960">
            <w:pPr>
              <w:spacing w:line="560" w:lineRule="exact"/>
              <w:rPr>
                <w:ins w:id="2343" w:author="think" w:date="2017-02-12T21:51:00Z"/>
                <w:sz w:val="21"/>
                <w:szCs w:val="21"/>
              </w:rPr>
            </w:pPr>
            <w:ins w:id="2344" w:author="think" w:date="2017-02-12T21:53:00Z">
              <w:r>
                <w:rPr>
                  <w:sz w:val="21"/>
                  <w:szCs w:val="21"/>
                </w:rPr>
                <w:t>currency_code</w:t>
              </w:r>
            </w:ins>
          </w:p>
        </w:tc>
        <w:tc>
          <w:tcPr>
            <w:tcW w:w="941" w:type="pct"/>
            <w:tcPrChange w:id="2345" w:author="think" w:date="2017-02-12T22:07:00Z">
              <w:tcPr>
                <w:tcW w:w="998" w:type="pct"/>
                <w:gridSpan w:val="2"/>
              </w:tcPr>
            </w:tcPrChange>
          </w:tcPr>
          <w:p w14:paraId="556A7863" w14:textId="33D2040A" w:rsidR="00DB5960" w:rsidRPr="00226BD4" w:rsidRDefault="00DB5960" w:rsidP="00DB5960">
            <w:pPr>
              <w:spacing w:line="560" w:lineRule="exact"/>
              <w:rPr>
                <w:ins w:id="2346" w:author="think" w:date="2017-02-12T21:51:00Z"/>
                <w:sz w:val="21"/>
                <w:szCs w:val="21"/>
              </w:rPr>
            </w:pPr>
            <w:ins w:id="2347" w:author="think" w:date="2017-02-12T22:00:00Z">
              <w:r>
                <w:rPr>
                  <w:rFonts w:hint="eastAsia"/>
                  <w:sz w:val="21"/>
                  <w:szCs w:val="21"/>
                </w:rPr>
                <w:t>交易货币</w:t>
              </w:r>
            </w:ins>
          </w:p>
        </w:tc>
        <w:tc>
          <w:tcPr>
            <w:tcW w:w="1025" w:type="pct"/>
            <w:tcPrChange w:id="2348" w:author="think" w:date="2017-02-12T22:07:00Z">
              <w:tcPr>
                <w:tcW w:w="1082" w:type="pct"/>
                <w:gridSpan w:val="2"/>
              </w:tcPr>
            </w:tcPrChange>
          </w:tcPr>
          <w:p w14:paraId="70994EC5" w14:textId="42CB25A6" w:rsidR="00DB5960" w:rsidRPr="00226BD4" w:rsidRDefault="00DB5960" w:rsidP="00DB5960">
            <w:pPr>
              <w:spacing w:line="560" w:lineRule="exact"/>
              <w:rPr>
                <w:ins w:id="2349" w:author="think" w:date="2017-02-12T21:51:00Z"/>
                <w:sz w:val="21"/>
                <w:szCs w:val="21"/>
              </w:rPr>
            </w:pPr>
            <w:ins w:id="2350" w:author="think" w:date="2017-02-12T21:51:00Z">
              <w:r w:rsidRPr="00226BD4">
                <w:rPr>
                  <w:sz w:val="21"/>
                  <w:szCs w:val="21"/>
                </w:rPr>
                <w:t>char(</w:t>
              </w:r>
            </w:ins>
            <w:ins w:id="2351" w:author="think" w:date="2017-02-12T22:00:00Z">
              <w:r>
                <w:rPr>
                  <w:rFonts w:hint="eastAsia"/>
                  <w:sz w:val="21"/>
                  <w:szCs w:val="21"/>
                </w:rPr>
                <w:t>3</w:t>
              </w:r>
            </w:ins>
            <w:ins w:id="2352" w:author="think" w:date="2017-02-12T21:51:00Z">
              <w:r w:rsidRPr="00226BD4">
                <w:rPr>
                  <w:sz w:val="21"/>
                  <w:szCs w:val="21"/>
                </w:rPr>
                <w:t>)</w:t>
              </w:r>
            </w:ins>
          </w:p>
        </w:tc>
        <w:tc>
          <w:tcPr>
            <w:tcW w:w="1469" w:type="pct"/>
            <w:tcPrChange w:id="2353" w:author="think" w:date="2017-02-12T22:07:00Z">
              <w:tcPr>
                <w:tcW w:w="1526" w:type="pct"/>
                <w:gridSpan w:val="2"/>
              </w:tcPr>
            </w:tcPrChange>
          </w:tcPr>
          <w:p w14:paraId="446FCF7B" w14:textId="5604F757" w:rsidR="00DB5960" w:rsidRDefault="00DB5960" w:rsidP="00DB5960">
            <w:pPr>
              <w:spacing w:line="560" w:lineRule="exact"/>
              <w:rPr>
                <w:ins w:id="2354" w:author="think" w:date="2017-02-12T21:51:00Z"/>
                <w:sz w:val="21"/>
                <w:szCs w:val="21"/>
              </w:rPr>
            </w:pPr>
            <w:ins w:id="2355" w:author="think" w:date="2017-02-12T22:00:00Z">
              <w:r>
                <w:rPr>
                  <w:rFonts w:hint="eastAsia"/>
                  <w:sz w:val="21"/>
                  <w:szCs w:val="21"/>
                </w:rPr>
                <w:t>人民币，</w:t>
              </w:r>
              <w:r>
                <w:rPr>
                  <w:rFonts w:hint="eastAsia"/>
                  <w:sz w:val="21"/>
                  <w:szCs w:val="21"/>
                </w:rPr>
                <w:t>CNY</w:t>
              </w:r>
            </w:ins>
          </w:p>
        </w:tc>
      </w:tr>
      <w:tr w:rsidR="00DB5960" w:rsidRPr="00226BD4" w14:paraId="5A40706E" w14:textId="77777777" w:rsidTr="000A31F4">
        <w:trPr>
          <w:ins w:id="2356" w:author="think" w:date="2017-02-12T21:53:00Z"/>
        </w:trPr>
        <w:tc>
          <w:tcPr>
            <w:tcW w:w="283" w:type="pct"/>
            <w:vAlign w:val="center"/>
            <w:tcPrChange w:id="2357" w:author="think" w:date="2017-02-12T22:07:00Z">
              <w:tcPr>
                <w:tcW w:w="340" w:type="pct"/>
              </w:tcPr>
            </w:tcPrChange>
          </w:tcPr>
          <w:p w14:paraId="444F7947" w14:textId="7ED47142" w:rsidR="00DB5960" w:rsidRDefault="00DB5960" w:rsidP="00DB5960">
            <w:pPr>
              <w:spacing w:line="560" w:lineRule="exact"/>
              <w:rPr>
                <w:ins w:id="2358" w:author="think" w:date="2017-02-12T21:53:00Z"/>
                <w:sz w:val="21"/>
                <w:szCs w:val="21"/>
              </w:rPr>
            </w:pPr>
            <w:ins w:id="2359" w:author="think" w:date="2017-02-12T22:07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6</w:t>
              </w:r>
            </w:ins>
          </w:p>
        </w:tc>
        <w:tc>
          <w:tcPr>
            <w:tcW w:w="1282" w:type="pct"/>
            <w:tcPrChange w:id="2360" w:author="think" w:date="2017-02-12T22:07:00Z">
              <w:tcPr>
                <w:tcW w:w="1054" w:type="pct"/>
                <w:gridSpan w:val="2"/>
              </w:tcPr>
            </w:tcPrChange>
          </w:tcPr>
          <w:p w14:paraId="37EC72EF" w14:textId="24B0EEC5" w:rsidR="00DB5960" w:rsidRDefault="00DB5960" w:rsidP="00DB5960">
            <w:pPr>
              <w:spacing w:line="560" w:lineRule="exact"/>
              <w:rPr>
                <w:ins w:id="2361" w:author="think" w:date="2017-02-12T21:53:00Z"/>
                <w:sz w:val="21"/>
                <w:szCs w:val="21"/>
              </w:rPr>
            </w:pPr>
            <w:ins w:id="2362" w:author="think" w:date="2017-02-12T22:02:00Z">
              <w:r>
                <w:rPr>
                  <w:rFonts w:hint="eastAsia"/>
                  <w:sz w:val="21"/>
                  <w:szCs w:val="21"/>
                </w:rPr>
                <w:t>upstream</w:t>
              </w:r>
            </w:ins>
            <w:ins w:id="2363" w:author="think" w:date="2017-02-12T22:03:00Z">
              <w:r>
                <w:rPr>
                  <w:sz w:val="21"/>
                  <w:szCs w:val="21"/>
                </w:rPr>
                <w:t>_</w:t>
              </w:r>
            </w:ins>
            <w:ins w:id="2364" w:author="think" w:date="2017-02-12T21:53:00Z">
              <w:r>
                <w:rPr>
                  <w:rFonts w:hint="eastAsia"/>
                  <w:sz w:val="21"/>
                  <w:szCs w:val="21"/>
                </w:rPr>
                <w:t>order_state</w:t>
              </w:r>
            </w:ins>
          </w:p>
        </w:tc>
        <w:tc>
          <w:tcPr>
            <w:tcW w:w="941" w:type="pct"/>
            <w:tcPrChange w:id="2365" w:author="think" w:date="2017-02-12T22:07:00Z">
              <w:tcPr>
                <w:tcW w:w="998" w:type="pct"/>
                <w:gridSpan w:val="2"/>
              </w:tcPr>
            </w:tcPrChange>
          </w:tcPr>
          <w:p w14:paraId="05020203" w14:textId="12B2CCC1" w:rsidR="00DB5960" w:rsidRDefault="00DB5960" w:rsidP="00DB5960">
            <w:pPr>
              <w:spacing w:line="560" w:lineRule="exact"/>
              <w:rPr>
                <w:ins w:id="2366" w:author="think" w:date="2017-02-12T21:53:00Z"/>
                <w:sz w:val="21"/>
                <w:szCs w:val="21"/>
              </w:rPr>
            </w:pPr>
            <w:ins w:id="2367" w:author="think" w:date="2017-02-12T22:03:00Z">
              <w:r>
                <w:rPr>
                  <w:rFonts w:hint="eastAsia"/>
                  <w:sz w:val="21"/>
                  <w:szCs w:val="21"/>
                </w:rPr>
                <w:t>上游通知</w:t>
              </w:r>
            </w:ins>
            <w:ins w:id="2368" w:author="think" w:date="2017-02-12T22:00:00Z">
              <w:r>
                <w:rPr>
                  <w:rFonts w:hint="eastAsia"/>
                  <w:sz w:val="21"/>
                  <w:szCs w:val="21"/>
                </w:rPr>
                <w:t>订单状态</w:t>
              </w:r>
            </w:ins>
          </w:p>
        </w:tc>
        <w:tc>
          <w:tcPr>
            <w:tcW w:w="1025" w:type="pct"/>
            <w:tcPrChange w:id="2369" w:author="think" w:date="2017-02-12T22:07:00Z">
              <w:tcPr>
                <w:tcW w:w="1082" w:type="pct"/>
                <w:gridSpan w:val="2"/>
              </w:tcPr>
            </w:tcPrChange>
          </w:tcPr>
          <w:p w14:paraId="3913CFA2" w14:textId="12054ED8" w:rsidR="00DB5960" w:rsidRPr="00226BD4" w:rsidRDefault="00DB5960" w:rsidP="00DB5960">
            <w:pPr>
              <w:spacing w:line="560" w:lineRule="exact"/>
              <w:rPr>
                <w:ins w:id="2370" w:author="think" w:date="2017-02-12T21:53:00Z"/>
                <w:sz w:val="21"/>
                <w:szCs w:val="21"/>
              </w:rPr>
            </w:pPr>
            <w:ins w:id="2371" w:author="think" w:date="2017-02-12T22:03:00Z">
              <w:r>
                <w:rPr>
                  <w:rFonts w:hint="eastAsia"/>
                  <w:sz w:val="21"/>
                  <w:szCs w:val="21"/>
                </w:rPr>
                <w:t>char</w:t>
              </w:r>
              <w:r>
                <w:rPr>
                  <w:sz w:val="21"/>
                  <w:szCs w:val="21"/>
                </w:rPr>
                <w:t>(10)</w:t>
              </w:r>
            </w:ins>
          </w:p>
        </w:tc>
        <w:tc>
          <w:tcPr>
            <w:tcW w:w="1469" w:type="pct"/>
            <w:tcPrChange w:id="2372" w:author="think" w:date="2017-02-12T22:07:00Z">
              <w:tcPr>
                <w:tcW w:w="1526" w:type="pct"/>
                <w:gridSpan w:val="2"/>
              </w:tcPr>
            </w:tcPrChange>
          </w:tcPr>
          <w:p w14:paraId="48114993" w14:textId="112FF249" w:rsidR="00DB5960" w:rsidRDefault="00DB5960" w:rsidP="00DB5960">
            <w:pPr>
              <w:spacing w:line="560" w:lineRule="exact"/>
              <w:rPr>
                <w:ins w:id="2373" w:author="think" w:date="2017-02-12T21:53:00Z"/>
                <w:sz w:val="21"/>
                <w:szCs w:val="21"/>
              </w:rPr>
            </w:pPr>
            <w:ins w:id="2374" w:author="think" w:date="2017-02-12T22:02:00Z">
              <w:r>
                <w:rPr>
                  <w:rFonts w:hint="eastAsia"/>
                  <w:sz w:val="21"/>
                  <w:szCs w:val="21"/>
                </w:rPr>
                <w:t>上游通知订单状态</w:t>
              </w:r>
            </w:ins>
          </w:p>
        </w:tc>
      </w:tr>
      <w:tr w:rsidR="00DB5960" w:rsidRPr="00226BD4" w14:paraId="49301A45" w14:textId="77777777" w:rsidTr="000A31F4">
        <w:trPr>
          <w:ins w:id="2375" w:author="think" w:date="2017-02-12T22:03:00Z"/>
        </w:trPr>
        <w:tc>
          <w:tcPr>
            <w:tcW w:w="283" w:type="pct"/>
            <w:vAlign w:val="center"/>
            <w:tcPrChange w:id="2376" w:author="think" w:date="2017-02-12T22:07:00Z">
              <w:tcPr>
                <w:tcW w:w="340" w:type="pct"/>
              </w:tcPr>
            </w:tcPrChange>
          </w:tcPr>
          <w:p w14:paraId="71F8ED91" w14:textId="3709F394" w:rsidR="00DB5960" w:rsidRDefault="00DB5960" w:rsidP="00DB5960">
            <w:pPr>
              <w:spacing w:line="560" w:lineRule="exact"/>
              <w:rPr>
                <w:ins w:id="2377" w:author="think" w:date="2017-02-12T22:03:00Z"/>
                <w:sz w:val="21"/>
                <w:szCs w:val="21"/>
              </w:rPr>
            </w:pPr>
            <w:ins w:id="2378" w:author="think" w:date="2017-02-12T22:07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7</w:t>
              </w:r>
            </w:ins>
          </w:p>
        </w:tc>
        <w:tc>
          <w:tcPr>
            <w:tcW w:w="1282" w:type="pct"/>
            <w:tcPrChange w:id="2379" w:author="think" w:date="2017-02-12T22:07:00Z">
              <w:tcPr>
                <w:tcW w:w="1054" w:type="pct"/>
                <w:gridSpan w:val="2"/>
              </w:tcPr>
            </w:tcPrChange>
          </w:tcPr>
          <w:p w14:paraId="75BEDA8B" w14:textId="6F76DE65" w:rsidR="00DB5960" w:rsidRDefault="00DB5960" w:rsidP="00DB5960">
            <w:pPr>
              <w:spacing w:line="560" w:lineRule="exact"/>
              <w:rPr>
                <w:ins w:id="2380" w:author="think" w:date="2017-02-12T22:03:00Z"/>
                <w:sz w:val="21"/>
                <w:szCs w:val="21"/>
              </w:rPr>
            </w:pPr>
            <w:ins w:id="2381" w:author="think" w:date="2017-02-12T22:03:00Z">
              <w:r>
                <w:rPr>
                  <w:rFonts w:hint="eastAsia"/>
                  <w:sz w:val="21"/>
                  <w:szCs w:val="21"/>
                </w:rPr>
                <w:t>settle</w:t>
              </w:r>
            </w:ins>
            <w:ins w:id="2382" w:author="think" w:date="2017-02-12T22:04:00Z">
              <w:r>
                <w:rPr>
                  <w:sz w:val="21"/>
                  <w:szCs w:val="21"/>
                </w:rPr>
                <w:t>_order_state</w:t>
              </w:r>
            </w:ins>
          </w:p>
        </w:tc>
        <w:tc>
          <w:tcPr>
            <w:tcW w:w="941" w:type="pct"/>
            <w:tcPrChange w:id="2383" w:author="think" w:date="2017-02-12T22:07:00Z">
              <w:tcPr>
                <w:tcW w:w="998" w:type="pct"/>
                <w:gridSpan w:val="2"/>
              </w:tcPr>
            </w:tcPrChange>
          </w:tcPr>
          <w:p w14:paraId="35D304E7" w14:textId="3E2DC496" w:rsidR="00DB5960" w:rsidRDefault="00DB5960" w:rsidP="00DB5960">
            <w:pPr>
              <w:spacing w:line="560" w:lineRule="exact"/>
              <w:rPr>
                <w:ins w:id="2384" w:author="think" w:date="2017-02-12T22:03:00Z"/>
                <w:sz w:val="21"/>
                <w:szCs w:val="21"/>
              </w:rPr>
            </w:pPr>
            <w:ins w:id="2385" w:author="think" w:date="2017-02-12T22:05:00Z">
              <w:r>
                <w:rPr>
                  <w:rFonts w:hint="eastAsia"/>
                  <w:sz w:val="21"/>
                  <w:szCs w:val="21"/>
                </w:rPr>
                <w:t>对账确认订单状态</w:t>
              </w:r>
            </w:ins>
          </w:p>
        </w:tc>
        <w:tc>
          <w:tcPr>
            <w:tcW w:w="1025" w:type="pct"/>
            <w:tcPrChange w:id="2386" w:author="think" w:date="2017-02-12T22:07:00Z">
              <w:tcPr>
                <w:tcW w:w="1082" w:type="pct"/>
                <w:gridSpan w:val="2"/>
              </w:tcPr>
            </w:tcPrChange>
          </w:tcPr>
          <w:p w14:paraId="7B6FD5E0" w14:textId="751255E8" w:rsidR="00DB5960" w:rsidRDefault="00DB5960" w:rsidP="00DB5960">
            <w:pPr>
              <w:spacing w:line="560" w:lineRule="exact"/>
              <w:rPr>
                <w:ins w:id="2387" w:author="think" w:date="2017-02-12T22:03:00Z"/>
                <w:sz w:val="21"/>
                <w:szCs w:val="21"/>
              </w:rPr>
            </w:pPr>
            <w:ins w:id="2388" w:author="think" w:date="2017-02-12T22:05:00Z">
              <w:r>
                <w:rPr>
                  <w:sz w:val="21"/>
                  <w:szCs w:val="21"/>
                </w:rPr>
                <w:t>char(2)</w:t>
              </w:r>
            </w:ins>
          </w:p>
        </w:tc>
        <w:tc>
          <w:tcPr>
            <w:tcW w:w="1469" w:type="pct"/>
            <w:tcPrChange w:id="2389" w:author="think" w:date="2017-02-12T22:07:00Z">
              <w:tcPr>
                <w:tcW w:w="1526" w:type="pct"/>
                <w:gridSpan w:val="2"/>
              </w:tcPr>
            </w:tcPrChange>
          </w:tcPr>
          <w:p w14:paraId="0C6CE8EA" w14:textId="13F91957" w:rsidR="00DB5960" w:rsidRDefault="00DB5960" w:rsidP="00DB5960">
            <w:pPr>
              <w:spacing w:line="560" w:lineRule="exact"/>
              <w:rPr>
                <w:ins w:id="2390" w:author="think" w:date="2017-02-12T22:03:00Z"/>
                <w:sz w:val="21"/>
                <w:szCs w:val="21"/>
              </w:rPr>
            </w:pPr>
            <w:ins w:id="2391" w:author="think" w:date="2017-02-12T22:05:00Z">
              <w:r>
                <w:rPr>
                  <w:rFonts w:hint="eastAsia"/>
                  <w:sz w:val="21"/>
                  <w:szCs w:val="21"/>
                </w:rPr>
                <w:t>对账交易后将</w:t>
              </w:r>
            </w:ins>
            <w:ins w:id="2392" w:author="think" w:date="2017-02-12T22:06:00Z">
              <w:r>
                <w:rPr>
                  <w:rFonts w:hint="eastAsia"/>
                  <w:sz w:val="21"/>
                  <w:szCs w:val="21"/>
                </w:rPr>
                <w:t>提交结果</w:t>
              </w:r>
            </w:ins>
            <w:ins w:id="2393" w:author="think" w:date="2017-02-12T22:05:00Z">
              <w:r>
                <w:rPr>
                  <w:rFonts w:hint="eastAsia"/>
                  <w:sz w:val="21"/>
                  <w:szCs w:val="21"/>
                </w:rPr>
                <w:t>更新对账确认订单状态</w:t>
              </w:r>
            </w:ins>
          </w:p>
        </w:tc>
      </w:tr>
      <w:tr w:rsidR="00DB5960" w:rsidRPr="00226BD4" w14:paraId="74C1B25A" w14:textId="77777777" w:rsidTr="000A31F4">
        <w:trPr>
          <w:ins w:id="2394" w:author="think" w:date="2017-02-12T21:53:00Z"/>
        </w:trPr>
        <w:tc>
          <w:tcPr>
            <w:tcW w:w="283" w:type="pct"/>
            <w:vAlign w:val="center"/>
            <w:tcPrChange w:id="2395" w:author="think" w:date="2017-02-12T22:07:00Z">
              <w:tcPr>
                <w:tcW w:w="340" w:type="pct"/>
              </w:tcPr>
            </w:tcPrChange>
          </w:tcPr>
          <w:p w14:paraId="0039D339" w14:textId="13D23F53" w:rsidR="00DB5960" w:rsidRDefault="00DB5960" w:rsidP="00DB5960">
            <w:pPr>
              <w:spacing w:line="560" w:lineRule="exact"/>
              <w:rPr>
                <w:ins w:id="2396" w:author="think" w:date="2017-02-12T21:53:00Z"/>
                <w:sz w:val="21"/>
                <w:szCs w:val="21"/>
              </w:rPr>
            </w:pPr>
            <w:ins w:id="2397" w:author="think" w:date="2017-02-12T22:07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8</w:t>
              </w:r>
            </w:ins>
          </w:p>
        </w:tc>
        <w:tc>
          <w:tcPr>
            <w:tcW w:w="1282" w:type="pct"/>
            <w:tcPrChange w:id="2398" w:author="think" w:date="2017-02-12T22:07:00Z">
              <w:tcPr>
                <w:tcW w:w="1054" w:type="pct"/>
                <w:gridSpan w:val="2"/>
              </w:tcPr>
            </w:tcPrChange>
          </w:tcPr>
          <w:p w14:paraId="4568EE2D" w14:textId="03106F72" w:rsidR="00DB5960" w:rsidRDefault="00DB5960" w:rsidP="00DB5960">
            <w:pPr>
              <w:spacing w:line="560" w:lineRule="exact"/>
              <w:rPr>
                <w:ins w:id="2399" w:author="think" w:date="2017-02-12T21:53:00Z"/>
                <w:sz w:val="21"/>
                <w:szCs w:val="21"/>
              </w:rPr>
            </w:pPr>
            <w:ins w:id="2400" w:author="think" w:date="2017-02-12T21:53:00Z">
              <w:r>
                <w:rPr>
                  <w:rFonts w:hint="eastAsia"/>
                  <w:sz w:val="21"/>
                  <w:szCs w:val="21"/>
                </w:rPr>
                <w:t>settle_state</w:t>
              </w:r>
            </w:ins>
          </w:p>
        </w:tc>
        <w:tc>
          <w:tcPr>
            <w:tcW w:w="941" w:type="pct"/>
            <w:tcPrChange w:id="2401" w:author="think" w:date="2017-02-12T22:07:00Z">
              <w:tcPr>
                <w:tcW w:w="998" w:type="pct"/>
                <w:gridSpan w:val="2"/>
              </w:tcPr>
            </w:tcPrChange>
          </w:tcPr>
          <w:p w14:paraId="6585FE3A" w14:textId="4B151326" w:rsidR="00DB5960" w:rsidRDefault="00DB5960" w:rsidP="00DB5960">
            <w:pPr>
              <w:spacing w:line="560" w:lineRule="exact"/>
              <w:rPr>
                <w:ins w:id="2402" w:author="think" w:date="2017-02-12T21:53:00Z"/>
                <w:sz w:val="21"/>
                <w:szCs w:val="21"/>
              </w:rPr>
            </w:pPr>
            <w:ins w:id="2403" w:author="think" w:date="2017-02-12T22:06:00Z">
              <w:r>
                <w:rPr>
                  <w:rFonts w:hint="eastAsia"/>
                  <w:sz w:val="21"/>
                  <w:szCs w:val="21"/>
                </w:rPr>
                <w:t>清算状态</w:t>
              </w:r>
            </w:ins>
          </w:p>
        </w:tc>
        <w:tc>
          <w:tcPr>
            <w:tcW w:w="1025" w:type="pct"/>
            <w:tcPrChange w:id="2404" w:author="think" w:date="2017-02-12T22:07:00Z">
              <w:tcPr>
                <w:tcW w:w="1082" w:type="pct"/>
                <w:gridSpan w:val="2"/>
              </w:tcPr>
            </w:tcPrChange>
          </w:tcPr>
          <w:p w14:paraId="6076E30A" w14:textId="765D6D94" w:rsidR="00DB5960" w:rsidRPr="00226BD4" w:rsidRDefault="00DB5960" w:rsidP="00DB5960">
            <w:pPr>
              <w:spacing w:line="560" w:lineRule="exact"/>
              <w:rPr>
                <w:ins w:id="2405" w:author="think" w:date="2017-02-12T21:53:00Z"/>
                <w:sz w:val="21"/>
                <w:szCs w:val="21"/>
              </w:rPr>
            </w:pPr>
            <w:ins w:id="2406" w:author="think" w:date="2017-02-12T22:06:00Z">
              <w:r>
                <w:rPr>
                  <w:rFonts w:hint="eastAsia"/>
                  <w:sz w:val="21"/>
                  <w:szCs w:val="21"/>
                </w:rPr>
                <w:t>char</w:t>
              </w:r>
              <w:r>
                <w:rPr>
                  <w:sz w:val="21"/>
                  <w:szCs w:val="21"/>
                </w:rPr>
                <w:t>(2)</w:t>
              </w:r>
            </w:ins>
          </w:p>
        </w:tc>
        <w:tc>
          <w:tcPr>
            <w:tcW w:w="1469" w:type="pct"/>
            <w:tcPrChange w:id="2407" w:author="think" w:date="2017-02-12T22:07:00Z">
              <w:tcPr>
                <w:tcW w:w="1526" w:type="pct"/>
                <w:gridSpan w:val="2"/>
              </w:tcPr>
            </w:tcPrChange>
          </w:tcPr>
          <w:p w14:paraId="4BF0ED05" w14:textId="77777777" w:rsidR="00DB5960" w:rsidRDefault="00DB5960" w:rsidP="00DB5960">
            <w:pPr>
              <w:spacing w:line="560" w:lineRule="exact"/>
              <w:rPr>
                <w:ins w:id="2408" w:author="think" w:date="2017-02-12T21:53:00Z"/>
                <w:sz w:val="21"/>
                <w:szCs w:val="21"/>
              </w:rPr>
            </w:pPr>
          </w:p>
        </w:tc>
      </w:tr>
      <w:tr w:rsidR="00DB5960" w:rsidRPr="00226BD4" w14:paraId="3753F788" w14:textId="77777777" w:rsidTr="000A31F4">
        <w:trPr>
          <w:ins w:id="2409" w:author="think" w:date="2017-02-12T21:53:00Z"/>
        </w:trPr>
        <w:tc>
          <w:tcPr>
            <w:tcW w:w="283" w:type="pct"/>
            <w:vAlign w:val="center"/>
            <w:tcPrChange w:id="2410" w:author="think" w:date="2017-02-12T22:07:00Z">
              <w:tcPr>
                <w:tcW w:w="340" w:type="pct"/>
              </w:tcPr>
            </w:tcPrChange>
          </w:tcPr>
          <w:p w14:paraId="439B3FD7" w14:textId="03D3FC5E" w:rsidR="00DB5960" w:rsidRDefault="00DB5960" w:rsidP="00DB5960">
            <w:pPr>
              <w:spacing w:line="560" w:lineRule="exact"/>
              <w:rPr>
                <w:ins w:id="2411" w:author="think" w:date="2017-02-12T21:53:00Z"/>
                <w:sz w:val="21"/>
                <w:szCs w:val="21"/>
              </w:rPr>
            </w:pPr>
            <w:ins w:id="2412" w:author="think" w:date="2017-02-12T22:07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9</w:t>
              </w:r>
            </w:ins>
          </w:p>
        </w:tc>
        <w:tc>
          <w:tcPr>
            <w:tcW w:w="1282" w:type="pct"/>
            <w:tcPrChange w:id="2413" w:author="think" w:date="2017-02-12T22:07:00Z">
              <w:tcPr>
                <w:tcW w:w="1054" w:type="pct"/>
                <w:gridSpan w:val="2"/>
              </w:tcPr>
            </w:tcPrChange>
          </w:tcPr>
          <w:p w14:paraId="35ECF4CC" w14:textId="20298F8E" w:rsidR="00DB5960" w:rsidRDefault="00DB5960" w:rsidP="00DB5960">
            <w:pPr>
              <w:spacing w:line="560" w:lineRule="exact"/>
              <w:rPr>
                <w:ins w:id="2414" w:author="think" w:date="2017-02-12T21:53:00Z"/>
                <w:sz w:val="21"/>
                <w:szCs w:val="21"/>
              </w:rPr>
            </w:pPr>
            <w:ins w:id="2415" w:author="think" w:date="2017-02-12T21:53:00Z">
              <w:r>
                <w:rPr>
                  <w:rFonts w:hint="eastAsia"/>
                  <w:sz w:val="21"/>
                  <w:szCs w:val="21"/>
                </w:rPr>
                <w:t>settle_amt</w:t>
              </w:r>
            </w:ins>
          </w:p>
        </w:tc>
        <w:tc>
          <w:tcPr>
            <w:tcW w:w="941" w:type="pct"/>
            <w:tcPrChange w:id="2416" w:author="think" w:date="2017-02-12T22:07:00Z">
              <w:tcPr>
                <w:tcW w:w="998" w:type="pct"/>
                <w:gridSpan w:val="2"/>
              </w:tcPr>
            </w:tcPrChange>
          </w:tcPr>
          <w:p w14:paraId="5E77F9D8" w14:textId="242AA44D" w:rsidR="00DB5960" w:rsidRDefault="00DB5960" w:rsidP="00DB5960">
            <w:pPr>
              <w:spacing w:line="560" w:lineRule="exact"/>
              <w:rPr>
                <w:ins w:id="2417" w:author="think" w:date="2017-02-12T21:53:00Z"/>
                <w:sz w:val="21"/>
                <w:szCs w:val="21"/>
              </w:rPr>
            </w:pPr>
            <w:ins w:id="2418" w:author="think" w:date="2017-02-12T22:06:00Z">
              <w:r>
                <w:rPr>
                  <w:rFonts w:hint="eastAsia"/>
                  <w:sz w:val="21"/>
                  <w:szCs w:val="21"/>
                </w:rPr>
                <w:t>清算金额</w:t>
              </w:r>
            </w:ins>
          </w:p>
        </w:tc>
        <w:tc>
          <w:tcPr>
            <w:tcW w:w="1025" w:type="pct"/>
            <w:tcPrChange w:id="2419" w:author="think" w:date="2017-02-12T22:07:00Z">
              <w:tcPr>
                <w:tcW w:w="1082" w:type="pct"/>
                <w:gridSpan w:val="2"/>
              </w:tcPr>
            </w:tcPrChange>
          </w:tcPr>
          <w:p w14:paraId="3BB8B51A" w14:textId="56CEB149" w:rsidR="00DB5960" w:rsidRPr="00226BD4" w:rsidRDefault="00DB5960" w:rsidP="00DB5960">
            <w:pPr>
              <w:spacing w:line="560" w:lineRule="exact"/>
              <w:rPr>
                <w:ins w:id="2420" w:author="think" w:date="2017-02-12T21:53:00Z"/>
                <w:sz w:val="21"/>
                <w:szCs w:val="21"/>
              </w:rPr>
            </w:pPr>
            <w:ins w:id="2421" w:author="think" w:date="2017-02-12T22:07:00Z">
              <w:r>
                <w:rPr>
                  <w:rFonts w:hint="eastAsia"/>
                  <w:sz w:val="21"/>
                  <w:szCs w:val="21"/>
                </w:rPr>
                <w:t>decimal(</w:t>
              </w:r>
              <w:r>
                <w:rPr>
                  <w:sz w:val="21"/>
                  <w:szCs w:val="21"/>
                </w:rPr>
                <w:t>10,4</w:t>
              </w:r>
              <w:r>
                <w:rPr>
                  <w:rFonts w:hint="eastAsia"/>
                  <w:sz w:val="21"/>
                  <w:szCs w:val="21"/>
                </w:rPr>
                <w:t>)</w:t>
              </w:r>
            </w:ins>
          </w:p>
        </w:tc>
        <w:tc>
          <w:tcPr>
            <w:tcW w:w="1469" w:type="pct"/>
            <w:tcPrChange w:id="2422" w:author="think" w:date="2017-02-12T22:07:00Z">
              <w:tcPr>
                <w:tcW w:w="1526" w:type="pct"/>
                <w:gridSpan w:val="2"/>
              </w:tcPr>
            </w:tcPrChange>
          </w:tcPr>
          <w:p w14:paraId="380873EC" w14:textId="77777777" w:rsidR="00DB5960" w:rsidRDefault="00DB5960" w:rsidP="00DB5960">
            <w:pPr>
              <w:spacing w:line="560" w:lineRule="exact"/>
              <w:rPr>
                <w:ins w:id="2423" w:author="think" w:date="2017-02-12T21:53:00Z"/>
                <w:sz w:val="21"/>
                <w:szCs w:val="21"/>
              </w:rPr>
            </w:pPr>
          </w:p>
        </w:tc>
      </w:tr>
      <w:tr w:rsidR="00DB5960" w:rsidRPr="00226BD4" w14:paraId="4D82FE1F" w14:textId="77777777" w:rsidTr="000A31F4">
        <w:trPr>
          <w:ins w:id="2424" w:author="think" w:date="2017-02-12T21:53:00Z"/>
        </w:trPr>
        <w:tc>
          <w:tcPr>
            <w:tcW w:w="283" w:type="pct"/>
            <w:vAlign w:val="center"/>
            <w:tcPrChange w:id="2425" w:author="think" w:date="2017-02-12T22:07:00Z">
              <w:tcPr>
                <w:tcW w:w="340" w:type="pct"/>
              </w:tcPr>
            </w:tcPrChange>
          </w:tcPr>
          <w:p w14:paraId="1557C4C0" w14:textId="768551E0" w:rsidR="00DB5960" w:rsidRDefault="00DB5960" w:rsidP="00DB5960">
            <w:pPr>
              <w:spacing w:line="560" w:lineRule="exact"/>
              <w:rPr>
                <w:ins w:id="2426" w:author="think" w:date="2017-02-12T21:53:00Z"/>
                <w:sz w:val="21"/>
                <w:szCs w:val="21"/>
              </w:rPr>
            </w:pPr>
            <w:ins w:id="2427" w:author="think" w:date="2017-02-12T22:07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10</w:t>
              </w:r>
            </w:ins>
          </w:p>
        </w:tc>
        <w:tc>
          <w:tcPr>
            <w:tcW w:w="1282" w:type="pct"/>
            <w:tcPrChange w:id="2428" w:author="think" w:date="2017-02-12T22:07:00Z">
              <w:tcPr>
                <w:tcW w:w="1054" w:type="pct"/>
                <w:gridSpan w:val="2"/>
              </w:tcPr>
            </w:tcPrChange>
          </w:tcPr>
          <w:p w14:paraId="6323C08E" w14:textId="1D7C84E0" w:rsidR="00DB5960" w:rsidRDefault="00DB5960" w:rsidP="00DB5960">
            <w:pPr>
              <w:spacing w:line="560" w:lineRule="exact"/>
              <w:rPr>
                <w:ins w:id="2429" w:author="think" w:date="2017-02-12T21:53:00Z"/>
                <w:sz w:val="21"/>
                <w:szCs w:val="21"/>
              </w:rPr>
            </w:pPr>
            <w:ins w:id="2430" w:author="think" w:date="2017-02-12T21:54:00Z">
              <w:r>
                <w:rPr>
                  <w:rFonts w:hint="eastAsia"/>
                  <w:sz w:val="21"/>
                  <w:szCs w:val="21"/>
                </w:rPr>
                <w:t>s</w:t>
              </w:r>
              <w:r>
                <w:rPr>
                  <w:sz w:val="21"/>
                  <w:szCs w:val="21"/>
                </w:rPr>
                <w:t>ettle_time</w:t>
              </w:r>
            </w:ins>
          </w:p>
        </w:tc>
        <w:tc>
          <w:tcPr>
            <w:tcW w:w="941" w:type="pct"/>
            <w:tcPrChange w:id="2431" w:author="think" w:date="2017-02-12T22:07:00Z">
              <w:tcPr>
                <w:tcW w:w="998" w:type="pct"/>
                <w:gridSpan w:val="2"/>
              </w:tcPr>
            </w:tcPrChange>
          </w:tcPr>
          <w:p w14:paraId="6D9EFA60" w14:textId="38ABEC56" w:rsidR="00DB5960" w:rsidRDefault="00DB5960" w:rsidP="00DB5960">
            <w:pPr>
              <w:spacing w:line="560" w:lineRule="exact"/>
              <w:rPr>
                <w:ins w:id="2432" w:author="think" w:date="2017-02-12T21:53:00Z"/>
                <w:sz w:val="21"/>
                <w:szCs w:val="21"/>
              </w:rPr>
            </w:pPr>
            <w:ins w:id="2433" w:author="think" w:date="2017-02-12T22:06:00Z">
              <w:r>
                <w:rPr>
                  <w:rFonts w:hint="eastAsia"/>
                  <w:sz w:val="21"/>
                  <w:szCs w:val="21"/>
                </w:rPr>
                <w:t>清算时间</w:t>
              </w:r>
            </w:ins>
          </w:p>
        </w:tc>
        <w:tc>
          <w:tcPr>
            <w:tcW w:w="1025" w:type="pct"/>
            <w:tcPrChange w:id="2434" w:author="think" w:date="2017-02-12T22:07:00Z">
              <w:tcPr>
                <w:tcW w:w="1082" w:type="pct"/>
                <w:gridSpan w:val="2"/>
              </w:tcPr>
            </w:tcPrChange>
          </w:tcPr>
          <w:p w14:paraId="06F81935" w14:textId="62562AB6" w:rsidR="00DB5960" w:rsidRPr="00226BD4" w:rsidRDefault="00DB5960" w:rsidP="00DB5960">
            <w:pPr>
              <w:spacing w:line="560" w:lineRule="exact"/>
              <w:rPr>
                <w:ins w:id="2435" w:author="think" w:date="2017-02-12T21:53:00Z"/>
                <w:sz w:val="21"/>
                <w:szCs w:val="21"/>
              </w:rPr>
            </w:pPr>
            <w:ins w:id="2436" w:author="think" w:date="2017-02-12T22:07:00Z">
              <w:r>
                <w:rPr>
                  <w:rFonts w:hint="eastAsia"/>
                  <w:sz w:val="21"/>
                  <w:szCs w:val="21"/>
                </w:rPr>
                <w:t>timestamp</w:t>
              </w:r>
            </w:ins>
          </w:p>
        </w:tc>
        <w:tc>
          <w:tcPr>
            <w:tcW w:w="1469" w:type="pct"/>
            <w:tcPrChange w:id="2437" w:author="think" w:date="2017-02-12T22:07:00Z">
              <w:tcPr>
                <w:tcW w:w="1526" w:type="pct"/>
                <w:gridSpan w:val="2"/>
              </w:tcPr>
            </w:tcPrChange>
          </w:tcPr>
          <w:p w14:paraId="76EBC21E" w14:textId="77777777" w:rsidR="00DB5960" w:rsidRDefault="00DB5960" w:rsidP="00DB5960">
            <w:pPr>
              <w:spacing w:line="560" w:lineRule="exact"/>
              <w:rPr>
                <w:ins w:id="2438" w:author="think" w:date="2017-02-12T21:53:00Z"/>
                <w:sz w:val="21"/>
                <w:szCs w:val="21"/>
              </w:rPr>
            </w:pPr>
          </w:p>
        </w:tc>
      </w:tr>
      <w:tr w:rsidR="00DB5960" w:rsidRPr="00226BD4" w14:paraId="0CB28725" w14:textId="77777777" w:rsidTr="000A31F4">
        <w:trPr>
          <w:trHeight w:val="441"/>
          <w:ins w:id="2439" w:author="think" w:date="2017-02-12T21:55:00Z"/>
          <w:trPrChange w:id="2440" w:author="think" w:date="2017-02-12T22:07:00Z">
            <w:trPr>
              <w:trHeight w:val="441"/>
            </w:trPr>
          </w:trPrChange>
        </w:trPr>
        <w:tc>
          <w:tcPr>
            <w:tcW w:w="283" w:type="pct"/>
            <w:vAlign w:val="center"/>
            <w:tcPrChange w:id="2441" w:author="think" w:date="2017-02-12T22:07:00Z">
              <w:tcPr>
                <w:tcW w:w="340" w:type="pct"/>
              </w:tcPr>
            </w:tcPrChange>
          </w:tcPr>
          <w:p w14:paraId="691226AA" w14:textId="4D5B38F7" w:rsidR="00DB5960" w:rsidRPr="00226BD4" w:rsidRDefault="00DB5960" w:rsidP="00DB5960">
            <w:pPr>
              <w:rPr>
                <w:ins w:id="2442" w:author="think" w:date="2017-02-12T21:55:00Z"/>
                <w:sz w:val="21"/>
                <w:szCs w:val="21"/>
              </w:rPr>
            </w:pPr>
            <w:ins w:id="2443" w:author="think" w:date="2017-02-12T22:07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11</w:t>
              </w:r>
            </w:ins>
          </w:p>
        </w:tc>
        <w:tc>
          <w:tcPr>
            <w:tcW w:w="1282" w:type="pct"/>
            <w:tcPrChange w:id="2444" w:author="think" w:date="2017-02-12T22:07:00Z">
              <w:tcPr>
                <w:tcW w:w="1054" w:type="pct"/>
                <w:gridSpan w:val="2"/>
              </w:tcPr>
            </w:tcPrChange>
          </w:tcPr>
          <w:p w14:paraId="78624855" w14:textId="77777777" w:rsidR="00DB5960" w:rsidRPr="00226BD4" w:rsidRDefault="00DB5960" w:rsidP="00DB5960">
            <w:pPr>
              <w:rPr>
                <w:ins w:id="2445" w:author="think" w:date="2017-02-12T21:55:00Z"/>
                <w:sz w:val="21"/>
                <w:szCs w:val="21"/>
              </w:rPr>
            </w:pPr>
            <w:ins w:id="2446" w:author="think" w:date="2017-02-12T21:55:00Z">
              <w:r>
                <w:rPr>
                  <w:sz w:val="21"/>
                  <w:szCs w:val="21"/>
                </w:rPr>
                <w:t>gmt_create</w:t>
              </w:r>
            </w:ins>
          </w:p>
        </w:tc>
        <w:tc>
          <w:tcPr>
            <w:tcW w:w="941" w:type="pct"/>
            <w:tcPrChange w:id="2447" w:author="think" w:date="2017-02-12T22:07:00Z">
              <w:tcPr>
                <w:tcW w:w="998" w:type="pct"/>
                <w:gridSpan w:val="2"/>
              </w:tcPr>
            </w:tcPrChange>
          </w:tcPr>
          <w:p w14:paraId="6D7DD964" w14:textId="77777777" w:rsidR="00DB5960" w:rsidRPr="00226BD4" w:rsidRDefault="00DB5960" w:rsidP="00DB5960">
            <w:pPr>
              <w:rPr>
                <w:ins w:id="2448" w:author="think" w:date="2017-02-12T21:55:00Z"/>
                <w:sz w:val="21"/>
                <w:szCs w:val="21"/>
              </w:rPr>
            </w:pPr>
            <w:ins w:id="2449" w:author="think" w:date="2017-02-12T21:55:00Z">
              <w:r>
                <w:rPr>
                  <w:rFonts w:hint="eastAsia"/>
                  <w:sz w:val="21"/>
                  <w:szCs w:val="21"/>
                </w:rPr>
                <w:t>创建</w:t>
              </w:r>
              <w:r w:rsidRPr="00226BD4">
                <w:rPr>
                  <w:rFonts w:hint="eastAsia"/>
                  <w:sz w:val="21"/>
                  <w:szCs w:val="21"/>
                </w:rPr>
                <w:t>时间</w:t>
              </w:r>
            </w:ins>
          </w:p>
        </w:tc>
        <w:tc>
          <w:tcPr>
            <w:tcW w:w="1025" w:type="pct"/>
            <w:tcPrChange w:id="2450" w:author="think" w:date="2017-02-12T22:07:00Z">
              <w:tcPr>
                <w:tcW w:w="1082" w:type="pct"/>
                <w:gridSpan w:val="2"/>
              </w:tcPr>
            </w:tcPrChange>
          </w:tcPr>
          <w:p w14:paraId="1009BC8E" w14:textId="77777777" w:rsidR="00DB5960" w:rsidRPr="00226BD4" w:rsidRDefault="00DB5960" w:rsidP="00DB5960">
            <w:pPr>
              <w:rPr>
                <w:ins w:id="2451" w:author="think" w:date="2017-02-12T21:55:00Z"/>
                <w:sz w:val="21"/>
                <w:szCs w:val="21"/>
              </w:rPr>
            </w:pPr>
            <w:ins w:id="2452" w:author="think" w:date="2017-02-12T21:55:00Z">
              <w:r>
                <w:rPr>
                  <w:sz w:val="21"/>
                  <w:szCs w:val="21"/>
                </w:rPr>
                <w:t>timestamp</w:t>
              </w:r>
            </w:ins>
          </w:p>
        </w:tc>
        <w:tc>
          <w:tcPr>
            <w:tcW w:w="1469" w:type="pct"/>
            <w:tcPrChange w:id="2453" w:author="think" w:date="2017-02-12T22:07:00Z">
              <w:tcPr>
                <w:tcW w:w="1526" w:type="pct"/>
                <w:gridSpan w:val="2"/>
              </w:tcPr>
            </w:tcPrChange>
          </w:tcPr>
          <w:p w14:paraId="6093445D" w14:textId="77777777" w:rsidR="00DB5960" w:rsidRPr="00226BD4" w:rsidRDefault="00DB5960" w:rsidP="00DB5960">
            <w:pPr>
              <w:rPr>
                <w:ins w:id="2454" w:author="think" w:date="2017-02-12T21:55:00Z"/>
                <w:sz w:val="21"/>
                <w:szCs w:val="21"/>
              </w:rPr>
            </w:pPr>
          </w:p>
        </w:tc>
      </w:tr>
      <w:tr w:rsidR="00DB5960" w:rsidRPr="00226BD4" w14:paraId="42BEA07D" w14:textId="77777777" w:rsidTr="000A31F4">
        <w:trPr>
          <w:trHeight w:val="441"/>
          <w:ins w:id="2455" w:author="think" w:date="2017-02-12T21:55:00Z"/>
          <w:trPrChange w:id="2456" w:author="think" w:date="2017-02-12T22:07:00Z">
            <w:trPr>
              <w:trHeight w:val="441"/>
            </w:trPr>
          </w:trPrChange>
        </w:trPr>
        <w:tc>
          <w:tcPr>
            <w:tcW w:w="283" w:type="pct"/>
            <w:vAlign w:val="center"/>
            <w:tcPrChange w:id="2457" w:author="think" w:date="2017-02-12T22:07:00Z">
              <w:tcPr>
                <w:tcW w:w="340" w:type="pct"/>
              </w:tcPr>
            </w:tcPrChange>
          </w:tcPr>
          <w:p w14:paraId="37F74460" w14:textId="413B65BE" w:rsidR="00DB5960" w:rsidRPr="00226BD4" w:rsidRDefault="00DB5960" w:rsidP="00DB5960">
            <w:pPr>
              <w:rPr>
                <w:ins w:id="2458" w:author="think" w:date="2017-02-12T21:55:00Z"/>
                <w:sz w:val="21"/>
                <w:szCs w:val="21"/>
              </w:rPr>
            </w:pPr>
            <w:ins w:id="2459" w:author="think" w:date="2017-02-12T22:07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12</w:t>
              </w:r>
            </w:ins>
          </w:p>
        </w:tc>
        <w:tc>
          <w:tcPr>
            <w:tcW w:w="1282" w:type="pct"/>
            <w:tcPrChange w:id="2460" w:author="think" w:date="2017-02-12T22:07:00Z">
              <w:tcPr>
                <w:tcW w:w="1054" w:type="pct"/>
                <w:gridSpan w:val="2"/>
              </w:tcPr>
            </w:tcPrChange>
          </w:tcPr>
          <w:p w14:paraId="2406D79D" w14:textId="77777777" w:rsidR="00DB5960" w:rsidRPr="00226BD4" w:rsidRDefault="00DB5960" w:rsidP="00DB5960">
            <w:pPr>
              <w:rPr>
                <w:ins w:id="2461" w:author="think" w:date="2017-02-12T21:55:00Z"/>
                <w:sz w:val="21"/>
                <w:szCs w:val="21"/>
              </w:rPr>
            </w:pPr>
            <w:ins w:id="2462" w:author="think" w:date="2017-02-12T21:55:00Z">
              <w:r>
                <w:rPr>
                  <w:sz w:val="21"/>
                  <w:szCs w:val="21"/>
                </w:rPr>
                <w:t>gmt_modified</w:t>
              </w:r>
            </w:ins>
          </w:p>
        </w:tc>
        <w:tc>
          <w:tcPr>
            <w:tcW w:w="941" w:type="pct"/>
            <w:tcPrChange w:id="2463" w:author="think" w:date="2017-02-12T22:07:00Z">
              <w:tcPr>
                <w:tcW w:w="998" w:type="pct"/>
                <w:gridSpan w:val="2"/>
              </w:tcPr>
            </w:tcPrChange>
          </w:tcPr>
          <w:p w14:paraId="358A797A" w14:textId="77777777" w:rsidR="00DB5960" w:rsidRPr="00226BD4" w:rsidRDefault="00DB5960" w:rsidP="00DB5960">
            <w:pPr>
              <w:rPr>
                <w:ins w:id="2464" w:author="think" w:date="2017-02-12T21:55:00Z"/>
                <w:sz w:val="21"/>
                <w:szCs w:val="21"/>
              </w:rPr>
            </w:pPr>
            <w:ins w:id="2465" w:author="think" w:date="2017-02-12T21:55:00Z">
              <w:r>
                <w:rPr>
                  <w:rFonts w:hint="eastAsia"/>
                  <w:sz w:val="21"/>
                  <w:szCs w:val="21"/>
                </w:rPr>
                <w:t>修改</w:t>
              </w:r>
              <w:r w:rsidRPr="00226BD4">
                <w:rPr>
                  <w:rFonts w:hint="eastAsia"/>
                  <w:sz w:val="21"/>
                  <w:szCs w:val="21"/>
                </w:rPr>
                <w:t>时间</w:t>
              </w:r>
            </w:ins>
          </w:p>
        </w:tc>
        <w:tc>
          <w:tcPr>
            <w:tcW w:w="1025" w:type="pct"/>
            <w:tcPrChange w:id="2466" w:author="think" w:date="2017-02-12T22:07:00Z">
              <w:tcPr>
                <w:tcW w:w="1082" w:type="pct"/>
                <w:gridSpan w:val="2"/>
              </w:tcPr>
            </w:tcPrChange>
          </w:tcPr>
          <w:p w14:paraId="1C631630" w14:textId="77777777" w:rsidR="00DB5960" w:rsidRPr="00226BD4" w:rsidRDefault="00DB5960" w:rsidP="00DB5960">
            <w:pPr>
              <w:rPr>
                <w:ins w:id="2467" w:author="think" w:date="2017-02-12T21:55:00Z"/>
                <w:sz w:val="21"/>
                <w:szCs w:val="21"/>
              </w:rPr>
            </w:pPr>
            <w:ins w:id="2468" w:author="think" w:date="2017-02-12T21:55:00Z">
              <w:r>
                <w:rPr>
                  <w:sz w:val="21"/>
                  <w:szCs w:val="21"/>
                </w:rPr>
                <w:t>timestamp</w:t>
              </w:r>
            </w:ins>
          </w:p>
        </w:tc>
        <w:tc>
          <w:tcPr>
            <w:tcW w:w="1469" w:type="pct"/>
            <w:tcPrChange w:id="2469" w:author="think" w:date="2017-02-12T22:07:00Z">
              <w:tcPr>
                <w:tcW w:w="1526" w:type="pct"/>
                <w:gridSpan w:val="2"/>
              </w:tcPr>
            </w:tcPrChange>
          </w:tcPr>
          <w:p w14:paraId="2056F340" w14:textId="77777777" w:rsidR="00DB5960" w:rsidRPr="00226BD4" w:rsidRDefault="00DB5960" w:rsidP="00DB5960">
            <w:pPr>
              <w:rPr>
                <w:ins w:id="2470" w:author="think" w:date="2017-02-12T21:55:00Z"/>
                <w:sz w:val="21"/>
                <w:szCs w:val="21"/>
              </w:rPr>
            </w:pPr>
          </w:p>
        </w:tc>
      </w:tr>
      <w:tr w:rsidR="00DB5960" w:rsidRPr="00226BD4" w14:paraId="2B7041D7" w14:textId="77777777" w:rsidTr="000A31F4">
        <w:trPr>
          <w:trHeight w:val="441"/>
          <w:ins w:id="2471" w:author="think" w:date="2017-02-12T21:55:00Z"/>
          <w:trPrChange w:id="2472" w:author="think" w:date="2017-02-12T22:07:00Z">
            <w:trPr>
              <w:trHeight w:val="441"/>
            </w:trPr>
          </w:trPrChange>
        </w:trPr>
        <w:tc>
          <w:tcPr>
            <w:tcW w:w="283" w:type="pct"/>
            <w:vAlign w:val="center"/>
            <w:tcPrChange w:id="2473" w:author="think" w:date="2017-02-12T22:07:00Z">
              <w:tcPr>
                <w:tcW w:w="340" w:type="pct"/>
              </w:tcPr>
            </w:tcPrChange>
          </w:tcPr>
          <w:p w14:paraId="261FA4C4" w14:textId="09C92D5B" w:rsidR="00DB5960" w:rsidRPr="00226BD4" w:rsidRDefault="00DB5960" w:rsidP="00DB5960">
            <w:pPr>
              <w:rPr>
                <w:ins w:id="2474" w:author="think" w:date="2017-02-12T21:55:00Z"/>
                <w:sz w:val="21"/>
                <w:szCs w:val="21"/>
              </w:rPr>
            </w:pPr>
            <w:ins w:id="2475" w:author="think" w:date="2017-02-12T22:07:00Z">
              <w:r>
                <w:rPr>
                  <w:rFonts w:ascii="等线" w:eastAsia="等线" w:hAnsi="等线" w:hint="eastAsia"/>
                  <w:color w:val="000000"/>
                  <w:sz w:val="22"/>
                </w:rPr>
                <w:t>13</w:t>
              </w:r>
            </w:ins>
          </w:p>
        </w:tc>
        <w:tc>
          <w:tcPr>
            <w:tcW w:w="1282" w:type="pct"/>
            <w:tcPrChange w:id="2476" w:author="think" w:date="2017-02-12T22:07:00Z">
              <w:tcPr>
                <w:tcW w:w="1054" w:type="pct"/>
                <w:gridSpan w:val="2"/>
              </w:tcPr>
            </w:tcPrChange>
          </w:tcPr>
          <w:p w14:paraId="2700C660" w14:textId="77777777" w:rsidR="00DB5960" w:rsidRPr="00226BD4" w:rsidRDefault="00DB5960" w:rsidP="00DB5960">
            <w:pPr>
              <w:rPr>
                <w:ins w:id="2477" w:author="think" w:date="2017-02-12T21:55:00Z"/>
                <w:sz w:val="21"/>
                <w:szCs w:val="21"/>
              </w:rPr>
            </w:pPr>
            <w:ins w:id="2478" w:author="think" w:date="2017-02-12T21:55:00Z">
              <w:r>
                <w:rPr>
                  <w:sz w:val="21"/>
                  <w:szCs w:val="21"/>
                </w:rPr>
                <w:t>modified_person</w:t>
              </w:r>
            </w:ins>
          </w:p>
        </w:tc>
        <w:tc>
          <w:tcPr>
            <w:tcW w:w="941" w:type="pct"/>
            <w:tcPrChange w:id="2479" w:author="think" w:date="2017-02-12T22:07:00Z">
              <w:tcPr>
                <w:tcW w:w="998" w:type="pct"/>
                <w:gridSpan w:val="2"/>
              </w:tcPr>
            </w:tcPrChange>
          </w:tcPr>
          <w:p w14:paraId="63C71C2D" w14:textId="77777777" w:rsidR="00DB5960" w:rsidRPr="00226BD4" w:rsidRDefault="00DB5960" w:rsidP="00DB5960">
            <w:pPr>
              <w:rPr>
                <w:ins w:id="2480" w:author="think" w:date="2017-02-12T21:55:00Z"/>
                <w:sz w:val="21"/>
                <w:szCs w:val="21"/>
              </w:rPr>
            </w:pPr>
            <w:ins w:id="2481" w:author="think" w:date="2017-02-12T21:55:00Z">
              <w:r>
                <w:rPr>
                  <w:rFonts w:hint="eastAsia"/>
                  <w:sz w:val="21"/>
                  <w:szCs w:val="21"/>
                </w:rPr>
                <w:t>修改者</w:t>
              </w:r>
            </w:ins>
          </w:p>
        </w:tc>
        <w:tc>
          <w:tcPr>
            <w:tcW w:w="1025" w:type="pct"/>
            <w:tcPrChange w:id="2482" w:author="think" w:date="2017-02-12T22:07:00Z">
              <w:tcPr>
                <w:tcW w:w="1082" w:type="pct"/>
                <w:gridSpan w:val="2"/>
              </w:tcPr>
            </w:tcPrChange>
          </w:tcPr>
          <w:p w14:paraId="6890D93D" w14:textId="65791DBA" w:rsidR="00DB5960" w:rsidRPr="00226BD4" w:rsidRDefault="006245CA" w:rsidP="00DB5960">
            <w:pPr>
              <w:rPr>
                <w:ins w:id="2483" w:author="think" w:date="2017-02-12T21:55:00Z"/>
                <w:sz w:val="21"/>
                <w:szCs w:val="21"/>
              </w:rPr>
            </w:pPr>
            <w:ins w:id="2484" w:author="think" w:date="2017-02-13T23:09:00Z">
              <w:r>
                <w:rPr>
                  <w:sz w:val="21"/>
                  <w:szCs w:val="21"/>
                </w:rPr>
                <w:t>varchar(10)</w:t>
              </w:r>
            </w:ins>
          </w:p>
        </w:tc>
        <w:tc>
          <w:tcPr>
            <w:tcW w:w="1469" w:type="pct"/>
            <w:tcPrChange w:id="2485" w:author="think" w:date="2017-02-12T22:07:00Z">
              <w:tcPr>
                <w:tcW w:w="1526" w:type="pct"/>
                <w:gridSpan w:val="2"/>
              </w:tcPr>
            </w:tcPrChange>
          </w:tcPr>
          <w:p w14:paraId="17EAF2C6" w14:textId="77777777" w:rsidR="00DB5960" w:rsidRPr="00226BD4" w:rsidRDefault="00DB5960" w:rsidP="00DB5960">
            <w:pPr>
              <w:rPr>
                <w:ins w:id="2486" w:author="think" w:date="2017-02-12T21:55:00Z"/>
                <w:sz w:val="21"/>
                <w:szCs w:val="21"/>
              </w:rPr>
            </w:pPr>
          </w:p>
        </w:tc>
      </w:tr>
    </w:tbl>
    <w:p w14:paraId="3AD0BA45" w14:textId="4F5F4427" w:rsidR="005F6BF1" w:rsidRDefault="005F6BF1" w:rsidP="005F6BF1">
      <w:pPr>
        <w:pStyle w:val="3"/>
        <w:rPr>
          <w:ins w:id="2487" w:author="think" w:date="2017-02-12T22:25:00Z"/>
        </w:rPr>
      </w:pPr>
      <w:bookmarkStart w:id="2488" w:name="_Toc474703328"/>
      <w:ins w:id="2489" w:author="think" w:date="2017-02-12T22:08:00Z">
        <w:r>
          <w:rPr>
            <w:rFonts w:hint="eastAsia"/>
          </w:rPr>
          <w:t>通知信息</w:t>
        </w:r>
      </w:ins>
      <w:bookmarkEnd w:id="2488"/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522"/>
        <w:gridCol w:w="1796"/>
        <w:gridCol w:w="1287"/>
        <w:gridCol w:w="870"/>
        <w:gridCol w:w="571"/>
        <w:gridCol w:w="1698"/>
        <w:gridCol w:w="1552"/>
        <w:tblGridChange w:id="2490">
          <w:tblGrid>
            <w:gridCol w:w="3"/>
            <w:gridCol w:w="519"/>
            <w:gridCol w:w="16"/>
            <w:gridCol w:w="1655"/>
            <w:gridCol w:w="125"/>
            <w:gridCol w:w="1021"/>
            <w:gridCol w:w="266"/>
            <w:gridCol w:w="826"/>
            <w:gridCol w:w="44"/>
            <w:gridCol w:w="571"/>
            <w:gridCol w:w="150"/>
            <w:gridCol w:w="1548"/>
            <w:gridCol w:w="1457"/>
            <w:gridCol w:w="95"/>
            <w:gridCol w:w="2910"/>
          </w:tblGrid>
        </w:tblGridChange>
      </w:tblGrid>
      <w:tr w:rsidR="00340316" w:rsidRPr="00686B2F" w14:paraId="47BD761E" w14:textId="2411A8CA" w:rsidTr="003403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0"/>
          <w:ins w:id="2491" w:author="think" w:date="2017-02-12T22:25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E7B5EE" w14:textId="77777777" w:rsidR="00686B2F" w:rsidRPr="00686B2F" w:rsidRDefault="00686B2F" w:rsidP="00686B2F">
            <w:pPr>
              <w:widowControl/>
              <w:jc w:val="center"/>
              <w:rPr>
                <w:ins w:id="2492" w:author="think" w:date="2017-02-12T22:25:00Z"/>
                <w:rFonts w:ascii="微软雅黑" w:eastAsia="微软雅黑" w:hAnsi="微软雅黑" w:cs="宋体"/>
                <w:color w:val="222222"/>
                <w:kern w:val="0"/>
                <w:sz w:val="23"/>
                <w:szCs w:val="23"/>
              </w:rPr>
            </w:pPr>
            <w:ins w:id="2493" w:author="think" w:date="2017-02-12T22:25:00Z">
              <w:r w:rsidRPr="00686B2F">
                <w:rPr>
                  <w:rFonts w:ascii="微软雅黑" w:eastAsia="微软雅黑" w:hAnsi="微软雅黑" w:cs="宋体" w:hint="eastAsia"/>
                  <w:color w:val="222222"/>
                  <w:kern w:val="0"/>
                  <w:sz w:val="23"/>
                  <w:szCs w:val="23"/>
                </w:rPr>
                <w:t>序号</w:t>
              </w:r>
            </w:ins>
          </w:p>
        </w:tc>
        <w:tc>
          <w:tcPr>
            <w:tcW w:w="0" w:type="auto"/>
            <w:hideMark/>
          </w:tcPr>
          <w:p w14:paraId="373B448D" w14:textId="77777777" w:rsidR="00686B2F" w:rsidRPr="00686B2F" w:rsidRDefault="00686B2F" w:rsidP="00686B2F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2494" w:author="think" w:date="2017-02-12T22:25:00Z"/>
                <w:rFonts w:ascii="微软雅黑" w:eastAsia="微软雅黑" w:hAnsi="微软雅黑" w:cs="宋体"/>
                <w:color w:val="222222"/>
                <w:kern w:val="0"/>
                <w:sz w:val="23"/>
                <w:szCs w:val="23"/>
              </w:rPr>
            </w:pPr>
            <w:ins w:id="2495" w:author="think" w:date="2017-02-12T22:25:00Z">
              <w:r w:rsidRPr="00686B2F">
                <w:rPr>
                  <w:rFonts w:ascii="微软雅黑" w:eastAsia="微软雅黑" w:hAnsi="微软雅黑" w:cs="宋体" w:hint="eastAsia"/>
                  <w:color w:val="222222"/>
                  <w:kern w:val="0"/>
                  <w:sz w:val="23"/>
                  <w:szCs w:val="23"/>
                </w:rPr>
                <w:t>列名</w:t>
              </w:r>
            </w:ins>
          </w:p>
        </w:tc>
        <w:tc>
          <w:tcPr>
            <w:tcW w:w="0" w:type="auto"/>
            <w:hideMark/>
          </w:tcPr>
          <w:p w14:paraId="77C1ADEF" w14:textId="77777777" w:rsidR="00686B2F" w:rsidRPr="00686B2F" w:rsidRDefault="00686B2F" w:rsidP="00686B2F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2496" w:author="think" w:date="2017-02-12T22:25:00Z"/>
                <w:rFonts w:ascii="微软雅黑" w:eastAsia="微软雅黑" w:hAnsi="微软雅黑" w:cs="宋体"/>
                <w:color w:val="222222"/>
                <w:kern w:val="0"/>
                <w:sz w:val="23"/>
                <w:szCs w:val="23"/>
              </w:rPr>
            </w:pPr>
            <w:ins w:id="2497" w:author="think" w:date="2017-02-12T22:25:00Z">
              <w:r w:rsidRPr="00686B2F">
                <w:rPr>
                  <w:rFonts w:ascii="微软雅黑" w:eastAsia="微软雅黑" w:hAnsi="微软雅黑" w:cs="宋体" w:hint="eastAsia"/>
                  <w:color w:val="222222"/>
                  <w:kern w:val="0"/>
                  <w:sz w:val="23"/>
                  <w:szCs w:val="23"/>
                </w:rPr>
                <w:t>数据类型</w:t>
              </w:r>
            </w:ins>
          </w:p>
        </w:tc>
        <w:tc>
          <w:tcPr>
            <w:tcW w:w="0" w:type="auto"/>
            <w:hideMark/>
          </w:tcPr>
          <w:p w14:paraId="5C3AAC6C" w14:textId="77777777" w:rsidR="00686B2F" w:rsidRPr="00686B2F" w:rsidRDefault="00686B2F" w:rsidP="00686B2F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2498" w:author="think" w:date="2017-02-12T22:25:00Z"/>
                <w:rFonts w:ascii="微软雅黑" w:eastAsia="微软雅黑" w:hAnsi="微软雅黑" w:cs="宋体"/>
                <w:color w:val="222222"/>
                <w:kern w:val="0"/>
                <w:sz w:val="23"/>
                <w:szCs w:val="23"/>
              </w:rPr>
            </w:pPr>
            <w:ins w:id="2499" w:author="think" w:date="2017-02-12T22:25:00Z">
              <w:r w:rsidRPr="00686B2F">
                <w:rPr>
                  <w:rFonts w:ascii="微软雅黑" w:eastAsia="微软雅黑" w:hAnsi="微软雅黑" w:cs="宋体" w:hint="eastAsia"/>
                  <w:color w:val="222222"/>
                  <w:kern w:val="0"/>
                  <w:sz w:val="23"/>
                  <w:szCs w:val="23"/>
                </w:rPr>
                <w:t>是否可空</w:t>
              </w:r>
            </w:ins>
          </w:p>
        </w:tc>
        <w:tc>
          <w:tcPr>
            <w:tcW w:w="0" w:type="auto"/>
            <w:hideMark/>
          </w:tcPr>
          <w:p w14:paraId="51F59C27" w14:textId="77777777" w:rsidR="00686B2F" w:rsidRPr="00686B2F" w:rsidRDefault="00686B2F" w:rsidP="00686B2F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2500" w:author="think" w:date="2017-02-12T22:25:00Z"/>
                <w:rFonts w:ascii="微软雅黑" w:eastAsia="微软雅黑" w:hAnsi="微软雅黑" w:cs="宋体"/>
                <w:color w:val="222222"/>
                <w:kern w:val="0"/>
                <w:sz w:val="23"/>
                <w:szCs w:val="23"/>
              </w:rPr>
            </w:pPr>
            <w:ins w:id="2501" w:author="think" w:date="2017-02-12T22:25:00Z">
              <w:r w:rsidRPr="00686B2F">
                <w:rPr>
                  <w:rFonts w:ascii="微软雅黑" w:eastAsia="微软雅黑" w:hAnsi="微软雅黑" w:cs="宋体" w:hint="eastAsia"/>
                  <w:color w:val="222222"/>
                  <w:kern w:val="0"/>
                  <w:sz w:val="23"/>
                  <w:szCs w:val="23"/>
                </w:rPr>
                <w:t>默认值</w:t>
              </w:r>
            </w:ins>
          </w:p>
        </w:tc>
        <w:tc>
          <w:tcPr>
            <w:tcW w:w="0" w:type="auto"/>
            <w:hideMark/>
          </w:tcPr>
          <w:p w14:paraId="567453BE" w14:textId="77777777" w:rsidR="00686B2F" w:rsidRPr="00686B2F" w:rsidRDefault="00686B2F" w:rsidP="00686B2F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2502" w:author="think" w:date="2017-02-12T22:25:00Z"/>
                <w:rFonts w:ascii="微软雅黑" w:eastAsia="微软雅黑" w:hAnsi="微软雅黑" w:cs="宋体"/>
                <w:color w:val="222222"/>
                <w:kern w:val="0"/>
                <w:sz w:val="23"/>
                <w:szCs w:val="23"/>
              </w:rPr>
            </w:pPr>
            <w:ins w:id="2503" w:author="think" w:date="2017-02-12T22:25:00Z">
              <w:r w:rsidRPr="00686B2F">
                <w:rPr>
                  <w:rFonts w:ascii="微软雅黑" w:eastAsia="微软雅黑" w:hAnsi="微软雅黑" w:cs="宋体" w:hint="eastAsia"/>
                  <w:color w:val="222222"/>
                  <w:kern w:val="0"/>
                  <w:sz w:val="23"/>
                  <w:szCs w:val="23"/>
                </w:rPr>
                <w:t>注释</w:t>
              </w:r>
            </w:ins>
          </w:p>
        </w:tc>
        <w:tc>
          <w:tcPr>
            <w:tcW w:w="0" w:type="auto"/>
          </w:tcPr>
          <w:p w14:paraId="54852233" w14:textId="6E4B8599" w:rsidR="00686B2F" w:rsidRPr="00686B2F" w:rsidRDefault="00686B2F" w:rsidP="00686B2F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2504" w:author="think" w:date="2017-02-12T22:28:00Z"/>
                <w:rFonts w:ascii="微软雅黑" w:eastAsia="微软雅黑" w:hAnsi="微软雅黑" w:cs="宋体"/>
                <w:b w:val="0"/>
                <w:bCs w:val="0"/>
                <w:color w:val="222222"/>
                <w:kern w:val="0"/>
                <w:sz w:val="23"/>
                <w:szCs w:val="23"/>
              </w:rPr>
            </w:pPr>
            <w:ins w:id="2505" w:author="think" w:date="2017-02-12T22:28:00Z">
              <w:r>
                <w:rPr>
                  <w:rFonts w:ascii="微软雅黑" w:eastAsia="微软雅黑" w:hAnsi="微软雅黑" w:cs="宋体" w:hint="eastAsia"/>
                  <w:b w:val="0"/>
                  <w:bCs w:val="0"/>
                  <w:color w:val="222222"/>
                  <w:kern w:val="0"/>
                  <w:sz w:val="23"/>
                  <w:szCs w:val="23"/>
                </w:rPr>
                <w:t>备注</w:t>
              </w:r>
            </w:ins>
          </w:p>
        </w:tc>
      </w:tr>
      <w:tr w:rsidR="00340316" w:rsidRPr="00686B2F" w14:paraId="4DCD0345" w14:textId="127DF00C" w:rsidTr="003403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ins w:id="2506" w:author="think" w:date="2017-02-12T22:25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692B6C" w14:textId="77777777" w:rsidR="00686B2F" w:rsidRPr="00686B2F" w:rsidRDefault="00686B2F" w:rsidP="00686B2F">
            <w:pPr>
              <w:widowControl/>
              <w:jc w:val="right"/>
              <w:rPr>
                <w:ins w:id="2507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508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1</w:t>
              </w:r>
            </w:ins>
          </w:p>
        </w:tc>
        <w:tc>
          <w:tcPr>
            <w:tcW w:w="0" w:type="auto"/>
            <w:hideMark/>
          </w:tcPr>
          <w:p w14:paraId="3FB3B5DC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509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510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event_msg_id</w:t>
              </w:r>
            </w:ins>
          </w:p>
        </w:tc>
        <w:tc>
          <w:tcPr>
            <w:tcW w:w="0" w:type="auto"/>
            <w:hideMark/>
          </w:tcPr>
          <w:p w14:paraId="6C549AC7" w14:textId="0513DA8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511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512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bigint(20) </w:t>
              </w:r>
            </w:ins>
          </w:p>
        </w:tc>
        <w:tc>
          <w:tcPr>
            <w:tcW w:w="0" w:type="auto"/>
            <w:hideMark/>
          </w:tcPr>
          <w:p w14:paraId="04C2A6AE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513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514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NOT NULL</w:t>
              </w:r>
            </w:ins>
          </w:p>
        </w:tc>
        <w:tc>
          <w:tcPr>
            <w:tcW w:w="0" w:type="auto"/>
            <w:hideMark/>
          </w:tcPr>
          <w:p w14:paraId="3A81015B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515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021DD6FB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516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517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id字段</w:t>
              </w:r>
            </w:ins>
          </w:p>
        </w:tc>
        <w:tc>
          <w:tcPr>
            <w:tcW w:w="0" w:type="auto"/>
          </w:tcPr>
          <w:p w14:paraId="046EB6F5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518" w:author="think" w:date="2017-02-12T22:28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</w:tr>
      <w:tr w:rsidR="00686B2F" w:rsidRPr="00686B2F" w14:paraId="2A1EF81B" w14:textId="266D8A21" w:rsidTr="00340316">
        <w:tblPrEx>
          <w:tblW w:w="0" w:type="auto"/>
          <w:tblPrExChange w:id="2519" w:author="think" w:date="2017-02-12T22:30:00Z">
            <w:tblPrEx>
              <w:tblW w:w="0" w:type="auto"/>
              <w:tblBorders>
                <w:top w:val="single" w:sz="6" w:space="0" w:color="333333"/>
                <w:left w:val="single" w:sz="6" w:space="0" w:color="333333"/>
                <w:bottom w:val="single" w:sz="6" w:space="0" w:color="333333"/>
                <w:right w:val="single" w:sz="6" w:space="0" w:color="333333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</w:tblPrEx>
          </w:tblPrExChange>
        </w:tblPrEx>
        <w:trPr>
          <w:trHeight w:val="330"/>
          <w:ins w:id="2520" w:author="think" w:date="2017-02-12T22:25:00Z"/>
          <w:trPrChange w:id="2521" w:author="think" w:date="2017-02-12T22:30:00Z">
            <w:trPr>
              <w:gridBefore w:val="1"/>
              <w:trHeight w:val="330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  <w:tcPrChange w:id="2522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75" w:type="dxa"/>
                </w:tcMar>
                <w:vAlign w:val="center"/>
                <w:hideMark/>
              </w:tcPr>
            </w:tcPrChange>
          </w:tcPr>
          <w:p w14:paraId="4D034EBA" w14:textId="77777777" w:rsidR="00686B2F" w:rsidRPr="00686B2F" w:rsidRDefault="00686B2F" w:rsidP="00686B2F">
            <w:pPr>
              <w:widowControl/>
              <w:jc w:val="right"/>
              <w:rPr>
                <w:ins w:id="2523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524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2</w:t>
              </w:r>
            </w:ins>
          </w:p>
        </w:tc>
        <w:tc>
          <w:tcPr>
            <w:tcW w:w="0" w:type="auto"/>
            <w:hideMark/>
            <w:tcPrChange w:id="2525" w:author="think" w:date="2017-02-12T22:30:00Z">
              <w:tcPr>
                <w:tcW w:w="0" w:type="auto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12F00C31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526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527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to_user_name</w:t>
              </w:r>
            </w:ins>
          </w:p>
        </w:tc>
        <w:tc>
          <w:tcPr>
            <w:tcW w:w="0" w:type="auto"/>
            <w:hideMark/>
            <w:tcPrChange w:id="2528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1E106661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529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530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varchar(32)</w:t>
              </w:r>
            </w:ins>
          </w:p>
        </w:tc>
        <w:tc>
          <w:tcPr>
            <w:tcW w:w="0" w:type="auto"/>
            <w:hideMark/>
            <w:tcPrChange w:id="2531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76346204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532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533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NULL</w:t>
              </w:r>
            </w:ins>
          </w:p>
        </w:tc>
        <w:tc>
          <w:tcPr>
            <w:tcW w:w="0" w:type="auto"/>
            <w:hideMark/>
            <w:tcPrChange w:id="2534" w:author="think" w:date="2017-02-12T22:30:00Z">
              <w:tcPr>
                <w:tcW w:w="0" w:type="auto"/>
                <w:gridSpan w:val="3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52A117EE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535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hideMark/>
            <w:tcPrChange w:id="2536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091FF5A2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537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538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开发者微信号</w:t>
              </w:r>
            </w:ins>
          </w:p>
        </w:tc>
        <w:tc>
          <w:tcPr>
            <w:tcW w:w="0" w:type="auto"/>
            <w:tcPrChange w:id="2539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</w:tcPr>
            </w:tcPrChange>
          </w:tcPr>
          <w:p w14:paraId="5358E582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540" w:author="think" w:date="2017-02-12T22:28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</w:tr>
      <w:tr w:rsidR="00340316" w:rsidRPr="00686B2F" w14:paraId="59039AA0" w14:textId="14699E0C" w:rsidTr="003403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ins w:id="2541" w:author="think" w:date="2017-02-12T22:25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20FCC1" w14:textId="77777777" w:rsidR="00686B2F" w:rsidRPr="00686B2F" w:rsidRDefault="00686B2F" w:rsidP="00686B2F">
            <w:pPr>
              <w:widowControl/>
              <w:jc w:val="right"/>
              <w:rPr>
                <w:ins w:id="2542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543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3</w:t>
              </w:r>
            </w:ins>
          </w:p>
        </w:tc>
        <w:tc>
          <w:tcPr>
            <w:tcW w:w="0" w:type="auto"/>
            <w:hideMark/>
          </w:tcPr>
          <w:p w14:paraId="698D1C87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544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545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from_user_name</w:t>
              </w:r>
            </w:ins>
          </w:p>
        </w:tc>
        <w:tc>
          <w:tcPr>
            <w:tcW w:w="0" w:type="auto"/>
            <w:hideMark/>
          </w:tcPr>
          <w:p w14:paraId="658C4B85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546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547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varchar(32)</w:t>
              </w:r>
            </w:ins>
          </w:p>
        </w:tc>
        <w:tc>
          <w:tcPr>
            <w:tcW w:w="0" w:type="auto"/>
            <w:hideMark/>
          </w:tcPr>
          <w:p w14:paraId="523A28DF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548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549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NULL</w:t>
              </w:r>
            </w:ins>
          </w:p>
        </w:tc>
        <w:tc>
          <w:tcPr>
            <w:tcW w:w="0" w:type="auto"/>
            <w:hideMark/>
          </w:tcPr>
          <w:p w14:paraId="1C3EE102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550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334AD614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551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552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发送方帐号（一个OpenID）</w:t>
              </w:r>
            </w:ins>
          </w:p>
        </w:tc>
        <w:tc>
          <w:tcPr>
            <w:tcW w:w="0" w:type="auto"/>
          </w:tcPr>
          <w:p w14:paraId="32E0E277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553" w:author="think" w:date="2017-02-12T22:28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</w:tr>
      <w:tr w:rsidR="00686B2F" w:rsidRPr="00686B2F" w14:paraId="6B4086E0" w14:textId="785CBA3B" w:rsidTr="00340316">
        <w:tblPrEx>
          <w:tblW w:w="0" w:type="auto"/>
          <w:tblPrExChange w:id="2554" w:author="think" w:date="2017-02-12T22:30:00Z">
            <w:tblPrEx>
              <w:tblW w:w="0" w:type="auto"/>
              <w:tblBorders>
                <w:top w:val="single" w:sz="6" w:space="0" w:color="333333"/>
                <w:left w:val="single" w:sz="6" w:space="0" w:color="333333"/>
                <w:bottom w:val="single" w:sz="6" w:space="0" w:color="333333"/>
                <w:right w:val="single" w:sz="6" w:space="0" w:color="333333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</w:tblPrEx>
          </w:tblPrExChange>
        </w:tblPrEx>
        <w:trPr>
          <w:trHeight w:val="330"/>
          <w:ins w:id="2555" w:author="think" w:date="2017-02-12T22:25:00Z"/>
          <w:trPrChange w:id="2556" w:author="think" w:date="2017-02-12T22:30:00Z">
            <w:trPr>
              <w:gridBefore w:val="1"/>
              <w:trHeight w:val="330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  <w:tcPrChange w:id="2557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75" w:type="dxa"/>
                </w:tcMar>
                <w:vAlign w:val="center"/>
                <w:hideMark/>
              </w:tcPr>
            </w:tcPrChange>
          </w:tcPr>
          <w:p w14:paraId="7A4FD266" w14:textId="77777777" w:rsidR="00686B2F" w:rsidRPr="00686B2F" w:rsidRDefault="00686B2F" w:rsidP="00686B2F">
            <w:pPr>
              <w:widowControl/>
              <w:jc w:val="right"/>
              <w:rPr>
                <w:ins w:id="2558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559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lastRenderedPageBreak/>
                <w:t>4</w:t>
              </w:r>
            </w:ins>
          </w:p>
        </w:tc>
        <w:tc>
          <w:tcPr>
            <w:tcW w:w="0" w:type="auto"/>
            <w:hideMark/>
            <w:tcPrChange w:id="2560" w:author="think" w:date="2017-02-12T22:30:00Z">
              <w:tcPr>
                <w:tcW w:w="0" w:type="auto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634790EF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561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562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msg_type</w:t>
              </w:r>
            </w:ins>
          </w:p>
        </w:tc>
        <w:tc>
          <w:tcPr>
            <w:tcW w:w="0" w:type="auto"/>
            <w:hideMark/>
            <w:tcPrChange w:id="2563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4B9000A8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564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565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varchar(10)</w:t>
              </w:r>
            </w:ins>
          </w:p>
        </w:tc>
        <w:tc>
          <w:tcPr>
            <w:tcW w:w="0" w:type="auto"/>
            <w:hideMark/>
            <w:tcPrChange w:id="2566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6E761315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567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568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NULL</w:t>
              </w:r>
            </w:ins>
          </w:p>
        </w:tc>
        <w:tc>
          <w:tcPr>
            <w:tcW w:w="0" w:type="auto"/>
            <w:hideMark/>
            <w:tcPrChange w:id="2569" w:author="think" w:date="2017-02-12T22:30:00Z">
              <w:tcPr>
                <w:tcW w:w="0" w:type="auto"/>
                <w:gridSpan w:val="3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42C6F59B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570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hideMark/>
            <w:tcPrChange w:id="2571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65C90137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572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573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消息类型（地理消息为 event ）</w:t>
              </w:r>
            </w:ins>
          </w:p>
        </w:tc>
        <w:tc>
          <w:tcPr>
            <w:tcW w:w="0" w:type="auto"/>
            <w:tcPrChange w:id="2574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</w:tcPr>
            </w:tcPrChange>
          </w:tcPr>
          <w:p w14:paraId="186162D2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575" w:author="think" w:date="2017-02-12T22:28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</w:tr>
      <w:tr w:rsidR="00340316" w:rsidRPr="00686B2F" w14:paraId="076E9E03" w14:textId="6B18CFA7" w:rsidTr="003403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ins w:id="2576" w:author="think" w:date="2017-02-12T22:25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832ECC" w14:textId="77777777" w:rsidR="00686B2F" w:rsidRPr="00686B2F" w:rsidRDefault="00686B2F" w:rsidP="00686B2F">
            <w:pPr>
              <w:widowControl/>
              <w:jc w:val="right"/>
              <w:rPr>
                <w:ins w:id="2577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578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5</w:t>
              </w:r>
            </w:ins>
          </w:p>
        </w:tc>
        <w:tc>
          <w:tcPr>
            <w:tcW w:w="0" w:type="auto"/>
            <w:hideMark/>
          </w:tcPr>
          <w:p w14:paraId="34A6FF7B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579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580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event</w:t>
              </w:r>
            </w:ins>
          </w:p>
        </w:tc>
        <w:tc>
          <w:tcPr>
            <w:tcW w:w="0" w:type="auto"/>
            <w:hideMark/>
          </w:tcPr>
          <w:p w14:paraId="05A3F471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581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582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varchar(32)</w:t>
              </w:r>
            </w:ins>
          </w:p>
        </w:tc>
        <w:tc>
          <w:tcPr>
            <w:tcW w:w="0" w:type="auto"/>
            <w:hideMark/>
          </w:tcPr>
          <w:p w14:paraId="7DE555F5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583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584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NULL</w:t>
              </w:r>
            </w:ins>
          </w:p>
        </w:tc>
        <w:tc>
          <w:tcPr>
            <w:tcW w:w="0" w:type="auto"/>
            <w:hideMark/>
          </w:tcPr>
          <w:p w14:paraId="621FA012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585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724CCD58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586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587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事件类型</w:t>
              </w:r>
            </w:ins>
          </w:p>
        </w:tc>
        <w:tc>
          <w:tcPr>
            <w:tcW w:w="0" w:type="auto"/>
          </w:tcPr>
          <w:p w14:paraId="31E330CE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588" w:author="think" w:date="2017-02-12T22:28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</w:tr>
      <w:tr w:rsidR="00686B2F" w:rsidRPr="00686B2F" w14:paraId="04427CC9" w14:textId="73D4217B" w:rsidTr="00340316">
        <w:tblPrEx>
          <w:tblW w:w="0" w:type="auto"/>
          <w:tblPrExChange w:id="2589" w:author="think" w:date="2017-02-12T22:30:00Z">
            <w:tblPrEx>
              <w:tblW w:w="0" w:type="auto"/>
              <w:tblBorders>
                <w:top w:val="single" w:sz="6" w:space="0" w:color="333333"/>
                <w:left w:val="single" w:sz="6" w:space="0" w:color="333333"/>
                <w:bottom w:val="single" w:sz="6" w:space="0" w:color="333333"/>
                <w:right w:val="single" w:sz="6" w:space="0" w:color="333333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</w:tblPrEx>
          </w:tblPrExChange>
        </w:tblPrEx>
        <w:trPr>
          <w:trHeight w:val="330"/>
          <w:ins w:id="2590" w:author="think" w:date="2017-02-12T22:25:00Z"/>
          <w:trPrChange w:id="2591" w:author="think" w:date="2017-02-12T22:30:00Z">
            <w:trPr>
              <w:gridBefore w:val="1"/>
              <w:trHeight w:val="330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  <w:tcPrChange w:id="2592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75" w:type="dxa"/>
                </w:tcMar>
                <w:vAlign w:val="center"/>
                <w:hideMark/>
              </w:tcPr>
            </w:tcPrChange>
          </w:tcPr>
          <w:p w14:paraId="39B08214" w14:textId="77777777" w:rsidR="00686B2F" w:rsidRPr="00686B2F" w:rsidRDefault="00686B2F" w:rsidP="00686B2F">
            <w:pPr>
              <w:widowControl/>
              <w:jc w:val="right"/>
              <w:rPr>
                <w:ins w:id="2593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594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6</w:t>
              </w:r>
            </w:ins>
          </w:p>
        </w:tc>
        <w:tc>
          <w:tcPr>
            <w:tcW w:w="0" w:type="auto"/>
            <w:hideMark/>
            <w:tcPrChange w:id="2595" w:author="think" w:date="2017-02-12T22:30:00Z">
              <w:tcPr>
                <w:tcW w:w="0" w:type="auto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437AFA74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596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597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msg_id</w:t>
              </w:r>
            </w:ins>
          </w:p>
        </w:tc>
        <w:tc>
          <w:tcPr>
            <w:tcW w:w="0" w:type="auto"/>
            <w:hideMark/>
            <w:tcPrChange w:id="2598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5FE70F07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599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600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int(11)</w:t>
              </w:r>
            </w:ins>
          </w:p>
        </w:tc>
        <w:tc>
          <w:tcPr>
            <w:tcW w:w="0" w:type="auto"/>
            <w:hideMark/>
            <w:tcPrChange w:id="2601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3E38660C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602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603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NULL</w:t>
              </w:r>
            </w:ins>
          </w:p>
        </w:tc>
        <w:tc>
          <w:tcPr>
            <w:tcW w:w="0" w:type="auto"/>
            <w:hideMark/>
            <w:tcPrChange w:id="2604" w:author="think" w:date="2017-02-12T22:30:00Z">
              <w:tcPr>
                <w:tcW w:w="0" w:type="auto"/>
                <w:gridSpan w:val="3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14AFA06C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605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hideMark/>
            <w:tcPrChange w:id="2606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30A9FC58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607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608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消息id，64位整型</w:t>
              </w:r>
            </w:ins>
          </w:p>
        </w:tc>
        <w:tc>
          <w:tcPr>
            <w:tcW w:w="0" w:type="auto"/>
            <w:tcPrChange w:id="2609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</w:tcPr>
            </w:tcPrChange>
          </w:tcPr>
          <w:p w14:paraId="2C1552F0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610" w:author="think" w:date="2017-02-12T22:28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</w:tr>
      <w:tr w:rsidR="00340316" w:rsidRPr="00686B2F" w14:paraId="5FADBC11" w14:textId="491B805A" w:rsidTr="003403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ins w:id="2611" w:author="think" w:date="2017-02-12T22:25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B9E312" w14:textId="77777777" w:rsidR="00686B2F" w:rsidRPr="00686B2F" w:rsidRDefault="00686B2F" w:rsidP="00686B2F">
            <w:pPr>
              <w:widowControl/>
              <w:jc w:val="right"/>
              <w:rPr>
                <w:ins w:id="2612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613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7</w:t>
              </w:r>
            </w:ins>
          </w:p>
        </w:tc>
        <w:tc>
          <w:tcPr>
            <w:tcW w:w="0" w:type="auto"/>
            <w:hideMark/>
          </w:tcPr>
          <w:p w14:paraId="4748D7EB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614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615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callback_status</w:t>
              </w:r>
            </w:ins>
          </w:p>
        </w:tc>
        <w:tc>
          <w:tcPr>
            <w:tcW w:w="0" w:type="auto"/>
            <w:hideMark/>
          </w:tcPr>
          <w:p w14:paraId="50903CEB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616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617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varchar(16)</w:t>
              </w:r>
            </w:ins>
          </w:p>
        </w:tc>
        <w:tc>
          <w:tcPr>
            <w:tcW w:w="0" w:type="auto"/>
            <w:hideMark/>
          </w:tcPr>
          <w:p w14:paraId="487DE873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618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619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NULL</w:t>
              </w:r>
            </w:ins>
          </w:p>
        </w:tc>
        <w:tc>
          <w:tcPr>
            <w:tcW w:w="0" w:type="auto"/>
            <w:hideMark/>
          </w:tcPr>
          <w:p w14:paraId="214B5EE4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620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638425DF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621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622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微信回复推送状态</w:t>
              </w:r>
            </w:ins>
          </w:p>
        </w:tc>
        <w:tc>
          <w:tcPr>
            <w:tcW w:w="0" w:type="auto"/>
          </w:tcPr>
          <w:p w14:paraId="3F17DB41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623" w:author="think" w:date="2017-02-12T22:28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</w:tr>
      <w:tr w:rsidR="00686B2F" w:rsidRPr="00686B2F" w14:paraId="7B636EE7" w14:textId="11432F4C" w:rsidTr="00340316">
        <w:tblPrEx>
          <w:tblW w:w="0" w:type="auto"/>
          <w:tblPrExChange w:id="2624" w:author="think" w:date="2017-02-12T22:30:00Z">
            <w:tblPrEx>
              <w:tblW w:w="0" w:type="auto"/>
              <w:tblBorders>
                <w:top w:val="single" w:sz="6" w:space="0" w:color="333333"/>
                <w:left w:val="single" w:sz="6" w:space="0" w:color="333333"/>
                <w:bottom w:val="single" w:sz="6" w:space="0" w:color="333333"/>
                <w:right w:val="single" w:sz="6" w:space="0" w:color="333333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</w:tblPrEx>
          </w:tblPrExChange>
        </w:tblPrEx>
        <w:trPr>
          <w:trHeight w:val="330"/>
          <w:ins w:id="2625" w:author="think" w:date="2017-02-12T22:25:00Z"/>
          <w:trPrChange w:id="2626" w:author="think" w:date="2017-02-12T22:30:00Z">
            <w:trPr>
              <w:gridBefore w:val="1"/>
              <w:trHeight w:val="330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  <w:tcPrChange w:id="2627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75" w:type="dxa"/>
                </w:tcMar>
                <w:vAlign w:val="center"/>
                <w:hideMark/>
              </w:tcPr>
            </w:tcPrChange>
          </w:tcPr>
          <w:p w14:paraId="2714D323" w14:textId="77777777" w:rsidR="00686B2F" w:rsidRPr="00686B2F" w:rsidRDefault="00686B2F" w:rsidP="00686B2F">
            <w:pPr>
              <w:widowControl/>
              <w:jc w:val="right"/>
              <w:rPr>
                <w:ins w:id="2628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629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8</w:t>
              </w:r>
            </w:ins>
          </w:p>
        </w:tc>
        <w:tc>
          <w:tcPr>
            <w:tcW w:w="0" w:type="auto"/>
            <w:hideMark/>
            <w:tcPrChange w:id="2630" w:author="think" w:date="2017-02-12T22:30:00Z">
              <w:tcPr>
                <w:tcW w:w="0" w:type="auto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64F49BF6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631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632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push_status</w:t>
              </w:r>
            </w:ins>
          </w:p>
        </w:tc>
        <w:tc>
          <w:tcPr>
            <w:tcW w:w="0" w:type="auto"/>
            <w:hideMark/>
            <w:tcPrChange w:id="2633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171019B1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634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635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varchar(16)</w:t>
              </w:r>
            </w:ins>
          </w:p>
        </w:tc>
        <w:tc>
          <w:tcPr>
            <w:tcW w:w="0" w:type="auto"/>
            <w:hideMark/>
            <w:tcPrChange w:id="2636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5FB64F4D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637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638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NULL</w:t>
              </w:r>
            </w:ins>
          </w:p>
        </w:tc>
        <w:tc>
          <w:tcPr>
            <w:tcW w:w="0" w:type="auto"/>
            <w:hideMark/>
            <w:tcPrChange w:id="2639" w:author="think" w:date="2017-02-12T22:30:00Z">
              <w:tcPr>
                <w:tcW w:w="0" w:type="auto"/>
                <w:gridSpan w:val="3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700D190F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640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hideMark/>
            <w:tcPrChange w:id="2641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4187375B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642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643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推送状态</w:t>
              </w:r>
            </w:ins>
          </w:p>
        </w:tc>
        <w:tc>
          <w:tcPr>
            <w:tcW w:w="0" w:type="auto"/>
            <w:tcPrChange w:id="2644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</w:tcPr>
            </w:tcPrChange>
          </w:tcPr>
          <w:p w14:paraId="597A328D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645" w:author="think" w:date="2017-02-12T22:28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</w:tr>
      <w:tr w:rsidR="00340316" w:rsidRPr="00686B2F" w14:paraId="558C7450" w14:textId="3FF2310D" w:rsidTr="003403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ins w:id="2646" w:author="think" w:date="2017-02-12T22:25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A293BF" w14:textId="77777777" w:rsidR="00686B2F" w:rsidRPr="00686B2F" w:rsidRDefault="00686B2F" w:rsidP="00686B2F">
            <w:pPr>
              <w:widowControl/>
              <w:jc w:val="right"/>
              <w:rPr>
                <w:ins w:id="2647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648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9</w:t>
              </w:r>
            </w:ins>
          </w:p>
        </w:tc>
        <w:tc>
          <w:tcPr>
            <w:tcW w:w="0" w:type="auto"/>
            <w:hideMark/>
          </w:tcPr>
          <w:p w14:paraId="680ADBBA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649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650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order_number</w:t>
              </w:r>
            </w:ins>
          </w:p>
        </w:tc>
        <w:tc>
          <w:tcPr>
            <w:tcW w:w="0" w:type="auto"/>
            <w:hideMark/>
          </w:tcPr>
          <w:p w14:paraId="039C6A81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651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652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char(20)</w:t>
              </w:r>
            </w:ins>
          </w:p>
        </w:tc>
        <w:tc>
          <w:tcPr>
            <w:tcW w:w="0" w:type="auto"/>
            <w:hideMark/>
          </w:tcPr>
          <w:p w14:paraId="22AE9AFA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653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654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NULL</w:t>
              </w:r>
            </w:ins>
          </w:p>
        </w:tc>
        <w:tc>
          <w:tcPr>
            <w:tcW w:w="0" w:type="auto"/>
            <w:hideMark/>
          </w:tcPr>
          <w:p w14:paraId="1F7C2092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655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77FA39E8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656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657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订单编号</w:t>
              </w:r>
            </w:ins>
          </w:p>
        </w:tc>
        <w:tc>
          <w:tcPr>
            <w:tcW w:w="0" w:type="auto"/>
          </w:tcPr>
          <w:p w14:paraId="495093CB" w14:textId="6A3A145B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658" w:author="think" w:date="2017-02-12T22:28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659" w:author="think" w:date="2017-02-12T22:29:00Z">
              <w:r>
                <w:rPr>
                  <w:rFonts w:hint="eastAsia"/>
                  <w:sz w:val="21"/>
                  <w:szCs w:val="21"/>
                </w:rPr>
                <w:t>上游提供，非唯一。同一订单可通知多次</w:t>
              </w:r>
            </w:ins>
          </w:p>
        </w:tc>
      </w:tr>
      <w:tr w:rsidR="00686B2F" w:rsidRPr="00686B2F" w14:paraId="0CE34D32" w14:textId="3342A4F2" w:rsidTr="00340316">
        <w:tblPrEx>
          <w:tblW w:w="0" w:type="auto"/>
          <w:tblPrExChange w:id="2660" w:author="think" w:date="2017-02-12T22:30:00Z">
            <w:tblPrEx>
              <w:tblW w:w="0" w:type="auto"/>
              <w:tblBorders>
                <w:top w:val="single" w:sz="6" w:space="0" w:color="333333"/>
                <w:left w:val="single" w:sz="6" w:space="0" w:color="333333"/>
                <w:bottom w:val="single" w:sz="6" w:space="0" w:color="333333"/>
                <w:right w:val="single" w:sz="6" w:space="0" w:color="333333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</w:tblPrEx>
          </w:tblPrExChange>
        </w:tblPrEx>
        <w:trPr>
          <w:trHeight w:val="330"/>
          <w:ins w:id="2661" w:author="think" w:date="2017-02-12T22:25:00Z"/>
          <w:trPrChange w:id="2662" w:author="think" w:date="2017-02-12T22:30:00Z">
            <w:trPr>
              <w:gridBefore w:val="1"/>
              <w:trHeight w:val="330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  <w:tcPrChange w:id="2663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75" w:type="dxa"/>
                </w:tcMar>
                <w:vAlign w:val="center"/>
                <w:hideMark/>
              </w:tcPr>
            </w:tcPrChange>
          </w:tcPr>
          <w:p w14:paraId="085704CC" w14:textId="77777777" w:rsidR="00686B2F" w:rsidRPr="00686B2F" w:rsidRDefault="00686B2F" w:rsidP="00686B2F">
            <w:pPr>
              <w:widowControl/>
              <w:jc w:val="right"/>
              <w:rPr>
                <w:ins w:id="2664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665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10</w:t>
              </w:r>
            </w:ins>
          </w:p>
        </w:tc>
        <w:tc>
          <w:tcPr>
            <w:tcW w:w="0" w:type="auto"/>
            <w:hideMark/>
            <w:tcPrChange w:id="2666" w:author="think" w:date="2017-02-12T22:30:00Z">
              <w:tcPr>
                <w:tcW w:w="0" w:type="auto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0D5FB086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667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668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gmt_create</w:t>
              </w:r>
            </w:ins>
          </w:p>
        </w:tc>
        <w:tc>
          <w:tcPr>
            <w:tcW w:w="0" w:type="auto"/>
            <w:hideMark/>
            <w:tcPrChange w:id="2669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2B03B0D0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670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671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timestamp</w:t>
              </w:r>
            </w:ins>
          </w:p>
        </w:tc>
        <w:tc>
          <w:tcPr>
            <w:tcW w:w="0" w:type="auto"/>
            <w:hideMark/>
            <w:tcPrChange w:id="2672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47A2F4E0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673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674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NULL</w:t>
              </w:r>
            </w:ins>
          </w:p>
        </w:tc>
        <w:tc>
          <w:tcPr>
            <w:tcW w:w="0" w:type="auto"/>
            <w:tcPrChange w:id="2675" w:author="think" w:date="2017-02-12T22:30:00Z">
              <w:tcPr>
                <w:tcW w:w="0" w:type="auto"/>
                <w:gridSpan w:val="3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</w:tcPr>
            </w:tcPrChange>
          </w:tcPr>
          <w:p w14:paraId="519922FF" w14:textId="6BA00CEC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676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hideMark/>
            <w:tcPrChange w:id="2677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tcMar>
                  <w:top w:w="0" w:type="dxa"/>
                  <w:left w:w="75" w:type="dxa"/>
                  <w:bottom w:w="0" w:type="dxa"/>
                  <w:right w:w="0" w:type="dxa"/>
                </w:tcMar>
                <w:vAlign w:val="center"/>
                <w:hideMark/>
              </w:tcPr>
            </w:tcPrChange>
          </w:tcPr>
          <w:p w14:paraId="7AE06082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678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679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消息创建时间</w:t>
              </w:r>
            </w:ins>
          </w:p>
        </w:tc>
        <w:tc>
          <w:tcPr>
            <w:tcW w:w="0" w:type="auto"/>
            <w:tcPrChange w:id="2680" w:author="think" w:date="2017-02-12T22:30:00Z">
              <w:tcPr>
                <w:tcW w:w="0" w:type="auto"/>
                <w:gridSpan w:val="2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</w:tcPr>
            </w:tcPrChange>
          </w:tcPr>
          <w:p w14:paraId="1EBE955C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681" w:author="think" w:date="2017-02-12T22:28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</w:tr>
      <w:tr w:rsidR="00340316" w:rsidRPr="00686B2F" w14:paraId="2C400832" w14:textId="10749BCE" w:rsidTr="003403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ins w:id="2682" w:author="think" w:date="2017-02-12T22:25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153549" w14:textId="77777777" w:rsidR="00686B2F" w:rsidRPr="00686B2F" w:rsidRDefault="00686B2F" w:rsidP="00686B2F">
            <w:pPr>
              <w:widowControl/>
              <w:jc w:val="right"/>
              <w:rPr>
                <w:ins w:id="2683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684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11</w:t>
              </w:r>
            </w:ins>
          </w:p>
        </w:tc>
        <w:tc>
          <w:tcPr>
            <w:tcW w:w="0" w:type="auto"/>
            <w:hideMark/>
          </w:tcPr>
          <w:p w14:paraId="53A9D4E3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685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686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gmt_modified</w:t>
              </w:r>
            </w:ins>
          </w:p>
        </w:tc>
        <w:tc>
          <w:tcPr>
            <w:tcW w:w="0" w:type="auto"/>
            <w:hideMark/>
          </w:tcPr>
          <w:p w14:paraId="3558D81D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687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688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timestamp</w:t>
              </w:r>
            </w:ins>
          </w:p>
        </w:tc>
        <w:tc>
          <w:tcPr>
            <w:tcW w:w="0" w:type="auto"/>
            <w:hideMark/>
          </w:tcPr>
          <w:p w14:paraId="2C67AD99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689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690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NULL</w:t>
              </w:r>
            </w:ins>
          </w:p>
        </w:tc>
        <w:tc>
          <w:tcPr>
            <w:tcW w:w="0" w:type="auto"/>
            <w:hideMark/>
          </w:tcPr>
          <w:p w14:paraId="207B90FD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691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3F75FB8C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692" w:author="think" w:date="2017-02-12T22:25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ins w:id="2693" w:author="think" w:date="2017-02-12T22:25:00Z">
              <w:r w:rsidRPr="00686B2F">
                <w:rPr>
                  <w:rFonts w:ascii="微软雅黑" w:eastAsia="微软雅黑" w:hAnsi="微软雅黑" w:cs="宋体" w:hint="eastAsia"/>
                  <w:kern w:val="0"/>
                  <w:sz w:val="20"/>
                  <w:szCs w:val="20"/>
                </w:rPr>
                <w:t>消息修改时间</w:t>
              </w:r>
            </w:ins>
          </w:p>
        </w:tc>
        <w:tc>
          <w:tcPr>
            <w:tcW w:w="0" w:type="auto"/>
          </w:tcPr>
          <w:p w14:paraId="6489D5D9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694" w:author="think" w:date="2017-02-12T22:28:00Z"/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</w:tr>
    </w:tbl>
    <w:p w14:paraId="3AFFBDFE" w14:textId="708A0092" w:rsidR="00822111" w:rsidRDefault="003405CF">
      <w:pPr>
        <w:pStyle w:val="2"/>
        <w:rPr>
          <w:ins w:id="2695" w:author="think" w:date="2017-02-15T21:59:00Z"/>
        </w:rPr>
      </w:pPr>
      <w:bookmarkStart w:id="2696" w:name="_Toc474703329"/>
      <w:ins w:id="2697" w:author="think" w:date="2017-02-15T21:31:00Z">
        <w:r>
          <w:rPr>
            <w:rFonts w:hint="eastAsia"/>
          </w:rPr>
          <w:t>通讯</w:t>
        </w:r>
      </w:ins>
      <w:ins w:id="2698" w:author="think" w:date="2017-02-15T21:32:00Z">
        <w:r>
          <w:rPr>
            <w:rFonts w:hint="eastAsia"/>
          </w:rPr>
          <w:t>接口</w:t>
        </w:r>
      </w:ins>
      <w:ins w:id="2699" w:author="think" w:date="2017-02-15T21:30:00Z">
        <w:r>
          <w:rPr>
            <w:rFonts w:hint="eastAsia"/>
          </w:rPr>
          <w:t>设计</w:t>
        </w:r>
      </w:ins>
    </w:p>
    <w:p w14:paraId="60635D56" w14:textId="6BA04108" w:rsidR="004071A0" w:rsidRDefault="004071A0" w:rsidP="004071A0">
      <w:pPr>
        <w:pStyle w:val="3"/>
        <w:rPr>
          <w:ins w:id="2700" w:author="think" w:date="2017-02-15T21:59:00Z"/>
        </w:rPr>
      </w:pPr>
      <w:ins w:id="2701" w:author="think" w:date="2017-02-15T21:59:00Z">
        <w:r>
          <w:rPr>
            <w:rFonts w:hint="eastAsia"/>
          </w:rPr>
          <w:t>入口地址</w:t>
        </w:r>
      </w:ins>
      <w:ins w:id="2702" w:author="think" w:date="2017-02-16T23:31:00Z">
        <w:r w:rsidR="003043E5">
          <w:t>(PATH</w:t>
        </w:r>
        <w:r w:rsidR="003043E5">
          <w:rPr>
            <w:rFonts w:hint="eastAsia"/>
          </w:rPr>
          <w:t>)</w:t>
        </w:r>
      </w:ins>
    </w:p>
    <w:p w14:paraId="158C34E1" w14:textId="478B02D5" w:rsidR="004071A0" w:rsidRPr="00C45F8D" w:rsidRDefault="004071A0" w:rsidP="004071A0">
      <w:pPr>
        <w:pStyle w:val="a7"/>
        <w:numPr>
          <w:ilvl w:val="0"/>
          <w:numId w:val="10"/>
        </w:numPr>
        <w:ind w:firstLineChars="0"/>
        <w:rPr>
          <w:ins w:id="2703" w:author="think" w:date="2017-02-15T21:59:00Z"/>
        </w:rPr>
      </w:pPr>
      <w:ins w:id="2704" w:author="think" w:date="2017-02-15T21:59:00Z">
        <w:r>
          <w:rPr>
            <w:rFonts w:hint="eastAsia"/>
          </w:rPr>
          <w:t>测试环境：</w:t>
        </w:r>
        <w:r>
          <w:t>http://api</w:t>
        </w:r>
        <w:r>
          <w:rPr>
            <w:rFonts w:hint="eastAsia"/>
          </w:rPr>
          <w:t>test</w:t>
        </w:r>
        <w:r>
          <w:t>.wozhixixi.com/v1</w:t>
        </w:r>
      </w:ins>
      <w:ins w:id="2705" w:author="think" w:date="2017-02-15T22:00:00Z">
        <w:r w:rsidR="003A69A9">
          <w:rPr>
            <w:rFonts w:hint="eastAsia"/>
          </w:rPr>
          <w:t>/</w:t>
        </w:r>
      </w:ins>
    </w:p>
    <w:p w14:paraId="3ED547A6" w14:textId="11E30DF2" w:rsidR="004071A0" w:rsidRDefault="005B7DAF" w:rsidP="004071A0">
      <w:pPr>
        <w:pStyle w:val="a7"/>
        <w:numPr>
          <w:ilvl w:val="0"/>
          <w:numId w:val="10"/>
        </w:numPr>
        <w:ind w:firstLineChars="0"/>
        <w:rPr>
          <w:ins w:id="2706" w:author="think" w:date="2017-02-16T23:32:00Z"/>
        </w:rPr>
      </w:pPr>
      <w:ins w:id="2707" w:author="think" w:date="2017-02-15T21:59:00Z">
        <w:r>
          <w:rPr>
            <w:rFonts w:hint="eastAsia"/>
          </w:rPr>
          <w:t>生产</w:t>
        </w:r>
        <w:r w:rsidR="004071A0">
          <w:rPr>
            <w:rFonts w:hint="eastAsia"/>
          </w:rPr>
          <w:t>环境：</w:t>
        </w:r>
      </w:ins>
      <w:ins w:id="2708" w:author="think" w:date="2017-02-16T23:32:00Z">
        <w:r w:rsidR="00E31D02">
          <w:fldChar w:fldCharType="begin"/>
        </w:r>
        <w:r w:rsidR="00E31D02">
          <w:instrText xml:space="preserve"> HYPERLINK "</w:instrText>
        </w:r>
      </w:ins>
      <w:ins w:id="2709" w:author="think" w:date="2017-02-15T21:59:00Z">
        <w:r w:rsidR="00E31D02">
          <w:instrText>http</w:instrText>
        </w:r>
        <w:r w:rsidR="00E31D02">
          <w:rPr>
            <w:rFonts w:hint="eastAsia"/>
          </w:rPr>
          <w:instrText>s</w:instrText>
        </w:r>
        <w:r w:rsidR="00E31D02">
          <w:instrText>://api.wozhixixi.com/v1/</w:instrText>
        </w:r>
      </w:ins>
      <w:ins w:id="2710" w:author="think" w:date="2017-02-16T23:32:00Z">
        <w:r w:rsidR="00E31D02">
          <w:instrText xml:space="preserve">" </w:instrText>
        </w:r>
        <w:r w:rsidR="00E31D02">
          <w:fldChar w:fldCharType="separate"/>
        </w:r>
      </w:ins>
      <w:r w:rsidR="00E31D02" w:rsidRPr="00AC304B">
        <w:rPr>
          <w:rStyle w:val="af5"/>
        </w:rPr>
        <w:t>http</w:t>
      </w:r>
      <w:r w:rsidR="00E31D02" w:rsidRPr="00AC304B">
        <w:rPr>
          <w:rStyle w:val="af5"/>
          <w:rFonts w:hint="eastAsia"/>
        </w:rPr>
        <w:t>s</w:t>
      </w:r>
      <w:r w:rsidR="00E31D02" w:rsidRPr="00AC304B">
        <w:rPr>
          <w:rStyle w:val="af5"/>
        </w:rPr>
        <w:t>://api.wozhixixi.com/v1/</w:t>
      </w:r>
      <w:ins w:id="2711" w:author="think" w:date="2017-02-16T23:32:00Z">
        <w:r w:rsidR="00E31D02">
          <w:fldChar w:fldCharType="end"/>
        </w:r>
      </w:ins>
    </w:p>
    <w:p w14:paraId="6C5AF5C0" w14:textId="478174B6" w:rsidR="00E31D02" w:rsidRDefault="00E31D02" w:rsidP="00E31D02">
      <w:pPr>
        <w:pStyle w:val="3"/>
        <w:rPr>
          <w:ins w:id="2712" w:author="think" w:date="2017-02-16T23:32:00Z"/>
        </w:rPr>
        <w:pPrChange w:id="2713" w:author="think" w:date="2017-02-16T23:32:00Z">
          <w:pPr>
            <w:pStyle w:val="a7"/>
            <w:numPr>
              <w:numId w:val="10"/>
            </w:numPr>
            <w:ind w:left="1060" w:firstLineChars="0" w:hanging="420"/>
          </w:pPr>
        </w:pPrChange>
      </w:pPr>
      <w:ins w:id="2714" w:author="think" w:date="2017-02-16T23:33:00Z">
        <w:r>
          <w:rPr>
            <w:rFonts w:hint="eastAsia"/>
          </w:rPr>
          <w:lastRenderedPageBreak/>
          <w:t>常用资源</w:t>
        </w:r>
      </w:ins>
      <w:ins w:id="2715" w:author="think" w:date="2017-02-16T23:32:00Z">
        <w:r>
          <w:rPr>
            <w:rFonts w:hint="eastAsia"/>
          </w:rPr>
          <w:t>路径：</w:t>
        </w:r>
      </w:ins>
    </w:p>
    <w:tbl>
      <w:tblPr>
        <w:tblW w:w="5000" w:type="pct"/>
        <w:tblBorders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35"/>
        <w:gridCol w:w="1117"/>
        <w:gridCol w:w="3538"/>
        <w:tblGridChange w:id="2716">
          <w:tblGrid>
            <w:gridCol w:w="3635"/>
            <w:gridCol w:w="1117"/>
            <w:gridCol w:w="3538"/>
          </w:tblGrid>
        </w:tblGridChange>
      </w:tblGrid>
      <w:tr w:rsidR="00B75897" w14:paraId="29CB8303" w14:textId="77777777" w:rsidTr="00843A98">
        <w:trPr>
          <w:trHeight w:val="525"/>
          <w:tblHeader/>
          <w:ins w:id="2717" w:author="think" w:date="2017-02-16T23:34:00Z"/>
        </w:trPr>
        <w:tc>
          <w:tcPr>
            <w:tcW w:w="2219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8F8F8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5C7ED9D4" w14:textId="065587BC" w:rsidR="00A92F23" w:rsidRDefault="00A92F23" w:rsidP="00D6412E">
            <w:pPr>
              <w:jc w:val="center"/>
              <w:rPr>
                <w:ins w:id="2718" w:author="think" w:date="2017-02-16T23:34:00Z"/>
                <w:rFonts w:ascii="微软雅黑" w:eastAsia="微软雅黑" w:hAnsi="微软雅黑" w:hint="eastAsia"/>
                <w:b/>
                <w:bCs/>
                <w:sz w:val="21"/>
                <w:szCs w:val="21"/>
              </w:rPr>
            </w:pPr>
            <w:ins w:id="2719" w:author="think" w:date="2017-02-16T23:35:00Z">
              <w:r>
                <w:rPr>
                  <w:rFonts w:ascii="微软雅黑" w:eastAsia="微软雅黑" w:hAnsi="微软雅黑" w:hint="eastAsia"/>
                  <w:b/>
                  <w:bCs/>
                  <w:sz w:val="21"/>
                  <w:szCs w:val="21"/>
                </w:rPr>
                <w:t>endpoint</w:t>
              </w:r>
            </w:ins>
          </w:p>
        </w:tc>
        <w:tc>
          <w:tcPr>
            <w:tcW w:w="687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8F8F8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09779341" w14:textId="77777777" w:rsidR="00A92F23" w:rsidRDefault="00A92F23" w:rsidP="00D6412E">
            <w:pPr>
              <w:jc w:val="center"/>
              <w:rPr>
                <w:ins w:id="2720" w:author="think" w:date="2017-02-16T23:34:00Z"/>
                <w:rFonts w:ascii="微软雅黑" w:eastAsia="微软雅黑" w:hAnsi="微软雅黑" w:hint="eastAsia"/>
                <w:b/>
                <w:bCs/>
                <w:sz w:val="21"/>
                <w:szCs w:val="21"/>
              </w:rPr>
            </w:pPr>
            <w:ins w:id="2721" w:author="think" w:date="2017-02-16T23:34:00Z">
              <w:r>
                <w:rPr>
                  <w:rFonts w:ascii="微软雅黑" w:eastAsia="微软雅黑" w:hAnsi="微软雅黑" w:hint="eastAsia"/>
                  <w:b/>
                  <w:bCs/>
                  <w:sz w:val="21"/>
                  <w:szCs w:val="21"/>
                </w:rPr>
                <w:t>Method</w:t>
              </w:r>
            </w:ins>
          </w:p>
        </w:tc>
        <w:tc>
          <w:tcPr>
            <w:tcW w:w="2094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8F8F8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4B58D40B" w14:textId="77777777" w:rsidR="00A92F23" w:rsidRDefault="00A92F23" w:rsidP="00D6412E">
            <w:pPr>
              <w:jc w:val="center"/>
              <w:rPr>
                <w:ins w:id="2722" w:author="think" w:date="2017-02-16T23:34:00Z"/>
                <w:rFonts w:ascii="微软雅黑" w:eastAsia="微软雅黑" w:hAnsi="微软雅黑" w:hint="eastAsia"/>
                <w:b/>
                <w:bCs/>
                <w:sz w:val="21"/>
                <w:szCs w:val="21"/>
              </w:rPr>
            </w:pPr>
            <w:ins w:id="2723" w:author="think" w:date="2017-02-16T23:34:00Z">
              <w:r>
                <w:rPr>
                  <w:rFonts w:ascii="微软雅黑" w:eastAsia="微软雅黑" w:hAnsi="微软雅黑" w:hint="eastAsia"/>
                  <w:b/>
                  <w:bCs/>
                  <w:sz w:val="21"/>
                  <w:szCs w:val="21"/>
                </w:rPr>
                <w:t>Describe</w:t>
              </w:r>
            </w:ins>
          </w:p>
        </w:tc>
      </w:tr>
      <w:tr w:rsidR="00B75897" w14:paraId="4E628917" w14:textId="77777777" w:rsidTr="00843A98">
        <w:trPr>
          <w:trHeight w:val="525"/>
          <w:ins w:id="2724" w:author="think" w:date="2017-02-16T23:34:00Z"/>
        </w:trPr>
        <w:tc>
          <w:tcPr>
            <w:tcW w:w="2219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7F6DDBD5" w14:textId="5FDE9635" w:rsidR="00A92F23" w:rsidRPr="0099119D" w:rsidRDefault="00A92F23" w:rsidP="00242C86">
            <w:pPr>
              <w:rPr>
                <w:ins w:id="2725" w:author="think" w:date="2017-02-16T23:34:00Z"/>
                <w:rFonts w:ascii="微软雅黑" w:eastAsia="微软雅黑" w:hAnsi="微软雅黑" w:hint="eastAsia"/>
                <w:sz w:val="20"/>
                <w:szCs w:val="21"/>
                <w:rPrChange w:id="2726" w:author="think" w:date="2017-02-16T23:41:00Z">
                  <w:rPr>
                    <w:ins w:id="2727" w:author="think" w:date="2017-02-16T23:34:00Z"/>
                    <w:rFonts w:ascii="微软雅黑" w:eastAsia="微软雅黑" w:hAnsi="微软雅黑" w:hint="eastAsia"/>
                    <w:sz w:val="21"/>
                    <w:szCs w:val="21"/>
                  </w:rPr>
                </w:rPrChange>
              </w:rPr>
              <w:pPrChange w:id="2728" w:author="think" w:date="2017-02-16T23:36:00Z">
                <w:pPr>
                  <w:jc w:val="left"/>
                </w:pPr>
              </w:pPrChange>
            </w:pPr>
            <w:ins w:id="2729" w:author="think" w:date="2017-02-16T23:35:00Z">
              <w:r w:rsidRPr="0099119D">
                <w:rPr>
                  <w:rFonts w:ascii="微软雅黑" w:eastAsia="微软雅黑" w:hAnsi="微软雅黑" w:hint="eastAsia"/>
                  <w:sz w:val="20"/>
                  <w:szCs w:val="21"/>
                  <w:rPrChange w:id="2730" w:author="think" w:date="2017-02-16T23:41:00Z">
                    <w:rPr>
                      <w:rFonts w:hint="eastAsia"/>
                    </w:rPr>
                  </w:rPrChange>
                </w:rPr>
                <w:t>PATH/resource</w:t>
              </w:r>
              <w:r w:rsidR="0005431E" w:rsidRPr="0099119D">
                <w:rPr>
                  <w:rFonts w:ascii="微软雅黑" w:eastAsia="微软雅黑" w:hAnsi="微软雅黑" w:hint="eastAsia"/>
                  <w:sz w:val="20"/>
                  <w:szCs w:val="21"/>
                  <w:rPrChange w:id="2731" w:author="think" w:date="2017-02-16T23:41:00Z">
                    <w:rPr>
                      <w:rFonts w:hint="eastAsia"/>
                    </w:rPr>
                  </w:rPrChange>
                </w:rPr>
                <w:t>s</w:t>
              </w:r>
            </w:ins>
          </w:p>
        </w:tc>
        <w:tc>
          <w:tcPr>
            <w:tcW w:w="687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3497811A" w14:textId="303344F9" w:rsidR="00A92F23" w:rsidRPr="0099119D" w:rsidRDefault="00A92F23" w:rsidP="00D6412E">
            <w:pPr>
              <w:rPr>
                <w:ins w:id="2732" w:author="think" w:date="2017-02-16T23:34:00Z"/>
                <w:rFonts w:ascii="微软雅黑" w:eastAsia="微软雅黑" w:hAnsi="微软雅黑" w:hint="eastAsia"/>
                <w:sz w:val="20"/>
                <w:szCs w:val="21"/>
                <w:rPrChange w:id="2733" w:author="think" w:date="2017-02-16T23:41:00Z">
                  <w:rPr>
                    <w:ins w:id="2734" w:author="think" w:date="2017-02-16T23:34:00Z"/>
                    <w:rFonts w:ascii="微软雅黑" w:eastAsia="微软雅黑" w:hAnsi="微软雅黑" w:hint="eastAsia"/>
                    <w:sz w:val="21"/>
                    <w:szCs w:val="21"/>
                  </w:rPr>
                </w:rPrChange>
              </w:rPr>
            </w:pPr>
            <w:ins w:id="2735" w:author="think" w:date="2017-02-16T23:35:00Z">
              <w:r w:rsidRPr="0099119D">
                <w:rPr>
                  <w:rFonts w:ascii="微软雅黑" w:eastAsia="微软雅黑" w:hAnsi="微软雅黑"/>
                  <w:sz w:val="20"/>
                  <w:szCs w:val="21"/>
                  <w:rPrChange w:id="2736" w:author="think" w:date="2017-02-16T23:41:00Z">
                    <w:rPr>
                      <w:rFonts w:ascii="微软雅黑" w:eastAsia="微软雅黑" w:hAnsi="微软雅黑"/>
                      <w:sz w:val="21"/>
                      <w:szCs w:val="21"/>
                    </w:rPr>
                  </w:rPrChange>
                </w:rPr>
                <w:t>GET</w:t>
              </w:r>
            </w:ins>
          </w:p>
        </w:tc>
        <w:tc>
          <w:tcPr>
            <w:tcW w:w="2094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70D03649" w14:textId="77777777" w:rsidR="00897A2C" w:rsidRDefault="0005431E" w:rsidP="00D6412E">
            <w:pPr>
              <w:rPr>
                <w:ins w:id="2737" w:author="think" w:date="2017-02-16T23:43:00Z"/>
                <w:rFonts w:ascii="微软雅黑" w:eastAsia="微软雅黑" w:hAnsi="微软雅黑"/>
                <w:sz w:val="21"/>
                <w:szCs w:val="21"/>
              </w:rPr>
            </w:pPr>
            <w:ins w:id="2738" w:author="think" w:date="2017-02-16T23:35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所有</w:t>
              </w:r>
            </w:ins>
            <w:ins w:id="2739" w:author="think" w:date="2017-02-16T23:34:00Z">
              <w:r w:rsidR="00A92F23">
                <w:rPr>
                  <w:rFonts w:ascii="微软雅黑" w:eastAsia="微软雅黑" w:hAnsi="微软雅黑" w:hint="eastAsia"/>
                  <w:sz w:val="21"/>
                  <w:szCs w:val="21"/>
                </w:rPr>
                <w:t>实体资源</w:t>
              </w:r>
            </w:ins>
            <w:ins w:id="2740" w:author="think" w:date="2017-02-16T23:39:00Z">
              <w:r w:rsidR="00F30690">
                <w:rPr>
                  <w:rFonts w:ascii="微软雅黑" w:eastAsia="微软雅黑" w:hAnsi="微软雅黑" w:hint="eastAsia"/>
                  <w:sz w:val="21"/>
                  <w:szCs w:val="21"/>
                </w:rPr>
                <w:t>，如</w:t>
              </w:r>
            </w:ins>
          </w:p>
          <w:p w14:paraId="33408CB3" w14:textId="3438598D" w:rsidR="00A92F23" w:rsidRDefault="00F30690" w:rsidP="00D6412E">
            <w:pPr>
              <w:rPr>
                <w:ins w:id="2741" w:author="think" w:date="2017-02-16T23:34:00Z"/>
                <w:rFonts w:ascii="微软雅黑" w:eastAsia="微软雅黑" w:hAnsi="微软雅黑" w:hint="eastAsia"/>
                <w:sz w:val="21"/>
                <w:szCs w:val="21"/>
              </w:rPr>
            </w:pPr>
            <w:ins w:id="2742" w:author="think" w:date="2017-02-16T23:39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PATH/merchants</w:t>
              </w:r>
            </w:ins>
          </w:p>
        </w:tc>
      </w:tr>
      <w:tr w:rsidR="00FB19D2" w14:paraId="698974DF" w14:textId="77777777" w:rsidTr="00D6412E">
        <w:trPr>
          <w:trHeight w:val="525"/>
          <w:ins w:id="2743" w:author="think" w:date="2017-02-17T00:07:00Z"/>
        </w:trPr>
        <w:tc>
          <w:tcPr>
            <w:tcW w:w="2219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</w:tcPr>
          <w:p w14:paraId="68E3341C" w14:textId="77777777" w:rsidR="00FB19D2" w:rsidRPr="00D6412E" w:rsidRDefault="00FB19D2" w:rsidP="00D6412E">
            <w:pPr>
              <w:rPr>
                <w:ins w:id="2744" w:author="think" w:date="2017-02-17T00:07:00Z"/>
                <w:rFonts w:ascii="微软雅黑" w:eastAsia="微软雅黑" w:hAnsi="微软雅黑"/>
                <w:sz w:val="20"/>
                <w:szCs w:val="21"/>
              </w:rPr>
            </w:pPr>
            <w:ins w:id="2745" w:author="think" w:date="2017-02-17T00:07:00Z">
              <w:r w:rsidRPr="00D6412E">
                <w:rPr>
                  <w:rFonts w:ascii="微软雅黑" w:eastAsia="微软雅黑" w:hAnsi="微软雅黑" w:hint="eastAsia"/>
                  <w:sz w:val="20"/>
                  <w:szCs w:val="21"/>
                </w:rPr>
                <w:t>PATH/resources</w:t>
              </w:r>
              <w:r w:rsidRPr="00D6412E">
                <w:rPr>
                  <w:rFonts w:ascii="微软雅黑" w:eastAsia="微软雅黑" w:hAnsi="微软雅黑"/>
                  <w:sz w:val="20"/>
                  <w:szCs w:val="21"/>
                </w:rPr>
                <w:t>?limit=10&amp;offset=3</w:t>
              </w:r>
            </w:ins>
          </w:p>
        </w:tc>
        <w:tc>
          <w:tcPr>
            <w:tcW w:w="687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</w:tcPr>
          <w:p w14:paraId="6F53024A" w14:textId="77777777" w:rsidR="00FB19D2" w:rsidRPr="00D6412E" w:rsidRDefault="00FB19D2" w:rsidP="00D6412E">
            <w:pPr>
              <w:rPr>
                <w:ins w:id="2746" w:author="think" w:date="2017-02-17T00:07:00Z"/>
                <w:rFonts w:ascii="微软雅黑" w:eastAsia="微软雅黑" w:hAnsi="微软雅黑" w:hint="eastAsia"/>
                <w:sz w:val="20"/>
                <w:szCs w:val="21"/>
              </w:rPr>
            </w:pPr>
            <w:ins w:id="2747" w:author="think" w:date="2017-02-17T00:07:00Z">
              <w:r w:rsidRPr="00D6412E">
                <w:rPr>
                  <w:rFonts w:ascii="微软雅黑" w:eastAsia="微软雅黑" w:hAnsi="微软雅黑" w:hint="eastAsia"/>
                  <w:sz w:val="20"/>
                  <w:szCs w:val="21"/>
                </w:rPr>
                <w:t>GET</w:t>
              </w:r>
            </w:ins>
          </w:p>
        </w:tc>
        <w:tc>
          <w:tcPr>
            <w:tcW w:w="2094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</w:tcPr>
          <w:p w14:paraId="5E8BD534" w14:textId="77777777" w:rsidR="00FB19D2" w:rsidRDefault="00FB19D2" w:rsidP="00D6412E">
            <w:pPr>
              <w:rPr>
                <w:ins w:id="2748" w:author="think" w:date="2017-02-17T00:07:00Z"/>
                <w:rFonts w:ascii="微软雅黑" w:eastAsia="微软雅黑" w:hAnsi="微软雅黑"/>
                <w:sz w:val="21"/>
                <w:szCs w:val="21"/>
              </w:rPr>
            </w:pPr>
            <w:ins w:id="2749" w:author="think" w:date="2017-02-17T00:07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分页显示实体资源，如</w:t>
              </w:r>
            </w:ins>
          </w:p>
          <w:p w14:paraId="357F23B4" w14:textId="77777777" w:rsidR="00FB19D2" w:rsidRDefault="00FB19D2" w:rsidP="00D6412E">
            <w:pPr>
              <w:rPr>
                <w:ins w:id="2750" w:author="think" w:date="2017-02-17T00:07:00Z"/>
                <w:rFonts w:ascii="微软雅黑" w:eastAsia="微软雅黑" w:hAnsi="微软雅黑" w:hint="eastAsia"/>
                <w:sz w:val="21"/>
                <w:szCs w:val="21"/>
              </w:rPr>
            </w:pPr>
            <w:ins w:id="2751" w:author="think" w:date="2017-02-17T00:07:00Z">
              <w:r w:rsidRPr="00D6412E">
                <w:rPr>
                  <w:rFonts w:ascii="微软雅黑" w:eastAsia="微软雅黑" w:hAnsi="微软雅黑" w:hint="eastAsia"/>
                  <w:sz w:val="18"/>
                  <w:szCs w:val="21"/>
                </w:rPr>
                <w:t>PATH/resources？l</w:t>
              </w:r>
              <w:r w:rsidRPr="00D6412E">
                <w:rPr>
                  <w:rFonts w:ascii="微软雅黑" w:eastAsia="微软雅黑" w:hAnsi="微软雅黑"/>
                  <w:sz w:val="18"/>
                  <w:szCs w:val="21"/>
                </w:rPr>
                <w:t>imit=10&amp;offset=3</w:t>
              </w:r>
            </w:ins>
          </w:p>
        </w:tc>
      </w:tr>
      <w:tr w:rsidR="00FB19D2" w14:paraId="6875C54A" w14:textId="77777777" w:rsidTr="00D6412E">
        <w:trPr>
          <w:trHeight w:val="525"/>
          <w:ins w:id="2752" w:author="think" w:date="2017-02-17T00:07:00Z"/>
        </w:trPr>
        <w:tc>
          <w:tcPr>
            <w:tcW w:w="2219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</w:tcPr>
          <w:p w14:paraId="59558FF6" w14:textId="2FD79752" w:rsidR="00FB19D2" w:rsidRPr="00D6412E" w:rsidRDefault="00FB19D2" w:rsidP="00D6412E">
            <w:pPr>
              <w:rPr>
                <w:ins w:id="2753" w:author="think" w:date="2017-02-17T00:07:00Z"/>
                <w:rFonts w:ascii="微软雅黑" w:eastAsia="微软雅黑" w:hAnsi="微软雅黑"/>
                <w:sz w:val="20"/>
                <w:szCs w:val="21"/>
              </w:rPr>
            </w:pPr>
            <w:ins w:id="2754" w:author="think" w:date="2017-02-17T00:07:00Z">
              <w:r w:rsidRPr="00D6412E">
                <w:rPr>
                  <w:rFonts w:ascii="微软雅黑" w:eastAsia="微软雅黑" w:hAnsi="微软雅黑" w:hint="eastAsia"/>
                  <w:sz w:val="20"/>
                  <w:szCs w:val="21"/>
                </w:rPr>
                <w:t>PATH/resources</w:t>
              </w:r>
              <w:r w:rsidRPr="00D6412E">
                <w:rPr>
                  <w:rFonts w:ascii="微软雅黑" w:eastAsia="微软雅黑" w:hAnsi="微软雅黑"/>
                  <w:sz w:val="20"/>
                  <w:szCs w:val="21"/>
                </w:rPr>
                <w:t>?</w:t>
              </w:r>
              <w:r w:rsidR="00B75897">
                <w:rPr>
                  <w:rFonts w:ascii="微软雅黑" w:eastAsia="微软雅黑" w:hAnsi="微软雅黑"/>
                  <w:sz w:val="20"/>
                  <w:szCs w:val="21"/>
                </w:rPr>
                <w:t>param1</w:t>
              </w:r>
              <w:r w:rsidRPr="00D6412E">
                <w:rPr>
                  <w:rFonts w:ascii="微软雅黑" w:eastAsia="微软雅黑" w:hAnsi="微软雅黑"/>
                  <w:sz w:val="20"/>
                  <w:szCs w:val="21"/>
                </w:rPr>
                <w:t>=</w:t>
              </w:r>
              <w:r w:rsidR="00B75897">
                <w:rPr>
                  <w:rFonts w:ascii="微软雅黑" w:eastAsia="微软雅黑" w:hAnsi="微软雅黑"/>
                  <w:sz w:val="20"/>
                  <w:szCs w:val="21"/>
                </w:rPr>
                <w:t>value1</w:t>
              </w:r>
              <w:r w:rsidRPr="00D6412E">
                <w:rPr>
                  <w:rFonts w:ascii="微软雅黑" w:eastAsia="微软雅黑" w:hAnsi="微软雅黑"/>
                  <w:sz w:val="20"/>
                  <w:szCs w:val="21"/>
                </w:rPr>
                <w:t>&amp;</w:t>
              </w:r>
              <w:r w:rsidR="00B75897">
                <w:rPr>
                  <w:rFonts w:ascii="微软雅黑" w:eastAsia="微软雅黑" w:hAnsi="微软雅黑"/>
                  <w:sz w:val="20"/>
                  <w:szCs w:val="21"/>
                </w:rPr>
                <w:t>…</w:t>
              </w:r>
            </w:ins>
          </w:p>
        </w:tc>
        <w:tc>
          <w:tcPr>
            <w:tcW w:w="687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</w:tcPr>
          <w:p w14:paraId="4280C15C" w14:textId="77777777" w:rsidR="00FB19D2" w:rsidRPr="00D6412E" w:rsidRDefault="00FB19D2" w:rsidP="00D6412E">
            <w:pPr>
              <w:rPr>
                <w:ins w:id="2755" w:author="think" w:date="2017-02-17T00:07:00Z"/>
                <w:rFonts w:ascii="微软雅黑" w:eastAsia="微软雅黑" w:hAnsi="微软雅黑" w:hint="eastAsia"/>
                <w:sz w:val="20"/>
                <w:szCs w:val="21"/>
              </w:rPr>
            </w:pPr>
            <w:ins w:id="2756" w:author="think" w:date="2017-02-17T00:07:00Z">
              <w:r w:rsidRPr="00D6412E">
                <w:rPr>
                  <w:rFonts w:ascii="微软雅黑" w:eastAsia="微软雅黑" w:hAnsi="微软雅黑" w:hint="eastAsia"/>
                  <w:sz w:val="20"/>
                  <w:szCs w:val="21"/>
                </w:rPr>
                <w:t>GET</w:t>
              </w:r>
            </w:ins>
          </w:p>
        </w:tc>
        <w:tc>
          <w:tcPr>
            <w:tcW w:w="2094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</w:tcPr>
          <w:p w14:paraId="6086BCF6" w14:textId="3A56143E" w:rsidR="00FB19D2" w:rsidRDefault="00B75897" w:rsidP="00D6412E">
            <w:pPr>
              <w:rPr>
                <w:ins w:id="2757" w:author="think" w:date="2017-02-17T00:07:00Z"/>
                <w:rFonts w:ascii="微软雅黑" w:eastAsia="微软雅黑" w:hAnsi="微软雅黑"/>
                <w:sz w:val="21"/>
                <w:szCs w:val="21"/>
              </w:rPr>
            </w:pPr>
            <w:ins w:id="2758" w:author="think" w:date="2017-02-17T00:07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根据属性</w:t>
              </w:r>
            </w:ins>
            <w:ins w:id="2759" w:author="think" w:date="2017-02-17T00:08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筛选</w:t>
              </w:r>
            </w:ins>
            <w:ins w:id="2760" w:author="think" w:date="2017-02-17T00:07:00Z">
              <w:r w:rsidR="00FB19D2">
                <w:rPr>
                  <w:rFonts w:ascii="微软雅黑" w:eastAsia="微软雅黑" w:hAnsi="微软雅黑" w:hint="eastAsia"/>
                  <w:sz w:val="21"/>
                  <w:szCs w:val="21"/>
                </w:rPr>
                <w:t>实体资源，如</w:t>
              </w:r>
            </w:ins>
          </w:p>
          <w:p w14:paraId="2C0C21B4" w14:textId="6DEB71F2" w:rsidR="00FB19D2" w:rsidRDefault="00FB19D2" w:rsidP="00D6412E">
            <w:pPr>
              <w:rPr>
                <w:ins w:id="2761" w:author="think" w:date="2017-02-17T00:07:00Z"/>
                <w:rFonts w:ascii="微软雅黑" w:eastAsia="微软雅黑" w:hAnsi="微软雅黑" w:hint="eastAsia"/>
                <w:sz w:val="21"/>
                <w:szCs w:val="21"/>
              </w:rPr>
            </w:pPr>
            <w:ins w:id="2762" w:author="think" w:date="2017-02-17T00:07:00Z">
              <w:r w:rsidRPr="00D6412E">
                <w:rPr>
                  <w:rFonts w:ascii="微软雅黑" w:eastAsia="微软雅黑" w:hAnsi="微软雅黑" w:hint="eastAsia"/>
                  <w:sz w:val="18"/>
                  <w:szCs w:val="21"/>
                </w:rPr>
                <w:t>PATH/resources？</w:t>
              </w:r>
            </w:ins>
            <w:ins w:id="2763" w:author="think" w:date="2017-02-17T00:08:00Z">
              <w:r w:rsidR="00B75897" w:rsidRPr="00B75897">
                <w:rPr>
                  <w:rFonts w:ascii="微软雅黑" w:eastAsia="微软雅黑" w:hAnsi="微软雅黑"/>
                  <w:sz w:val="18"/>
                  <w:szCs w:val="21"/>
                </w:rPr>
                <w:t>merchant_code</w:t>
              </w:r>
            </w:ins>
            <w:ins w:id="2764" w:author="think" w:date="2017-02-17T00:07:00Z">
              <w:r w:rsidRPr="00D6412E">
                <w:rPr>
                  <w:rFonts w:ascii="微软雅黑" w:eastAsia="微软雅黑" w:hAnsi="微软雅黑"/>
                  <w:sz w:val="18"/>
                  <w:szCs w:val="21"/>
                </w:rPr>
                <w:t>=</w:t>
              </w:r>
            </w:ins>
            <w:ins w:id="2765" w:author="think" w:date="2017-02-17T00:08:00Z">
              <w:r w:rsidR="00B75897" w:rsidRPr="00B75897">
                <w:rPr>
                  <w:rFonts w:ascii="微软雅黑" w:eastAsia="微软雅黑" w:hAnsi="微软雅黑"/>
                  <w:sz w:val="18"/>
                  <w:szCs w:val="21"/>
                </w:rPr>
                <w:t>W0144005331000001</w:t>
              </w:r>
            </w:ins>
          </w:p>
        </w:tc>
      </w:tr>
      <w:tr w:rsidR="00843A98" w14:paraId="3279E40C" w14:textId="77777777" w:rsidTr="00843A98">
        <w:trPr>
          <w:trHeight w:val="525"/>
          <w:ins w:id="2766" w:author="think" w:date="2017-02-16T23:34:00Z"/>
        </w:trPr>
        <w:tc>
          <w:tcPr>
            <w:tcW w:w="2219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35321DEF" w14:textId="6BE8611E" w:rsidR="00A92F23" w:rsidRPr="0099119D" w:rsidRDefault="00242C86" w:rsidP="00D6412E">
            <w:pPr>
              <w:rPr>
                <w:ins w:id="2767" w:author="think" w:date="2017-02-16T23:34:00Z"/>
                <w:rFonts w:ascii="微软雅黑" w:eastAsia="微软雅黑" w:hAnsi="微软雅黑" w:hint="eastAsia"/>
                <w:sz w:val="20"/>
                <w:szCs w:val="21"/>
                <w:rPrChange w:id="2768" w:author="think" w:date="2017-02-16T23:41:00Z">
                  <w:rPr>
                    <w:ins w:id="2769" w:author="think" w:date="2017-02-16T23:34:00Z"/>
                    <w:rFonts w:ascii="微软雅黑" w:eastAsia="微软雅黑" w:hAnsi="微软雅黑" w:hint="eastAsia"/>
                    <w:sz w:val="21"/>
                    <w:szCs w:val="21"/>
                  </w:rPr>
                </w:rPrChange>
              </w:rPr>
            </w:pPr>
            <w:ins w:id="2770" w:author="think" w:date="2017-02-16T23:36:00Z">
              <w:r w:rsidRPr="0099119D">
                <w:rPr>
                  <w:rFonts w:ascii="微软雅黑" w:eastAsia="微软雅黑" w:hAnsi="微软雅黑"/>
                  <w:sz w:val="20"/>
                  <w:szCs w:val="21"/>
                  <w:rPrChange w:id="2771" w:author="think" w:date="2017-02-16T23:41:00Z">
                    <w:rPr>
                      <w:rFonts w:ascii="微软雅黑" w:eastAsia="微软雅黑" w:hAnsi="微软雅黑"/>
                      <w:sz w:val="21"/>
                      <w:szCs w:val="21"/>
                    </w:rPr>
                  </w:rPrChange>
                </w:rPr>
                <w:t>PATH</w:t>
              </w:r>
            </w:ins>
            <w:ins w:id="2772" w:author="think" w:date="2017-02-16T23:37:00Z">
              <w:r w:rsidR="008121CF" w:rsidRPr="0099119D">
                <w:rPr>
                  <w:rFonts w:ascii="微软雅黑" w:eastAsia="微软雅黑" w:hAnsi="微软雅黑" w:hint="eastAsia"/>
                  <w:sz w:val="20"/>
                  <w:szCs w:val="21"/>
                  <w:rPrChange w:id="2773" w:author="think" w:date="2017-02-16T23:41:00Z">
                    <w:rPr>
                      <w:rFonts w:ascii="微软雅黑" w:eastAsia="微软雅黑" w:hAnsi="微软雅黑" w:hint="eastAsia"/>
                      <w:sz w:val="21"/>
                      <w:szCs w:val="21"/>
                    </w:rPr>
                  </w:rPrChange>
                </w:rPr>
                <w:t>/resources/id</w:t>
              </w:r>
            </w:ins>
          </w:p>
        </w:tc>
        <w:tc>
          <w:tcPr>
            <w:tcW w:w="687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2BC12BA3" w14:textId="77777777" w:rsidR="0099119D" w:rsidRDefault="00403828" w:rsidP="00D6412E">
            <w:pPr>
              <w:rPr>
                <w:ins w:id="2774" w:author="think" w:date="2017-02-16T23:42:00Z"/>
                <w:rFonts w:ascii="微软雅黑" w:eastAsia="微软雅黑" w:hAnsi="微软雅黑"/>
                <w:sz w:val="20"/>
                <w:szCs w:val="21"/>
              </w:rPr>
            </w:pPr>
            <w:ins w:id="2775" w:author="think" w:date="2017-02-16T23:37:00Z">
              <w:r w:rsidRPr="0099119D">
                <w:rPr>
                  <w:rFonts w:ascii="微软雅黑" w:eastAsia="微软雅黑" w:hAnsi="微软雅黑"/>
                  <w:sz w:val="20"/>
                  <w:szCs w:val="21"/>
                  <w:rPrChange w:id="2776" w:author="think" w:date="2017-02-16T23:41:00Z">
                    <w:rPr>
                      <w:rFonts w:ascii="微软雅黑" w:eastAsia="微软雅黑" w:hAnsi="微软雅黑"/>
                      <w:sz w:val="21"/>
                      <w:szCs w:val="21"/>
                    </w:rPr>
                  </w:rPrChange>
                </w:rPr>
                <w:t>GET</w:t>
              </w:r>
            </w:ins>
          </w:p>
          <w:p w14:paraId="2042F458" w14:textId="77777777" w:rsidR="0099119D" w:rsidRDefault="00403828" w:rsidP="00D6412E">
            <w:pPr>
              <w:rPr>
                <w:ins w:id="2777" w:author="think" w:date="2017-02-16T23:42:00Z"/>
                <w:rFonts w:ascii="微软雅黑" w:eastAsia="微软雅黑" w:hAnsi="微软雅黑"/>
                <w:sz w:val="20"/>
                <w:szCs w:val="21"/>
              </w:rPr>
            </w:pPr>
            <w:ins w:id="2778" w:author="think" w:date="2017-02-16T23:37:00Z">
              <w:r w:rsidRPr="0099119D">
                <w:rPr>
                  <w:rFonts w:ascii="微软雅黑" w:eastAsia="微软雅黑" w:hAnsi="微软雅黑"/>
                  <w:sz w:val="20"/>
                  <w:szCs w:val="21"/>
                  <w:rPrChange w:id="2779" w:author="think" w:date="2017-02-16T23:41:00Z">
                    <w:rPr>
                      <w:rFonts w:ascii="微软雅黑" w:eastAsia="微软雅黑" w:hAnsi="微软雅黑"/>
                      <w:sz w:val="21"/>
                      <w:szCs w:val="21"/>
                    </w:rPr>
                  </w:rPrChange>
                </w:rPr>
                <w:t>PUT</w:t>
              </w:r>
            </w:ins>
          </w:p>
          <w:p w14:paraId="742FB6D5" w14:textId="77777777" w:rsidR="0099119D" w:rsidRDefault="00403828" w:rsidP="00D6412E">
            <w:pPr>
              <w:rPr>
                <w:ins w:id="2780" w:author="think" w:date="2017-02-16T23:42:00Z"/>
                <w:rFonts w:ascii="微软雅黑" w:eastAsia="微软雅黑" w:hAnsi="微软雅黑"/>
                <w:sz w:val="20"/>
                <w:szCs w:val="21"/>
              </w:rPr>
            </w:pPr>
            <w:ins w:id="2781" w:author="think" w:date="2017-02-16T23:37:00Z">
              <w:r w:rsidRPr="0099119D">
                <w:rPr>
                  <w:rFonts w:ascii="微软雅黑" w:eastAsia="微软雅黑" w:hAnsi="微软雅黑"/>
                  <w:sz w:val="20"/>
                  <w:szCs w:val="21"/>
                  <w:rPrChange w:id="2782" w:author="think" w:date="2017-02-16T23:41:00Z">
                    <w:rPr>
                      <w:rFonts w:ascii="微软雅黑" w:eastAsia="微软雅黑" w:hAnsi="微软雅黑"/>
                      <w:sz w:val="21"/>
                      <w:szCs w:val="21"/>
                    </w:rPr>
                  </w:rPrChange>
                </w:rPr>
                <w:t>PATCH</w:t>
              </w:r>
            </w:ins>
          </w:p>
          <w:p w14:paraId="5EB326D9" w14:textId="1EE938AB" w:rsidR="00A92F23" w:rsidRPr="0099119D" w:rsidRDefault="00403828" w:rsidP="00D6412E">
            <w:pPr>
              <w:rPr>
                <w:ins w:id="2783" w:author="think" w:date="2017-02-16T23:34:00Z"/>
                <w:rFonts w:ascii="微软雅黑" w:eastAsia="微软雅黑" w:hAnsi="微软雅黑" w:hint="eastAsia"/>
                <w:sz w:val="20"/>
                <w:szCs w:val="21"/>
                <w:rPrChange w:id="2784" w:author="think" w:date="2017-02-16T23:41:00Z">
                  <w:rPr>
                    <w:ins w:id="2785" w:author="think" w:date="2017-02-16T23:34:00Z"/>
                    <w:rFonts w:ascii="微软雅黑" w:eastAsia="微软雅黑" w:hAnsi="微软雅黑" w:hint="eastAsia"/>
                    <w:sz w:val="21"/>
                    <w:szCs w:val="21"/>
                  </w:rPr>
                </w:rPrChange>
              </w:rPr>
            </w:pPr>
            <w:ins w:id="2786" w:author="think" w:date="2017-02-16T23:37:00Z">
              <w:r w:rsidRPr="0099119D">
                <w:rPr>
                  <w:rFonts w:ascii="微软雅黑" w:eastAsia="微软雅黑" w:hAnsi="微软雅黑"/>
                  <w:sz w:val="20"/>
                  <w:szCs w:val="21"/>
                  <w:rPrChange w:id="2787" w:author="think" w:date="2017-02-16T23:41:00Z">
                    <w:rPr>
                      <w:rFonts w:ascii="微软雅黑" w:eastAsia="微软雅黑" w:hAnsi="微软雅黑"/>
                      <w:sz w:val="21"/>
                      <w:szCs w:val="21"/>
                    </w:rPr>
                  </w:rPrChange>
                </w:rPr>
                <w:t>DELETE</w:t>
              </w:r>
            </w:ins>
          </w:p>
        </w:tc>
        <w:tc>
          <w:tcPr>
            <w:tcW w:w="2094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11D0EF34" w14:textId="77777777" w:rsidR="00897A2C" w:rsidRDefault="00C90AB7" w:rsidP="00D6412E">
            <w:pPr>
              <w:rPr>
                <w:ins w:id="2788" w:author="think" w:date="2017-02-16T23:43:00Z"/>
                <w:rFonts w:ascii="微软雅黑" w:eastAsia="微软雅黑" w:hAnsi="微软雅黑"/>
                <w:sz w:val="21"/>
                <w:szCs w:val="21"/>
              </w:rPr>
            </w:pPr>
            <w:ins w:id="2789" w:author="think" w:date="2017-02-16T23:38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某一实体资源</w:t>
              </w:r>
            </w:ins>
            <w:ins w:id="2790" w:author="think" w:date="2017-02-16T23:39:00Z">
              <w:r w:rsidR="00F30690">
                <w:rPr>
                  <w:rFonts w:ascii="微软雅黑" w:eastAsia="微软雅黑" w:hAnsi="微软雅黑" w:hint="eastAsia"/>
                  <w:sz w:val="21"/>
                  <w:szCs w:val="21"/>
                </w:rPr>
                <w:t>，如</w:t>
              </w:r>
            </w:ins>
          </w:p>
          <w:p w14:paraId="19E6488C" w14:textId="7EBF73F8" w:rsidR="00A92F23" w:rsidRDefault="00F30690" w:rsidP="00D6412E">
            <w:pPr>
              <w:rPr>
                <w:ins w:id="2791" w:author="think" w:date="2017-02-16T23:34:00Z"/>
                <w:rFonts w:ascii="微软雅黑" w:eastAsia="微软雅黑" w:hAnsi="微软雅黑"/>
                <w:sz w:val="21"/>
                <w:szCs w:val="21"/>
              </w:rPr>
            </w:pPr>
            <w:ins w:id="2792" w:author="think" w:date="2017-02-16T23:40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PATH/merchants</w:t>
              </w:r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/1</w:t>
              </w:r>
            </w:ins>
          </w:p>
        </w:tc>
      </w:tr>
    </w:tbl>
    <w:p w14:paraId="74EEB141" w14:textId="20C0B8A1" w:rsidR="00A537AD" w:rsidRDefault="00042902" w:rsidP="00A537AD">
      <w:pPr>
        <w:pStyle w:val="3"/>
        <w:rPr>
          <w:ins w:id="2793" w:author="think" w:date="2017-02-15T23:58:00Z"/>
        </w:rPr>
      </w:pPr>
      <w:ins w:id="2794" w:author="think" w:date="2017-02-16T00:00:00Z">
        <w:r>
          <w:rPr>
            <w:rFonts w:hint="eastAsia"/>
          </w:rPr>
          <w:t>H</w:t>
        </w:r>
        <w:r>
          <w:t>TTP</w:t>
        </w:r>
      </w:ins>
      <w:ins w:id="2795" w:author="think" w:date="2017-02-15T23:58:00Z">
        <w:r w:rsidR="00A537AD">
          <w:rPr>
            <w:rFonts w:hint="eastAsia"/>
          </w:rPr>
          <w:t>动词</w:t>
        </w:r>
      </w:ins>
      <w:ins w:id="2796" w:author="think" w:date="2017-02-16T00:00:00Z">
        <w:r>
          <w:rPr>
            <w:rFonts w:hint="eastAsia"/>
          </w:rPr>
          <w:t>解析</w:t>
        </w:r>
      </w:ins>
    </w:p>
    <w:p w14:paraId="7553A113" w14:textId="77777777" w:rsidR="00042902" w:rsidRDefault="00042902" w:rsidP="00042902">
      <w:pPr>
        <w:pStyle w:val="a7"/>
        <w:numPr>
          <w:ilvl w:val="0"/>
          <w:numId w:val="10"/>
        </w:numPr>
        <w:ind w:firstLineChars="0"/>
        <w:rPr>
          <w:ins w:id="2797" w:author="think" w:date="2017-02-16T00:00:00Z"/>
        </w:rPr>
      </w:pPr>
      <w:ins w:id="2798" w:author="think" w:date="2017-02-16T00:00:00Z">
        <w:r>
          <w:rPr>
            <w:rFonts w:hint="eastAsia"/>
          </w:rPr>
          <w:t>GET</w:t>
        </w:r>
        <w:r>
          <w:rPr>
            <w:rFonts w:hint="eastAsia"/>
          </w:rPr>
          <w:t>（</w:t>
        </w:r>
        <w:r>
          <w:rPr>
            <w:rFonts w:hint="eastAsia"/>
          </w:rPr>
          <w:t>SELECT</w:t>
        </w:r>
        <w:r>
          <w:rPr>
            <w:rFonts w:hint="eastAsia"/>
          </w:rPr>
          <w:t>）：从服务器取出资源（一项或多项）。</w:t>
        </w:r>
      </w:ins>
    </w:p>
    <w:p w14:paraId="2457580E" w14:textId="7AC293C0" w:rsidR="00042902" w:rsidRDefault="00042902" w:rsidP="00042902">
      <w:pPr>
        <w:pStyle w:val="a7"/>
        <w:numPr>
          <w:ilvl w:val="0"/>
          <w:numId w:val="10"/>
        </w:numPr>
        <w:ind w:firstLineChars="0"/>
        <w:rPr>
          <w:ins w:id="2799" w:author="think" w:date="2017-02-16T00:00:00Z"/>
        </w:rPr>
      </w:pPr>
      <w:ins w:id="2800" w:author="think" w:date="2017-02-16T00:00:00Z">
        <w:r>
          <w:rPr>
            <w:rFonts w:hint="eastAsia"/>
          </w:rPr>
          <w:t>POST</w:t>
        </w:r>
        <w:r>
          <w:rPr>
            <w:rFonts w:hint="eastAsia"/>
          </w:rPr>
          <w:t>（</w:t>
        </w:r>
        <w:r>
          <w:rPr>
            <w:rFonts w:hint="eastAsia"/>
          </w:rPr>
          <w:t>CREATE</w:t>
        </w:r>
        <w:r>
          <w:rPr>
            <w:rFonts w:hint="eastAsia"/>
          </w:rPr>
          <w:t>）：在服务器新建一个资源</w:t>
        </w:r>
      </w:ins>
      <w:ins w:id="2801" w:author="think" w:date="2017-02-16T00:01:00Z">
        <w:r w:rsidR="00EC6569">
          <w:rPr>
            <w:rFonts w:hint="eastAsia"/>
          </w:rPr>
          <w:t>，</w:t>
        </w:r>
      </w:ins>
      <w:ins w:id="2802" w:author="think" w:date="2017-02-16T00:02:00Z">
        <w:r w:rsidR="00EC6569">
          <w:rPr>
            <w:rFonts w:hint="eastAsia"/>
          </w:rPr>
          <w:t>重复提交将重复添加，</w:t>
        </w:r>
      </w:ins>
      <w:ins w:id="2803" w:author="think" w:date="2017-02-16T00:03:00Z">
        <w:r w:rsidR="00EC6569">
          <w:rPr>
            <w:rFonts w:hint="eastAsia"/>
          </w:rPr>
          <w:t>添加不成功将返回报错</w:t>
        </w:r>
      </w:ins>
      <w:ins w:id="2804" w:author="think" w:date="2017-02-16T00:00:00Z">
        <w:r>
          <w:rPr>
            <w:rFonts w:hint="eastAsia"/>
          </w:rPr>
          <w:t>。</w:t>
        </w:r>
      </w:ins>
    </w:p>
    <w:p w14:paraId="45D9D831" w14:textId="77777777" w:rsidR="00042902" w:rsidRDefault="00042902" w:rsidP="00042902">
      <w:pPr>
        <w:pStyle w:val="a7"/>
        <w:numPr>
          <w:ilvl w:val="0"/>
          <w:numId w:val="10"/>
        </w:numPr>
        <w:ind w:firstLineChars="0"/>
        <w:rPr>
          <w:ins w:id="2805" w:author="think" w:date="2017-02-16T00:00:00Z"/>
        </w:rPr>
      </w:pPr>
      <w:ins w:id="2806" w:author="think" w:date="2017-02-16T00:00:00Z">
        <w:r>
          <w:rPr>
            <w:rFonts w:hint="eastAsia"/>
          </w:rPr>
          <w:t>PUT</w:t>
        </w:r>
        <w:r>
          <w:rPr>
            <w:rFonts w:hint="eastAsia"/>
          </w:rPr>
          <w:t>（</w:t>
        </w:r>
        <w:r>
          <w:rPr>
            <w:rFonts w:hint="eastAsia"/>
          </w:rPr>
          <w:t>UPDATE</w:t>
        </w:r>
        <w:r>
          <w:rPr>
            <w:rFonts w:hint="eastAsia"/>
          </w:rPr>
          <w:t>）：在服务器更新资源（客户端提供改变后的完整资源）。</w:t>
        </w:r>
      </w:ins>
    </w:p>
    <w:p w14:paraId="5147B81A" w14:textId="77777777" w:rsidR="00042902" w:rsidRDefault="00042902" w:rsidP="00042902">
      <w:pPr>
        <w:pStyle w:val="a7"/>
        <w:numPr>
          <w:ilvl w:val="0"/>
          <w:numId w:val="10"/>
        </w:numPr>
        <w:ind w:firstLineChars="0"/>
        <w:rPr>
          <w:ins w:id="2807" w:author="think" w:date="2017-02-16T00:00:00Z"/>
        </w:rPr>
      </w:pPr>
      <w:ins w:id="2808" w:author="think" w:date="2017-02-16T00:00:00Z">
        <w:r>
          <w:rPr>
            <w:rFonts w:hint="eastAsia"/>
          </w:rPr>
          <w:t>PATCH</w:t>
        </w:r>
        <w:r>
          <w:rPr>
            <w:rFonts w:hint="eastAsia"/>
          </w:rPr>
          <w:t>（</w:t>
        </w:r>
        <w:r>
          <w:rPr>
            <w:rFonts w:hint="eastAsia"/>
          </w:rPr>
          <w:t>UPDATE</w:t>
        </w:r>
        <w:r>
          <w:rPr>
            <w:rFonts w:hint="eastAsia"/>
          </w:rPr>
          <w:t>）：在服务器更新资源（客户端提供改</w:t>
        </w:r>
        <w:r>
          <w:rPr>
            <w:rFonts w:hint="eastAsia"/>
          </w:rPr>
          <w:lastRenderedPageBreak/>
          <w:t>变的属性）。</w:t>
        </w:r>
      </w:ins>
    </w:p>
    <w:p w14:paraId="4D2FA10F" w14:textId="5A6B84A4" w:rsidR="00DE07AC" w:rsidRDefault="00042902">
      <w:pPr>
        <w:pStyle w:val="a7"/>
        <w:numPr>
          <w:ilvl w:val="0"/>
          <w:numId w:val="10"/>
        </w:numPr>
        <w:ind w:firstLineChars="0"/>
        <w:rPr>
          <w:ins w:id="2809" w:author="think" w:date="2017-02-16T00:00:00Z"/>
        </w:rPr>
      </w:pPr>
      <w:ins w:id="2810" w:author="think" w:date="2017-02-16T00:00:00Z">
        <w:r>
          <w:rPr>
            <w:rFonts w:hint="eastAsia"/>
          </w:rPr>
          <w:t>DELETE</w:t>
        </w:r>
        <w:r>
          <w:rPr>
            <w:rFonts w:hint="eastAsia"/>
          </w:rPr>
          <w:t>（</w:t>
        </w:r>
        <w:r>
          <w:rPr>
            <w:rFonts w:hint="eastAsia"/>
          </w:rPr>
          <w:t>DELETE</w:t>
        </w:r>
        <w:r>
          <w:rPr>
            <w:rFonts w:hint="eastAsia"/>
          </w:rPr>
          <w:t>）：从服务器删除资源</w:t>
        </w:r>
      </w:ins>
      <w:ins w:id="2811" w:author="think" w:date="2017-02-16T00:03:00Z">
        <w:r w:rsidR="00DE07AC">
          <w:rPr>
            <w:rFonts w:hint="eastAsia"/>
          </w:rPr>
          <w:t>，在数据库将保留记录</w:t>
        </w:r>
      </w:ins>
      <w:ins w:id="2812" w:author="think" w:date="2017-02-16T00:04:00Z">
        <w:r w:rsidR="00DE07AC">
          <w:rPr>
            <w:rFonts w:hint="eastAsia"/>
          </w:rPr>
          <w:t>，但将置为状态无效以保留痕迹，想恢复</w:t>
        </w:r>
      </w:ins>
      <w:ins w:id="2813" w:author="think" w:date="2017-02-16T00:05:00Z">
        <w:r w:rsidR="00DE07AC">
          <w:rPr>
            <w:rFonts w:hint="eastAsia"/>
          </w:rPr>
          <w:t>只能重新使用</w:t>
        </w:r>
        <w:r w:rsidR="00DE07AC">
          <w:t>POST</w:t>
        </w:r>
        <w:r w:rsidR="00DE07AC">
          <w:rPr>
            <w:rFonts w:hint="eastAsia"/>
          </w:rPr>
          <w:t>进行新增。</w:t>
        </w:r>
      </w:ins>
    </w:p>
    <w:p w14:paraId="67528B2F" w14:textId="2A171F37" w:rsidR="003F1EE6" w:rsidRDefault="003F1EE6" w:rsidP="003F1EE6">
      <w:pPr>
        <w:pStyle w:val="3"/>
        <w:rPr>
          <w:ins w:id="2814" w:author="think" w:date="2017-02-16T23:27:00Z"/>
        </w:rPr>
      </w:pPr>
      <w:ins w:id="2815" w:author="think" w:date="2017-02-16T23:27:00Z">
        <w:r>
          <w:rPr>
            <w:rFonts w:hint="eastAsia"/>
          </w:rPr>
          <w:t>状态码</w:t>
        </w:r>
      </w:ins>
    </w:p>
    <w:p w14:paraId="5545F3EF" w14:textId="77777777" w:rsidR="003F1EE6" w:rsidRPr="003F1EE6" w:rsidRDefault="003F1EE6" w:rsidP="003F1EE6">
      <w:pPr>
        <w:pStyle w:val="a7"/>
        <w:numPr>
          <w:ilvl w:val="0"/>
          <w:numId w:val="10"/>
        </w:numPr>
        <w:ind w:firstLineChars="0"/>
        <w:rPr>
          <w:ins w:id="2816" w:author="think" w:date="2017-02-16T23:27:00Z"/>
          <w:rPrChange w:id="2817" w:author="think" w:date="2017-02-16T23:27:00Z">
            <w:rPr>
              <w:ins w:id="2818" w:author="think" w:date="2017-02-16T23:27:00Z"/>
              <w:rFonts w:ascii="微软雅黑" w:eastAsia="微软雅黑" w:hAnsi="微软雅黑"/>
              <w:color w:val="574C4C"/>
              <w:sz w:val="27"/>
            </w:rPr>
          </w:rPrChange>
        </w:rPr>
        <w:pPrChange w:id="2819" w:author="think" w:date="2017-02-16T23:27:00Z">
          <w:pPr>
            <w:pStyle w:val="3"/>
            <w:pBdr>
              <w:bottom w:val="single" w:sz="6" w:space="4" w:color="DDDDDD"/>
            </w:pBdr>
            <w:shd w:val="clear" w:color="auto" w:fill="FFFFFF"/>
            <w:spacing w:before="375" w:after="0"/>
            <w:textAlignment w:val="baseline"/>
          </w:pPr>
        </w:pPrChange>
      </w:pPr>
      <w:ins w:id="2820" w:author="think" w:date="2017-02-16T23:27:00Z">
        <w:r w:rsidRPr="003F1EE6">
          <w:rPr>
            <w:rFonts w:hint="eastAsia"/>
            <w:rPrChange w:id="2821" w:author="think" w:date="2017-02-16T23:27:00Z">
              <w:rPr>
                <w:rFonts w:ascii="微软雅黑" w:eastAsia="微软雅黑" w:hAnsi="微软雅黑" w:hint="eastAsia"/>
                <w:color w:val="574C4C"/>
              </w:rPr>
            </w:rPrChange>
          </w:rPr>
          <w:t>成功</w:t>
        </w:r>
      </w:ins>
    </w:p>
    <w:tbl>
      <w:tblPr>
        <w:tblW w:w="5000" w:type="pct"/>
        <w:tblBorders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  <w:tblPrChange w:id="2822" w:author="think" w:date="2017-02-16T23:27:00Z">
          <w:tblPr>
            <w:tblW w:w="11753" w:type="dxa"/>
            <w:tbl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blBorders>
            <w:shd w:val="clear" w:color="auto" w:fill="FFFFFF"/>
            <w:tblCellMar>
              <w:left w:w="0" w:type="dxa"/>
              <w:right w:w="0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1520"/>
        <w:gridCol w:w="2058"/>
        <w:gridCol w:w="4712"/>
        <w:tblGridChange w:id="2823">
          <w:tblGrid>
            <w:gridCol w:w="2155"/>
            <w:gridCol w:w="2916"/>
            <w:gridCol w:w="6682"/>
          </w:tblGrid>
        </w:tblGridChange>
      </w:tblGrid>
      <w:tr w:rsidR="003F1EE6" w14:paraId="2BC2F3FF" w14:textId="77777777" w:rsidTr="009B7AE9">
        <w:trPr>
          <w:trHeight w:val="525"/>
          <w:tblHeader/>
          <w:ins w:id="2824" w:author="think" w:date="2017-02-16T23:27:00Z"/>
          <w:trPrChange w:id="2825" w:author="think" w:date="2017-02-16T23:27:00Z">
            <w:trPr>
              <w:trHeight w:val="525"/>
              <w:tblHeader/>
            </w:trPr>
          </w:trPrChange>
        </w:trPr>
        <w:tc>
          <w:tcPr>
            <w:tcW w:w="917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8F8F8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826" w:author="think" w:date="2017-02-16T23:27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8F8F8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77ABF1BC" w14:textId="77777777" w:rsidR="003F1EE6" w:rsidRDefault="003F1EE6">
            <w:pPr>
              <w:jc w:val="center"/>
              <w:rPr>
                <w:ins w:id="2827" w:author="think" w:date="2017-02-16T23:27:00Z"/>
                <w:rFonts w:ascii="微软雅黑" w:eastAsia="微软雅黑" w:hAnsi="微软雅黑" w:hint="eastAsia"/>
                <w:b/>
                <w:bCs/>
                <w:sz w:val="21"/>
                <w:szCs w:val="21"/>
              </w:rPr>
            </w:pPr>
            <w:ins w:id="2828" w:author="think" w:date="2017-02-16T23:27:00Z">
              <w:r>
                <w:rPr>
                  <w:rFonts w:ascii="微软雅黑" w:eastAsia="微软雅黑" w:hAnsi="微软雅黑" w:hint="eastAsia"/>
                  <w:b/>
                  <w:bCs/>
                  <w:sz w:val="21"/>
                  <w:szCs w:val="21"/>
                </w:rPr>
                <w:t>Code</w:t>
              </w:r>
            </w:ins>
          </w:p>
        </w:tc>
        <w:tc>
          <w:tcPr>
            <w:tcW w:w="1241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8F8F8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829" w:author="think" w:date="2017-02-16T23:27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8F8F8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1A65B84E" w14:textId="77777777" w:rsidR="003F1EE6" w:rsidRDefault="003F1EE6">
            <w:pPr>
              <w:jc w:val="center"/>
              <w:rPr>
                <w:ins w:id="2830" w:author="think" w:date="2017-02-16T23:27:00Z"/>
                <w:rFonts w:ascii="微软雅黑" w:eastAsia="微软雅黑" w:hAnsi="微软雅黑" w:hint="eastAsia"/>
                <w:b/>
                <w:bCs/>
                <w:sz w:val="21"/>
                <w:szCs w:val="21"/>
              </w:rPr>
            </w:pPr>
            <w:ins w:id="2831" w:author="think" w:date="2017-02-16T23:27:00Z">
              <w:r>
                <w:rPr>
                  <w:rFonts w:ascii="微软雅黑" w:eastAsia="微软雅黑" w:hAnsi="微软雅黑" w:hint="eastAsia"/>
                  <w:b/>
                  <w:bCs/>
                  <w:sz w:val="21"/>
                  <w:szCs w:val="21"/>
                </w:rPr>
                <w:t>Method</w:t>
              </w:r>
            </w:ins>
          </w:p>
        </w:tc>
        <w:tc>
          <w:tcPr>
            <w:tcW w:w="2843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8F8F8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832" w:author="think" w:date="2017-02-16T23:27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8F8F8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4B5C3751" w14:textId="77777777" w:rsidR="003F1EE6" w:rsidRDefault="003F1EE6">
            <w:pPr>
              <w:jc w:val="center"/>
              <w:rPr>
                <w:ins w:id="2833" w:author="think" w:date="2017-02-16T23:27:00Z"/>
                <w:rFonts w:ascii="微软雅黑" w:eastAsia="微软雅黑" w:hAnsi="微软雅黑" w:hint="eastAsia"/>
                <w:b/>
                <w:bCs/>
                <w:sz w:val="21"/>
                <w:szCs w:val="21"/>
              </w:rPr>
            </w:pPr>
            <w:ins w:id="2834" w:author="think" w:date="2017-02-16T23:27:00Z">
              <w:r>
                <w:rPr>
                  <w:rFonts w:ascii="微软雅黑" w:eastAsia="微软雅黑" w:hAnsi="微软雅黑" w:hint="eastAsia"/>
                  <w:b/>
                  <w:bCs/>
                  <w:sz w:val="21"/>
                  <w:szCs w:val="21"/>
                </w:rPr>
                <w:t>Describe</w:t>
              </w:r>
            </w:ins>
          </w:p>
        </w:tc>
      </w:tr>
      <w:tr w:rsidR="003F1EE6" w14:paraId="5D14662E" w14:textId="77777777" w:rsidTr="009B7AE9">
        <w:trPr>
          <w:trHeight w:val="525"/>
          <w:ins w:id="2835" w:author="think" w:date="2017-02-16T23:27:00Z"/>
          <w:trPrChange w:id="2836" w:author="think" w:date="2017-02-16T23:27:00Z">
            <w:trPr>
              <w:trHeight w:val="525"/>
            </w:trPr>
          </w:trPrChange>
        </w:trPr>
        <w:tc>
          <w:tcPr>
            <w:tcW w:w="917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837" w:author="think" w:date="2017-02-16T23:27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711741BE" w14:textId="77777777" w:rsidR="003F1EE6" w:rsidRDefault="003F1EE6">
            <w:pPr>
              <w:jc w:val="left"/>
              <w:rPr>
                <w:ins w:id="2838" w:author="think" w:date="2017-02-16T23:27:00Z"/>
                <w:rFonts w:ascii="微软雅黑" w:eastAsia="微软雅黑" w:hAnsi="微软雅黑" w:hint="eastAsia"/>
                <w:sz w:val="21"/>
                <w:szCs w:val="21"/>
              </w:rPr>
            </w:pPr>
            <w:ins w:id="2839" w:author="think" w:date="2017-02-16T23:27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200</w:t>
              </w:r>
            </w:ins>
          </w:p>
        </w:tc>
        <w:tc>
          <w:tcPr>
            <w:tcW w:w="1241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840" w:author="think" w:date="2017-02-16T23:27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24421A80" w14:textId="77777777" w:rsidR="003F1EE6" w:rsidRDefault="003F1EE6">
            <w:pPr>
              <w:rPr>
                <w:ins w:id="2841" w:author="think" w:date="2017-02-16T23:27:00Z"/>
                <w:rFonts w:ascii="微软雅黑" w:eastAsia="微软雅黑" w:hAnsi="微软雅黑" w:hint="eastAsia"/>
                <w:sz w:val="21"/>
                <w:szCs w:val="21"/>
              </w:rPr>
            </w:pPr>
            <w:ins w:id="2842" w:author="think" w:date="2017-02-16T23:27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ALL</w:t>
              </w:r>
            </w:ins>
          </w:p>
        </w:tc>
        <w:tc>
          <w:tcPr>
            <w:tcW w:w="2843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843" w:author="think" w:date="2017-02-16T23:27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16FF5960" w14:textId="77777777" w:rsidR="003F1EE6" w:rsidRDefault="003F1EE6">
            <w:pPr>
              <w:rPr>
                <w:ins w:id="2844" w:author="think" w:date="2017-02-16T23:27:00Z"/>
                <w:rFonts w:ascii="微软雅黑" w:eastAsia="微软雅黑" w:hAnsi="微软雅黑" w:hint="eastAsia"/>
                <w:sz w:val="21"/>
                <w:szCs w:val="21"/>
              </w:rPr>
            </w:pPr>
            <w:ins w:id="2845" w:author="think" w:date="2017-02-16T23:27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请求成功并返回实体资源</w:t>
              </w:r>
            </w:ins>
          </w:p>
        </w:tc>
      </w:tr>
      <w:tr w:rsidR="003F1EE6" w14:paraId="14171CB7" w14:textId="77777777" w:rsidTr="009B7AE9">
        <w:trPr>
          <w:trHeight w:val="525"/>
          <w:ins w:id="2846" w:author="think" w:date="2017-02-16T23:27:00Z"/>
          <w:trPrChange w:id="2847" w:author="think" w:date="2017-02-16T23:27:00Z">
            <w:trPr>
              <w:trHeight w:val="525"/>
            </w:trPr>
          </w:trPrChange>
        </w:trPr>
        <w:tc>
          <w:tcPr>
            <w:tcW w:w="917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848" w:author="think" w:date="2017-02-16T23:27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72A0D64A" w14:textId="77777777" w:rsidR="003F1EE6" w:rsidRDefault="003F1EE6">
            <w:pPr>
              <w:rPr>
                <w:ins w:id="2849" w:author="think" w:date="2017-02-16T23:27:00Z"/>
                <w:rFonts w:ascii="微软雅黑" w:eastAsia="微软雅黑" w:hAnsi="微软雅黑" w:hint="eastAsia"/>
                <w:sz w:val="21"/>
                <w:szCs w:val="21"/>
              </w:rPr>
            </w:pPr>
            <w:ins w:id="2850" w:author="think" w:date="2017-02-16T23:27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201</w:t>
              </w:r>
            </w:ins>
          </w:p>
        </w:tc>
        <w:tc>
          <w:tcPr>
            <w:tcW w:w="1241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851" w:author="think" w:date="2017-02-16T23:27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1F49BE16" w14:textId="77777777" w:rsidR="003F1EE6" w:rsidRDefault="003F1EE6">
            <w:pPr>
              <w:rPr>
                <w:ins w:id="2852" w:author="think" w:date="2017-02-16T23:27:00Z"/>
                <w:rFonts w:ascii="微软雅黑" w:eastAsia="微软雅黑" w:hAnsi="微软雅黑" w:hint="eastAsia"/>
                <w:sz w:val="21"/>
                <w:szCs w:val="21"/>
              </w:rPr>
            </w:pPr>
            <w:ins w:id="2853" w:author="think" w:date="2017-02-16T23:27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POST</w:t>
              </w:r>
            </w:ins>
          </w:p>
        </w:tc>
        <w:tc>
          <w:tcPr>
            <w:tcW w:w="2843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854" w:author="think" w:date="2017-02-16T23:27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6B0E065D" w14:textId="77777777" w:rsidR="003F1EE6" w:rsidRDefault="003F1EE6">
            <w:pPr>
              <w:rPr>
                <w:ins w:id="2855" w:author="think" w:date="2017-02-16T23:27:00Z"/>
                <w:rFonts w:ascii="微软雅黑" w:eastAsia="微软雅黑" w:hAnsi="微软雅黑" w:hint="eastAsia"/>
                <w:sz w:val="21"/>
                <w:szCs w:val="21"/>
              </w:rPr>
            </w:pPr>
            <w:ins w:id="2856" w:author="think" w:date="2017-02-16T23:27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创建资源成功</w:t>
              </w:r>
            </w:ins>
          </w:p>
        </w:tc>
      </w:tr>
    </w:tbl>
    <w:p w14:paraId="55B566EE" w14:textId="2F15F7DA" w:rsidR="003F1EE6" w:rsidRPr="003F1EE6" w:rsidRDefault="00B13E01" w:rsidP="003F1EE6">
      <w:pPr>
        <w:pStyle w:val="a7"/>
        <w:numPr>
          <w:ilvl w:val="0"/>
          <w:numId w:val="10"/>
        </w:numPr>
        <w:ind w:firstLineChars="0"/>
        <w:rPr>
          <w:ins w:id="2857" w:author="think" w:date="2017-02-16T23:27:00Z"/>
          <w:rFonts w:hint="eastAsia"/>
          <w:rPrChange w:id="2858" w:author="think" w:date="2017-02-16T23:27:00Z">
            <w:rPr>
              <w:ins w:id="2859" w:author="think" w:date="2017-02-16T23:27:00Z"/>
              <w:rFonts w:ascii="微软雅黑" w:eastAsia="微软雅黑" w:hAnsi="微软雅黑" w:hint="eastAsia"/>
              <w:color w:val="574C4C"/>
              <w:sz w:val="27"/>
              <w:szCs w:val="27"/>
            </w:rPr>
          </w:rPrChange>
        </w:rPr>
        <w:pPrChange w:id="2860" w:author="think" w:date="2017-02-16T23:27:00Z">
          <w:pPr>
            <w:pStyle w:val="3"/>
            <w:pBdr>
              <w:bottom w:val="single" w:sz="6" w:space="4" w:color="DDDDDD"/>
            </w:pBdr>
            <w:shd w:val="clear" w:color="auto" w:fill="FFFFFF"/>
            <w:spacing w:before="375" w:after="0"/>
            <w:textAlignment w:val="baseline"/>
          </w:pPr>
        </w:pPrChange>
      </w:pPr>
      <w:ins w:id="2861" w:author="think" w:date="2017-02-16T23:29:00Z">
        <w:r>
          <w:rPr>
            <w:rFonts w:hint="eastAsia"/>
          </w:rPr>
          <w:t>资源</w:t>
        </w:r>
      </w:ins>
      <w:ins w:id="2862" w:author="think" w:date="2017-02-16T23:27:00Z">
        <w:r w:rsidR="003F1EE6" w:rsidRPr="003F1EE6">
          <w:rPr>
            <w:rFonts w:hint="eastAsia"/>
            <w:rPrChange w:id="2863" w:author="think" w:date="2017-02-16T23:27:00Z">
              <w:rPr>
                <w:rFonts w:ascii="微软雅黑" w:eastAsia="微软雅黑" w:hAnsi="微软雅黑" w:hint="eastAsia"/>
                <w:color w:val="574C4C"/>
              </w:rPr>
            </w:rPrChange>
          </w:rPr>
          <w:t>错误</w:t>
        </w:r>
      </w:ins>
    </w:p>
    <w:tbl>
      <w:tblPr>
        <w:tblW w:w="5000" w:type="pct"/>
        <w:tblBorders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  <w:tblPrChange w:id="2864" w:author="think" w:date="2017-02-16T23:28:00Z">
          <w:tblPr>
            <w:tblW w:w="11753" w:type="dxa"/>
            <w:tbl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blBorders>
            <w:shd w:val="clear" w:color="auto" w:fill="FFFFFF"/>
            <w:tblCellMar>
              <w:left w:w="0" w:type="dxa"/>
              <w:right w:w="0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842"/>
        <w:gridCol w:w="1139"/>
        <w:gridCol w:w="6309"/>
        <w:tblGridChange w:id="2865">
          <w:tblGrid>
            <w:gridCol w:w="884"/>
            <w:gridCol w:w="1197"/>
            <w:gridCol w:w="9672"/>
          </w:tblGrid>
        </w:tblGridChange>
      </w:tblGrid>
      <w:tr w:rsidR="003F1EE6" w14:paraId="4E35C18F" w14:textId="77777777" w:rsidTr="009B7AE9">
        <w:trPr>
          <w:trHeight w:val="525"/>
          <w:tblHeader/>
          <w:ins w:id="2866" w:author="think" w:date="2017-02-16T23:27:00Z"/>
          <w:trPrChange w:id="2867" w:author="think" w:date="2017-02-16T23:28:00Z">
            <w:trPr>
              <w:trHeight w:val="525"/>
              <w:tblHeader/>
            </w:trPr>
          </w:trPrChange>
        </w:trPr>
        <w:tc>
          <w:tcPr>
            <w:tcW w:w="376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8F8F8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868" w:author="think" w:date="2017-02-16T23:28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8F8F8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2B3A991F" w14:textId="77777777" w:rsidR="003F1EE6" w:rsidRDefault="003F1EE6">
            <w:pPr>
              <w:jc w:val="center"/>
              <w:rPr>
                <w:ins w:id="2869" w:author="think" w:date="2017-02-16T23:27:00Z"/>
                <w:rFonts w:ascii="微软雅黑" w:eastAsia="微软雅黑" w:hAnsi="微软雅黑" w:hint="eastAsia"/>
                <w:b/>
                <w:bCs/>
                <w:sz w:val="21"/>
                <w:szCs w:val="21"/>
              </w:rPr>
            </w:pPr>
            <w:ins w:id="2870" w:author="think" w:date="2017-02-16T23:27:00Z">
              <w:r>
                <w:rPr>
                  <w:rFonts w:ascii="微软雅黑" w:eastAsia="微软雅黑" w:hAnsi="微软雅黑" w:hint="eastAsia"/>
                  <w:b/>
                  <w:bCs/>
                  <w:sz w:val="21"/>
                  <w:szCs w:val="21"/>
                </w:rPr>
                <w:t>Code</w:t>
              </w:r>
            </w:ins>
          </w:p>
        </w:tc>
        <w:tc>
          <w:tcPr>
            <w:tcW w:w="509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8F8F8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871" w:author="think" w:date="2017-02-16T23:28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8F8F8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0210F9E1" w14:textId="77777777" w:rsidR="003F1EE6" w:rsidRDefault="003F1EE6">
            <w:pPr>
              <w:jc w:val="center"/>
              <w:rPr>
                <w:ins w:id="2872" w:author="think" w:date="2017-02-16T23:27:00Z"/>
                <w:rFonts w:ascii="微软雅黑" w:eastAsia="微软雅黑" w:hAnsi="微软雅黑" w:hint="eastAsia"/>
                <w:b/>
                <w:bCs/>
                <w:sz w:val="21"/>
                <w:szCs w:val="21"/>
              </w:rPr>
            </w:pPr>
            <w:ins w:id="2873" w:author="think" w:date="2017-02-16T23:27:00Z">
              <w:r>
                <w:rPr>
                  <w:rFonts w:ascii="微软雅黑" w:eastAsia="微软雅黑" w:hAnsi="微软雅黑" w:hint="eastAsia"/>
                  <w:b/>
                  <w:bCs/>
                  <w:sz w:val="21"/>
                  <w:szCs w:val="21"/>
                </w:rPr>
                <w:t>Method</w:t>
              </w:r>
            </w:ins>
          </w:p>
        </w:tc>
        <w:tc>
          <w:tcPr>
            <w:tcW w:w="4115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8F8F8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874" w:author="think" w:date="2017-02-16T23:28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8F8F8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604EE861" w14:textId="77777777" w:rsidR="003F1EE6" w:rsidRDefault="003F1EE6">
            <w:pPr>
              <w:jc w:val="center"/>
              <w:rPr>
                <w:ins w:id="2875" w:author="think" w:date="2017-02-16T23:27:00Z"/>
                <w:rFonts w:ascii="微软雅黑" w:eastAsia="微软雅黑" w:hAnsi="微软雅黑" w:hint="eastAsia"/>
                <w:b/>
                <w:bCs/>
                <w:sz w:val="21"/>
                <w:szCs w:val="21"/>
              </w:rPr>
            </w:pPr>
            <w:ins w:id="2876" w:author="think" w:date="2017-02-16T23:27:00Z">
              <w:r>
                <w:rPr>
                  <w:rFonts w:ascii="微软雅黑" w:eastAsia="微软雅黑" w:hAnsi="微软雅黑" w:hint="eastAsia"/>
                  <w:b/>
                  <w:bCs/>
                  <w:sz w:val="21"/>
                  <w:szCs w:val="21"/>
                </w:rPr>
                <w:t>Describe</w:t>
              </w:r>
            </w:ins>
          </w:p>
        </w:tc>
      </w:tr>
      <w:tr w:rsidR="003F1EE6" w14:paraId="177A96FA" w14:textId="77777777" w:rsidTr="009B7AE9">
        <w:trPr>
          <w:trHeight w:val="525"/>
          <w:ins w:id="2877" w:author="think" w:date="2017-02-16T23:27:00Z"/>
          <w:trPrChange w:id="2878" w:author="think" w:date="2017-02-16T23:28:00Z">
            <w:trPr>
              <w:trHeight w:val="525"/>
            </w:trPr>
          </w:trPrChange>
        </w:trPr>
        <w:tc>
          <w:tcPr>
            <w:tcW w:w="376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879" w:author="think" w:date="2017-02-16T23:28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7F4F6024" w14:textId="77777777" w:rsidR="003F1EE6" w:rsidRDefault="003F1EE6">
            <w:pPr>
              <w:jc w:val="left"/>
              <w:rPr>
                <w:ins w:id="2880" w:author="think" w:date="2017-02-16T23:27:00Z"/>
                <w:rFonts w:ascii="微软雅黑" w:eastAsia="微软雅黑" w:hAnsi="微软雅黑" w:hint="eastAsia"/>
                <w:sz w:val="21"/>
                <w:szCs w:val="21"/>
              </w:rPr>
            </w:pPr>
            <w:ins w:id="2881" w:author="think" w:date="2017-02-16T23:27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400</w:t>
              </w:r>
            </w:ins>
          </w:p>
        </w:tc>
        <w:tc>
          <w:tcPr>
            <w:tcW w:w="509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882" w:author="think" w:date="2017-02-16T23:28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23283313" w14:textId="77777777" w:rsidR="003F1EE6" w:rsidRDefault="003F1EE6">
            <w:pPr>
              <w:rPr>
                <w:ins w:id="2883" w:author="think" w:date="2017-02-16T23:27:00Z"/>
                <w:rFonts w:ascii="微软雅黑" w:eastAsia="微软雅黑" w:hAnsi="微软雅黑" w:hint="eastAsia"/>
                <w:sz w:val="21"/>
                <w:szCs w:val="21"/>
              </w:rPr>
            </w:pPr>
            <w:ins w:id="2884" w:author="think" w:date="2017-02-16T23:27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ALL</w:t>
              </w:r>
            </w:ins>
          </w:p>
        </w:tc>
        <w:tc>
          <w:tcPr>
            <w:tcW w:w="4115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885" w:author="think" w:date="2017-02-16T23:28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583C2C41" w14:textId="77777777" w:rsidR="003F1EE6" w:rsidRDefault="003F1EE6">
            <w:pPr>
              <w:rPr>
                <w:ins w:id="2886" w:author="think" w:date="2017-02-16T23:27:00Z"/>
                <w:rFonts w:ascii="微软雅黑" w:eastAsia="微软雅黑" w:hAnsi="微软雅黑" w:hint="eastAsia"/>
                <w:sz w:val="21"/>
                <w:szCs w:val="21"/>
              </w:rPr>
            </w:pPr>
            <w:ins w:id="2887" w:author="think" w:date="2017-02-16T23:27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一般是参数错误</w:t>
              </w:r>
            </w:ins>
          </w:p>
        </w:tc>
      </w:tr>
      <w:tr w:rsidR="003F1EE6" w14:paraId="5CC1E6BE" w14:textId="77777777" w:rsidTr="009B7AE9">
        <w:trPr>
          <w:trHeight w:val="525"/>
          <w:ins w:id="2888" w:author="think" w:date="2017-02-16T23:27:00Z"/>
          <w:trPrChange w:id="2889" w:author="think" w:date="2017-02-16T23:28:00Z">
            <w:trPr>
              <w:trHeight w:val="525"/>
            </w:trPr>
          </w:trPrChange>
        </w:trPr>
        <w:tc>
          <w:tcPr>
            <w:tcW w:w="376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890" w:author="think" w:date="2017-02-16T23:28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54FEB4BC" w14:textId="77777777" w:rsidR="003F1EE6" w:rsidRDefault="003F1EE6">
            <w:pPr>
              <w:rPr>
                <w:ins w:id="2891" w:author="think" w:date="2017-02-16T23:27:00Z"/>
                <w:rFonts w:ascii="微软雅黑" w:eastAsia="微软雅黑" w:hAnsi="微软雅黑" w:hint="eastAsia"/>
                <w:sz w:val="21"/>
                <w:szCs w:val="21"/>
              </w:rPr>
            </w:pPr>
            <w:ins w:id="2892" w:author="think" w:date="2017-02-16T23:27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401</w:t>
              </w:r>
            </w:ins>
          </w:p>
        </w:tc>
        <w:tc>
          <w:tcPr>
            <w:tcW w:w="509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893" w:author="think" w:date="2017-02-16T23:28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4A6867D0" w14:textId="77777777" w:rsidR="003F1EE6" w:rsidRDefault="003F1EE6">
            <w:pPr>
              <w:rPr>
                <w:ins w:id="2894" w:author="think" w:date="2017-02-16T23:27:00Z"/>
                <w:rFonts w:ascii="微软雅黑" w:eastAsia="微软雅黑" w:hAnsi="微软雅黑" w:hint="eastAsia"/>
                <w:sz w:val="21"/>
                <w:szCs w:val="21"/>
              </w:rPr>
            </w:pPr>
            <w:ins w:id="2895" w:author="think" w:date="2017-02-16T23:27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ALL</w:t>
              </w:r>
            </w:ins>
          </w:p>
        </w:tc>
        <w:tc>
          <w:tcPr>
            <w:tcW w:w="4115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896" w:author="think" w:date="2017-02-16T23:28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22637666" w14:textId="12CBCC25" w:rsidR="003F1EE6" w:rsidRDefault="003F1EE6">
            <w:pPr>
              <w:rPr>
                <w:ins w:id="2897" w:author="think" w:date="2017-02-16T23:27:00Z"/>
                <w:rFonts w:ascii="微软雅黑" w:eastAsia="微软雅黑" w:hAnsi="微软雅黑" w:hint="eastAsia"/>
                <w:sz w:val="21"/>
                <w:szCs w:val="21"/>
              </w:rPr>
            </w:pPr>
            <w:ins w:id="2898" w:author="think" w:date="2017-02-16T23:27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一般用户</w:t>
              </w:r>
            </w:ins>
            <w:ins w:id="2899" w:author="think" w:date="2017-02-16T23:28:00Z">
              <w:r w:rsidR="00B1539A">
                <w:rPr>
                  <w:rFonts w:ascii="微软雅黑" w:eastAsia="微软雅黑" w:hAnsi="微软雅黑" w:hint="eastAsia"/>
                  <w:sz w:val="21"/>
                  <w:szCs w:val="21"/>
                </w:rPr>
                <w:t>未登录</w:t>
              </w:r>
            </w:ins>
          </w:p>
        </w:tc>
      </w:tr>
      <w:tr w:rsidR="003F1EE6" w14:paraId="66ED90E0" w14:textId="77777777" w:rsidTr="009B7AE9">
        <w:trPr>
          <w:trHeight w:val="525"/>
          <w:ins w:id="2900" w:author="think" w:date="2017-02-16T23:27:00Z"/>
          <w:trPrChange w:id="2901" w:author="think" w:date="2017-02-16T23:28:00Z">
            <w:trPr>
              <w:trHeight w:val="525"/>
            </w:trPr>
          </w:trPrChange>
        </w:trPr>
        <w:tc>
          <w:tcPr>
            <w:tcW w:w="376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902" w:author="think" w:date="2017-02-16T23:28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15BDF000" w14:textId="77777777" w:rsidR="003F1EE6" w:rsidRDefault="003F1EE6">
            <w:pPr>
              <w:rPr>
                <w:ins w:id="2903" w:author="think" w:date="2017-02-16T23:27:00Z"/>
                <w:rFonts w:ascii="微软雅黑" w:eastAsia="微软雅黑" w:hAnsi="微软雅黑" w:hint="eastAsia"/>
                <w:sz w:val="21"/>
                <w:szCs w:val="21"/>
              </w:rPr>
            </w:pPr>
            <w:ins w:id="2904" w:author="think" w:date="2017-02-16T23:27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403</w:t>
              </w:r>
            </w:ins>
          </w:p>
        </w:tc>
        <w:tc>
          <w:tcPr>
            <w:tcW w:w="509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905" w:author="think" w:date="2017-02-16T23:28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32ACF5D6" w14:textId="77777777" w:rsidR="003F1EE6" w:rsidRDefault="003F1EE6">
            <w:pPr>
              <w:rPr>
                <w:ins w:id="2906" w:author="think" w:date="2017-02-16T23:27:00Z"/>
                <w:rFonts w:ascii="微软雅黑" w:eastAsia="微软雅黑" w:hAnsi="微软雅黑" w:hint="eastAsia"/>
                <w:sz w:val="21"/>
                <w:szCs w:val="21"/>
              </w:rPr>
            </w:pPr>
            <w:ins w:id="2907" w:author="think" w:date="2017-02-16T23:27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ALL</w:t>
              </w:r>
            </w:ins>
          </w:p>
        </w:tc>
        <w:tc>
          <w:tcPr>
            <w:tcW w:w="4115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908" w:author="think" w:date="2017-02-16T23:28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305FD14F" w14:textId="77777777" w:rsidR="003F1EE6" w:rsidRDefault="003F1EE6">
            <w:pPr>
              <w:rPr>
                <w:ins w:id="2909" w:author="think" w:date="2017-02-16T23:27:00Z"/>
                <w:rFonts w:ascii="微软雅黑" w:eastAsia="微软雅黑" w:hAnsi="微软雅黑" w:hint="eastAsia"/>
                <w:sz w:val="21"/>
                <w:szCs w:val="21"/>
              </w:rPr>
            </w:pPr>
            <w:ins w:id="2910" w:author="think" w:date="2017-02-16T23:27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一般用户权限校验失败</w:t>
              </w:r>
            </w:ins>
          </w:p>
        </w:tc>
      </w:tr>
      <w:tr w:rsidR="003F1EE6" w14:paraId="48C64501" w14:textId="77777777" w:rsidTr="009B7AE9">
        <w:trPr>
          <w:trHeight w:val="525"/>
          <w:ins w:id="2911" w:author="think" w:date="2017-02-16T23:27:00Z"/>
          <w:trPrChange w:id="2912" w:author="think" w:date="2017-02-16T23:28:00Z">
            <w:trPr>
              <w:trHeight w:val="525"/>
            </w:trPr>
          </w:trPrChange>
        </w:trPr>
        <w:tc>
          <w:tcPr>
            <w:tcW w:w="376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913" w:author="think" w:date="2017-02-16T23:28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42DBBEA9" w14:textId="77777777" w:rsidR="003F1EE6" w:rsidRDefault="003F1EE6">
            <w:pPr>
              <w:rPr>
                <w:ins w:id="2914" w:author="think" w:date="2017-02-16T23:27:00Z"/>
                <w:rFonts w:ascii="微软雅黑" w:eastAsia="微软雅黑" w:hAnsi="微软雅黑" w:hint="eastAsia"/>
                <w:sz w:val="21"/>
                <w:szCs w:val="21"/>
              </w:rPr>
            </w:pPr>
            <w:ins w:id="2915" w:author="think" w:date="2017-02-16T23:27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404</w:t>
              </w:r>
            </w:ins>
          </w:p>
        </w:tc>
        <w:tc>
          <w:tcPr>
            <w:tcW w:w="509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916" w:author="think" w:date="2017-02-16T23:28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032E38B5" w14:textId="77777777" w:rsidR="003F1EE6" w:rsidRDefault="003F1EE6">
            <w:pPr>
              <w:rPr>
                <w:ins w:id="2917" w:author="think" w:date="2017-02-16T23:27:00Z"/>
                <w:rFonts w:ascii="微软雅黑" w:eastAsia="微软雅黑" w:hAnsi="微软雅黑" w:hint="eastAsia"/>
                <w:sz w:val="21"/>
                <w:szCs w:val="21"/>
              </w:rPr>
            </w:pPr>
            <w:ins w:id="2918" w:author="think" w:date="2017-02-16T23:27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ALL</w:t>
              </w:r>
            </w:ins>
          </w:p>
        </w:tc>
        <w:tc>
          <w:tcPr>
            <w:tcW w:w="4115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919" w:author="think" w:date="2017-02-16T23:28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1F422D08" w14:textId="64E04DE4" w:rsidR="003F1EE6" w:rsidRDefault="003F1EE6">
            <w:pPr>
              <w:rPr>
                <w:ins w:id="2920" w:author="think" w:date="2017-02-16T23:27:00Z"/>
                <w:rFonts w:ascii="微软雅黑" w:eastAsia="微软雅黑" w:hAnsi="微软雅黑" w:hint="eastAsia"/>
                <w:sz w:val="21"/>
                <w:szCs w:val="21"/>
              </w:rPr>
            </w:pPr>
            <w:ins w:id="2921" w:author="think" w:date="2017-02-16T23:27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资源不存在</w:t>
              </w:r>
            </w:ins>
          </w:p>
        </w:tc>
      </w:tr>
      <w:tr w:rsidR="003F1EE6" w14:paraId="0094A281" w14:textId="77777777" w:rsidTr="009B7AE9">
        <w:trPr>
          <w:trHeight w:val="525"/>
          <w:ins w:id="2922" w:author="think" w:date="2017-02-16T23:27:00Z"/>
          <w:trPrChange w:id="2923" w:author="think" w:date="2017-02-16T23:28:00Z">
            <w:trPr>
              <w:trHeight w:val="525"/>
            </w:trPr>
          </w:trPrChange>
        </w:trPr>
        <w:tc>
          <w:tcPr>
            <w:tcW w:w="376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924" w:author="think" w:date="2017-02-16T23:28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79521193" w14:textId="77777777" w:rsidR="003F1EE6" w:rsidRDefault="003F1EE6">
            <w:pPr>
              <w:rPr>
                <w:ins w:id="2925" w:author="think" w:date="2017-02-16T23:27:00Z"/>
                <w:rFonts w:ascii="微软雅黑" w:eastAsia="微软雅黑" w:hAnsi="微软雅黑" w:hint="eastAsia"/>
                <w:sz w:val="21"/>
                <w:szCs w:val="21"/>
              </w:rPr>
            </w:pPr>
            <w:ins w:id="2926" w:author="think" w:date="2017-02-16T23:27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422</w:t>
              </w:r>
            </w:ins>
          </w:p>
        </w:tc>
        <w:tc>
          <w:tcPr>
            <w:tcW w:w="509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927" w:author="think" w:date="2017-02-16T23:28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5C7928EA" w14:textId="77777777" w:rsidR="003F1EE6" w:rsidRDefault="003F1EE6">
            <w:pPr>
              <w:rPr>
                <w:ins w:id="2928" w:author="think" w:date="2017-02-16T23:27:00Z"/>
                <w:rFonts w:ascii="微软雅黑" w:eastAsia="微软雅黑" w:hAnsi="微软雅黑" w:hint="eastAsia"/>
                <w:sz w:val="21"/>
                <w:szCs w:val="21"/>
              </w:rPr>
            </w:pPr>
            <w:ins w:id="2929" w:author="think" w:date="2017-02-16T23:27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ALL</w:t>
              </w:r>
            </w:ins>
          </w:p>
        </w:tc>
        <w:tc>
          <w:tcPr>
            <w:tcW w:w="4115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930" w:author="think" w:date="2017-02-16T23:28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2F23843B" w14:textId="77777777" w:rsidR="003F1EE6" w:rsidRDefault="003F1EE6">
            <w:pPr>
              <w:rPr>
                <w:ins w:id="2931" w:author="think" w:date="2017-02-16T23:27:00Z"/>
                <w:rFonts w:ascii="微软雅黑" w:eastAsia="微软雅黑" w:hAnsi="微软雅黑" w:hint="eastAsia"/>
                <w:sz w:val="21"/>
                <w:szCs w:val="21"/>
              </w:rPr>
            </w:pPr>
            <w:ins w:id="2932" w:author="think" w:date="2017-02-16T23:27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一般是必要字段缺失或参数格式化问题</w:t>
              </w:r>
            </w:ins>
          </w:p>
        </w:tc>
      </w:tr>
    </w:tbl>
    <w:p w14:paraId="612AE4E3" w14:textId="09386810" w:rsidR="003F1EE6" w:rsidRPr="003F1EE6" w:rsidRDefault="003F1EE6" w:rsidP="003F1EE6">
      <w:pPr>
        <w:pStyle w:val="a7"/>
        <w:numPr>
          <w:ilvl w:val="0"/>
          <w:numId w:val="10"/>
        </w:numPr>
        <w:ind w:firstLineChars="0"/>
        <w:rPr>
          <w:ins w:id="2933" w:author="think" w:date="2017-02-16T23:27:00Z"/>
          <w:rFonts w:hint="eastAsia"/>
          <w:rPrChange w:id="2934" w:author="think" w:date="2017-02-16T23:27:00Z">
            <w:rPr>
              <w:ins w:id="2935" w:author="think" w:date="2017-02-16T23:27:00Z"/>
              <w:rFonts w:ascii="微软雅黑" w:eastAsia="微软雅黑" w:hAnsi="微软雅黑" w:hint="eastAsia"/>
              <w:color w:val="574C4C"/>
              <w:sz w:val="27"/>
              <w:szCs w:val="27"/>
            </w:rPr>
          </w:rPrChange>
        </w:rPr>
        <w:pPrChange w:id="2936" w:author="think" w:date="2017-02-16T23:27:00Z">
          <w:pPr>
            <w:pStyle w:val="3"/>
            <w:pBdr>
              <w:bottom w:val="single" w:sz="6" w:space="4" w:color="DDDDDD"/>
            </w:pBdr>
            <w:shd w:val="clear" w:color="auto" w:fill="FFFFFF"/>
            <w:spacing w:before="375" w:after="0"/>
            <w:textAlignment w:val="baseline"/>
          </w:pPr>
        </w:pPrChange>
      </w:pPr>
      <w:ins w:id="2937" w:author="think" w:date="2017-02-16T23:27:00Z">
        <w:r w:rsidRPr="003F1EE6">
          <w:rPr>
            <w:rFonts w:hint="eastAsia"/>
            <w:rPrChange w:id="2938" w:author="think" w:date="2017-02-16T23:27:00Z">
              <w:rPr>
                <w:rFonts w:ascii="微软雅黑" w:eastAsia="微软雅黑" w:hAnsi="微软雅黑" w:hint="eastAsia"/>
                <w:color w:val="574C4C"/>
              </w:rPr>
            </w:rPrChange>
          </w:rPr>
          <w:t>服务器</w:t>
        </w:r>
      </w:ins>
      <w:ins w:id="2939" w:author="think" w:date="2017-02-16T23:29:00Z">
        <w:r w:rsidR="000A02AB">
          <w:rPr>
            <w:rFonts w:hint="eastAsia"/>
          </w:rPr>
          <w:t>异常</w:t>
        </w:r>
      </w:ins>
      <w:ins w:id="2940" w:author="think" w:date="2017-02-16T23:27:00Z">
        <w:r w:rsidRPr="003F1EE6">
          <w:rPr>
            <w:rFonts w:hint="eastAsia"/>
            <w:rPrChange w:id="2941" w:author="think" w:date="2017-02-16T23:27:00Z">
              <w:rPr>
                <w:rFonts w:ascii="微软雅黑" w:eastAsia="微软雅黑" w:hAnsi="微软雅黑" w:hint="eastAsia"/>
                <w:color w:val="574C4C"/>
              </w:rPr>
            </w:rPrChange>
          </w:rPr>
          <w:t>错误</w:t>
        </w:r>
      </w:ins>
    </w:p>
    <w:tbl>
      <w:tblPr>
        <w:tblW w:w="5000" w:type="pct"/>
        <w:tblBorders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  <w:tblPrChange w:id="2942" w:author="think" w:date="2017-02-16T23:29:00Z">
          <w:tblPr>
            <w:tblW w:w="11753" w:type="dxa"/>
            <w:tbl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blBorders>
            <w:shd w:val="clear" w:color="auto" w:fill="FFFFFF"/>
            <w:tblCellMar>
              <w:left w:w="0" w:type="dxa"/>
              <w:right w:w="0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1884"/>
        <w:gridCol w:w="2689"/>
        <w:gridCol w:w="3717"/>
        <w:tblGridChange w:id="2943">
          <w:tblGrid>
            <w:gridCol w:w="2671"/>
            <w:gridCol w:w="3811"/>
            <w:gridCol w:w="5271"/>
          </w:tblGrid>
        </w:tblGridChange>
      </w:tblGrid>
      <w:tr w:rsidR="003F1EE6" w14:paraId="1D39FC8C" w14:textId="77777777" w:rsidTr="0062450D">
        <w:trPr>
          <w:trHeight w:val="525"/>
          <w:tblHeader/>
          <w:ins w:id="2944" w:author="think" w:date="2017-02-16T23:27:00Z"/>
          <w:trPrChange w:id="2945" w:author="think" w:date="2017-02-16T23:29:00Z">
            <w:trPr>
              <w:trHeight w:val="525"/>
              <w:tblHeader/>
            </w:trPr>
          </w:trPrChange>
        </w:trPr>
        <w:tc>
          <w:tcPr>
            <w:tcW w:w="1136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8F8F8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946" w:author="think" w:date="2017-02-16T23:29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8F8F8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459BB0E2" w14:textId="77777777" w:rsidR="003F1EE6" w:rsidRDefault="003F1EE6">
            <w:pPr>
              <w:jc w:val="center"/>
              <w:rPr>
                <w:ins w:id="2947" w:author="think" w:date="2017-02-16T23:27:00Z"/>
                <w:rFonts w:ascii="微软雅黑" w:eastAsia="微软雅黑" w:hAnsi="微软雅黑" w:hint="eastAsia"/>
                <w:b/>
                <w:bCs/>
                <w:sz w:val="21"/>
                <w:szCs w:val="21"/>
              </w:rPr>
            </w:pPr>
            <w:ins w:id="2948" w:author="think" w:date="2017-02-16T23:27:00Z">
              <w:r>
                <w:rPr>
                  <w:rFonts w:ascii="微软雅黑" w:eastAsia="微软雅黑" w:hAnsi="微软雅黑" w:hint="eastAsia"/>
                  <w:b/>
                  <w:bCs/>
                  <w:sz w:val="21"/>
                  <w:szCs w:val="21"/>
                </w:rPr>
                <w:t>CODE</w:t>
              </w:r>
            </w:ins>
          </w:p>
        </w:tc>
        <w:tc>
          <w:tcPr>
            <w:tcW w:w="1621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8F8F8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949" w:author="think" w:date="2017-02-16T23:29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8F8F8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00DD99EF" w14:textId="77777777" w:rsidR="003F1EE6" w:rsidRDefault="003F1EE6">
            <w:pPr>
              <w:jc w:val="center"/>
              <w:rPr>
                <w:ins w:id="2950" w:author="think" w:date="2017-02-16T23:27:00Z"/>
                <w:rFonts w:ascii="微软雅黑" w:eastAsia="微软雅黑" w:hAnsi="微软雅黑" w:hint="eastAsia"/>
                <w:b/>
                <w:bCs/>
                <w:sz w:val="21"/>
                <w:szCs w:val="21"/>
              </w:rPr>
            </w:pPr>
            <w:ins w:id="2951" w:author="think" w:date="2017-02-16T23:27:00Z">
              <w:r>
                <w:rPr>
                  <w:rFonts w:ascii="微软雅黑" w:eastAsia="微软雅黑" w:hAnsi="微软雅黑" w:hint="eastAsia"/>
                  <w:b/>
                  <w:bCs/>
                  <w:sz w:val="21"/>
                  <w:szCs w:val="21"/>
                </w:rPr>
                <w:t>METHOD</w:t>
              </w:r>
            </w:ins>
          </w:p>
        </w:tc>
        <w:tc>
          <w:tcPr>
            <w:tcW w:w="2242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8F8F8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952" w:author="think" w:date="2017-02-16T23:29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8F8F8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50671268" w14:textId="77777777" w:rsidR="003F1EE6" w:rsidRDefault="003F1EE6">
            <w:pPr>
              <w:jc w:val="center"/>
              <w:rPr>
                <w:ins w:id="2953" w:author="think" w:date="2017-02-16T23:27:00Z"/>
                <w:rFonts w:ascii="微软雅黑" w:eastAsia="微软雅黑" w:hAnsi="微软雅黑" w:hint="eastAsia"/>
                <w:b/>
                <w:bCs/>
                <w:sz w:val="21"/>
                <w:szCs w:val="21"/>
              </w:rPr>
            </w:pPr>
            <w:ins w:id="2954" w:author="think" w:date="2017-02-16T23:27:00Z">
              <w:r>
                <w:rPr>
                  <w:rFonts w:ascii="微软雅黑" w:eastAsia="微软雅黑" w:hAnsi="微软雅黑" w:hint="eastAsia"/>
                  <w:b/>
                  <w:bCs/>
                  <w:sz w:val="21"/>
                  <w:szCs w:val="21"/>
                </w:rPr>
                <w:t>DESCRIBE</w:t>
              </w:r>
            </w:ins>
          </w:p>
        </w:tc>
      </w:tr>
      <w:tr w:rsidR="003F1EE6" w14:paraId="3694D0EC" w14:textId="77777777" w:rsidTr="0062450D">
        <w:trPr>
          <w:trHeight w:val="525"/>
          <w:ins w:id="2955" w:author="think" w:date="2017-02-16T23:27:00Z"/>
          <w:trPrChange w:id="2956" w:author="think" w:date="2017-02-16T23:29:00Z">
            <w:trPr>
              <w:trHeight w:val="525"/>
            </w:trPr>
          </w:trPrChange>
        </w:trPr>
        <w:tc>
          <w:tcPr>
            <w:tcW w:w="1136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957" w:author="think" w:date="2017-02-16T23:29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549A40DA" w14:textId="77777777" w:rsidR="003F1EE6" w:rsidRDefault="003F1EE6">
            <w:pPr>
              <w:jc w:val="left"/>
              <w:rPr>
                <w:ins w:id="2958" w:author="think" w:date="2017-02-16T23:27:00Z"/>
                <w:rFonts w:ascii="微软雅黑" w:eastAsia="微软雅黑" w:hAnsi="微软雅黑" w:hint="eastAsia"/>
                <w:sz w:val="21"/>
                <w:szCs w:val="21"/>
              </w:rPr>
            </w:pPr>
            <w:ins w:id="2959" w:author="think" w:date="2017-02-16T23:27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500</w:t>
              </w:r>
            </w:ins>
          </w:p>
        </w:tc>
        <w:tc>
          <w:tcPr>
            <w:tcW w:w="1621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960" w:author="think" w:date="2017-02-16T23:29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3CB6DBAA" w14:textId="77777777" w:rsidR="003F1EE6" w:rsidRDefault="003F1EE6">
            <w:pPr>
              <w:rPr>
                <w:ins w:id="2961" w:author="think" w:date="2017-02-16T23:27:00Z"/>
                <w:rFonts w:ascii="微软雅黑" w:eastAsia="微软雅黑" w:hAnsi="微软雅黑" w:hint="eastAsia"/>
                <w:sz w:val="21"/>
                <w:szCs w:val="21"/>
              </w:rPr>
            </w:pPr>
            <w:ins w:id="2962" w:author="think" w:date="2017-02-16T23:27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ALL</w:t>
              </w:r>
            </w:ins>
          </w:p>
        </w:tc>
        <w:tc>
          <w:tcPr>
            <w:tcW w:w="2242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963" w:author="think" w:date="2017-02-16T23:29:00Z">
              <w:tcPr>
                <w:tcW w:w="0" w:type="auto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4E15D4E2" w14:textId="77777777" w:rsidR="003F1EE6" w:rsidRDefault="003F1EE6">
            <w:pPr>
              <w:rPr>
                <w:ins w:id="2964" w:author="think" w:date="2017-02-16T23:27:00Z"/>
                <w:rFonts w:ascii="微软雅黑" w:eastAsia="微软雅黑" w:hAnsi="微软雅黑" w:hint="eastAsia"/>
                <w:sz w:val="21"/>
                <w:szCs w:val="21"/>
              </w:rPr>
            </w:pPr>
            <w:ins w:id="2965" w:author="think" w:date="2017-02-16T23:27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服务器未知错误</w:t>
              </w:r>
            </w:ins>
          </w:p>
        </w:tc>
      </w:tr>
    </w:tbl>
    <w:p w14:paraId="54155786" w14:textId="77777777" w:rsidR="003F1EE6" w:rsidRPr="003F1EE6" w:rsidRDefault="003F1EE6" w:rsidP="003F1EE6">
      <w:pPr>
        <w:rPr>
          <w:ins w:id="2966" w:author="think" w:date="2017-02-16T23:26:00Z"/>
          <w:rFonts w:hint="eastAsia"/>
          <w:rPrChange w:id="2967" w:author="think" w:date="2017-02-16T23:27:00Z">
            <w:rPr>
              <w:ins w:id="2968" w:author="think" w:date="2017-02-16T23:26:00Z"/>
            </w:rPr>
          </w:rPrChange>
        </w:rPr>
        <w:pPrChange w:id="2969" w:author="think" w:date="2017-02-16T23:27:00Z">
          <w:pPr>
            <w:pStyle w:val="3"/>
          </w:pPr>
        </w:pPrChange>
      </w:pPr>
    </w:p>
    <w:p w14:paraId="1986D818" w14:textId="02AA8604" w:rsidR="003405CF" w:rsidRDefault="003405CF" w:rsidP="003405CF">
      <w:pPr>
        <w:pStyle w:val="3"/>
        <w:rPr>
          <w:ins w:id="2970" w:author="think" w:date="2017-02-16T23:54:00Z"/>
        </w:rPr>
      </w:pPr>
      <w:ins w:id="2971" w:author="think" w:date="2017-02-15T21:32:00Z">
        <w:r>
          <w:rPr>
            <w:rFonts w:hint="eastAsia"/>
          </w:rPr>
          <w:lastRenderedPageBreak/>
          <w:t>商户信息</w:t>
        </w:r>
      </w:ins>
    </w:p>
    <w:p w14:paraId="5D18E56A" w14:textId="624CBA63" w:rsidR="00DB2A07" w:rsidRDefault="004D1661" w:rsidP="00DB2A07">
      <w:pPr>
        <w:pStyle w:val="a7"/>
        <w:numPr>
          <w:ilvl w:val="0"/>
          <w:numId w:val="10"/>
        </w:numPr>
        <w:ind w:firstLineChars="0"/>
        <w:rPr>
          <w:ins w:id="2972" w:author="think" w:date="2017-02-16T23:54:00Z"/>
        </w:rPr>
        <w:pPrChange w:id="2973" w:author="think" w:date="2017-02-16T23:54:00Z">
          <w:pPr>
            <w:pStyle w:val="3"/>
          </w:pPr>
        </w:pPrChange>
      </w:pPr>
      <w:ins w:id="2974" w:author="think" w:date="2017-02-16T23:55:00Z">
        <w:r>
          <w:rPr>
            <w:rFonts w:hint="eastAsia"/>
          </w:rPr>
          <w:t>特殊</w:t>
        </w:r>
      </w:ins>
      <w:ins w:id="2975" w:author="think" w:date="2017-02-16T23:54:00Z">
        <w:r w:rsidR="00DB2A07">
          <w:rPr>
            <w:rFonts w:hint="eastAsia"/>
          </w:rPr>
          <w:t>资源路径：</w:t>
        </w:r>
      </w:ins>
    </w:p>
    <w:tbl>
      <w:tblPr>
        <w:tblW w:w="5000" w:type="pct"/>
        <w:tblBorders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tblBorders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PrChange w:id="2976" w:author="think" w:date="2017-02-17T00:14:00Z">
          <w:tblPr>
            <w:tblW w:w="5000" w:type="pct"/>
            <w:tbl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blBorders>
            <w:shd w:val="clear" w:color="auto" w:fill="FFFFFF"/>
            <w:tblCellMar>
              <w:left w:w="0" w:type="dxa"/>
              <w:right w:w="0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2969"/>
        <w:gridCol w:w="1277"/>
        <w:gridCol w:w="4044"/>
        <w:tblGridChange w:id="2977">
          <w:tblGrid>
            <w:gridCol w:w="2969"/>
            <w:gridCol w:w="1277"/>
            <w:gridCol w:w="345"/>
            <w:gridCol w:w="1012"/>
            <w:gridCol w:w="2687"/>
          </w:tblGrid>
        </w:tblGridChange>
      </w:tblGrid>
      <w:tr w:rsidR="00DB2A07" w14:paraId="5F132E6E" w14:textId="77777777" w:rsidTr="007877CA">
        <w:trPr>
          <w:trHeight w:val="525"/>
          <w:tblHeader/>
          <w:ins w:id="2978" w:author="think" w:date="2017-02-16T23:54:00Z"/>
          <w:trPrChange w:id="2979" w:author="think" w:date="2017-02-17T00:14:00Z">
            <w:trPr>
              <w:trHeight w:val="525"/>
              <w:tblHeader/>
            </w:trPr>
          </w:trPrChange>
        </w:trPr>
        <w:tc>
          <w:tcPr>
            <w:tcW w:w="1791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8F8F8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980" w:author="think" w:date="2017-02-17T00:14:00Z">
              <w:tcPr>
                <w:tcW w:w="2219" w:type="pct"/>
                <w:gridSpan w:val="3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8F8F8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1F25EA6D" w14:textId="77777777" w:rsidR="00DB2A07" w:rsidRDefault="00DB2A07" w:rsidP="00D6412E">
            <w:pPr>
              <w:jc w:val="center"/>
              <w:rPr>
                <w:ins w:id="2981" w:author="think" w:date="2017-02-16T23:54:00Z"/>
                <w:rFonts w:ascii="微软雅黑" w:eastAsia="微软雅黑" w:hAnsi="微软雅黑" w:hint="eastAsia"/>
                <w:b/>
                <w:bCs/>
                <w:sz w:val="21"/>
                <w:szCs w:val="21"/>
              </w:rPr>
            </w:pPr>
            <w:ins w:id="2982" w:author="think" w:date="2017-02-16T23:54:00Z">
              <w:r>
                <w:rPr>
                  <w:rFonts w:ascii="微软雅黑" w:eastAsia="微软雅黑" w:hAnsi="微软雅黑" w:hint="eastAsia"/>
                  <w:b/>
                  <w:bCs/>
                  <w:sz w:val="21"/>
                  <w:szCs w:val="21"/>
                </w:rPr>
                <w:t>endpoint</w:t>
              </w:r>
            </w:ins>
          </w:p>
        </w:tc>
        <w:tc>
          <w:tcPr>
            <w:tcW w:w="770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8F8F8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983" w:author="think" w:date="2017-02-17T00:14:00Z">
              <w:tcPr>
                <w:tcW w:w="687" w:type="pct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8F8F8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0C9F260D" w14:textId="77777777" w:rsidR="00DB2A07" w:rsidRDefault="00DB2A07" w:rsidP="00D6412E">
            <w:pPr>
              <w:jc w:val="center"/>
              <w:rPr>
                <w:ins w:id="2984" w:author="think" w:date="2017-02-16T23:54:00Z"/>
                <w:rFonts w:ascii="微软雅黑" w:eastAsia="微软雅黑" w:hAnsi="微软雅黑" w:hint="eastAsia"/>
                <w:b/>
                <w:bCs/>
                <w:sz w:val="21"/>
                <w:szCs w:val="21"/>
              </w:rPr>
            </w:pPr>
            <w:ins w:id="2985" w:author="think" w:date="2017-02-16T23:54:00Z">
              <w:r>
                <w:rPr>
                  <w:rFonts w:ascii="微软雅黑" w:eastAsia="微软雅黑" w:hAnsi="微软雅黑" w:hint="eastAsia"/>
                  <w:b/>
                  <w:bCs/>
                  <w:sz w:val="21"/>
                  <w:szCs w:val="21"/>
                </w:rPr>
                <w:t>Method</w:t>
              </w:r>
            </w:ins>
          </w:p>
        </w:tc>
        <w:tc>
          <w:tcPr>
            <w:tcW w:w="2440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8F8F8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986" w:author="think" w:date="2017-02-17T00:14:00Z">
              <w:tcPr>
                <w:tcW w:w="2094" w:type="pct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8F8F8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50837B04" w14:textId="77777777" w:rsidR="00DB2A07" w:rsidRDefault="00DB2A07" w:rsidP="00D6412E">
            <w:pPr>
              <w:jc w:val="center"/>
              <w:rPr>
                <w:ins w:id="2987" w:author="think" w:date="2017-02-16T23:54:00Z"/>
                <w:rFonts w:ascii="微软雅黑" w:eastAsia="微软雅黑" w:hAnsi="微软雅黑" w:hint="eastAsia"/>
                <w:b/>
                <w:bCs/>
                <w:sz w:val="21"/>
                <w:szCs w:val="21"/>
              </w:rPr>
            </w:pPr>
            <w:ins w:id="2988" w:author="think" w:date="2017-02-16T23:54:00Z">
              <w:r>
                <w:rPr>
                  <w:rFonts w:ascii="微软雅黑" w:eastAsia="微软雅黑" w:hAnsi="微软雅黑" w:hint="eastAsia"/>
                  <w:b/>
                  <w:bCs/>
                  <w:sz w:val="21"/>
                  <w:szCs w:val="21"/>
                </w:rPr>
                <w:t>Describe</w:t>
              </w:r>
            </w:ins>
          </w:p>
        </w:tc>
      </w:tr>
      <w:tr w:rsidR="00DB2A07" w14:paraId="083B690D" w14:textId="77777777" w:rsidTr="007877CA">
        <w:trPr>
          <w:trHeight w:val="525"/>
          <w:ins w:id="2989" w:author="think" w:date="2017-02-16T23:54:00Z"/>
          <w:trPrChange w:id="2990" w:author="think" w:date="2017-02-17T00:14:00Z">
            <w:trPr>
              <w:trHeight w:val="525"/>
            </w:trPr>
          </w:trPrChange>
        </w:trPr>
        <w:tc>
          <w:tcPr>
            <w:tcW w:w="1791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2991" w:author="think" w:date="2017-02-17T00:14:00Z">
              <w:tcPr>
                <w:tcW w:w="2219" w:type="pct"/>
                <w:gridSpan w:val="3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7DE913F7" w14:textId="73481503" w:rsidR="00DB2A07" w:rsidRPr="00D6412E" w:rsidRDefault="00DB2A07" w:rsidP="00D6412E">
            <w:pPr>
              <w:rPr>
                <w:ins w:id="2992" w:author="think" w:date="2017-02-16T23:54:00Z"/>
                <w:rFonts w:ascii="微软雅黑" w:eastAsia="微软雅黑" w:hAnsi="微软雅黑" w:hint="eastAsia"/>
                <w:sz w:val="20"/>
                <w:szCs w:val="21"/>
              </w:rPr>
            </w:pPr>
            <w:ins w:id="2993" w:author="think" w:date="2017-02-16T23:54:00Z">
              <w:r w:rsidRPr="00D6412E">
                <w:rPr>
                  <w:rFonts w:ascii="微软雅黑" w:eastAsia="微软雅黑" w:hAnsi="微软雅黑" w:hint="eastAsia"/>
                  <w:sz w:val="20"/>
                  <w:szCs w:val="21"/>
                </w:rPr>
                <w:t>PATH/</w:t>
              </w:r>
            </w:ins>
            <w:ins w:id="2994" w:author="think" w:date="2017-02-16T23:57:00Z">
              <w:r w:rsidR="009604B8">
                <w:rPr>
                  <w:rFonts w:ascii="微软雅黑" w:eastAsia="微软雅黑" w:hAnsi="微软雅黑" w:hint="eastAsia"/>
                  <w:sz w:val="20"/>
                  <w:szCs w:val="21"/>
                </w:rPr>
                <w:t>merchant</w:t>
              </w:r>
            </w:ins>
            <w:ins w:id="2995" w:author="think" w:date="2017-02-16T23:54:00Z">
              <w:r w:rsidRPr="00D6412E">
                <w:rPr>
                  <w:rFonts w:ascii="微软雅黑" w:eastAsia="微软雅黑" w:hAnsi="微软雅黑" w:hint="eastAsia"/>
                  <w:sz w:val="20"/>
                  <w:szCs w:val="21"/>
                </w:rPr>
                <w:t>s</w:t>
              </w:r>
            </w:ins>
            <w:ins w:id="2996" w:author="think" w:date="2017-02-16T23:55:00Z">
              <w:r w:rsidR="00806FDA">
                <w:rPr>
                  <w:rFonts w:ascii="微软雅黑" w:eastAsia="微软雅黑" w:hAnsi="微软雅黑" w:hint="eastAsia"/>
                  <w:sz w:val="20"/>
                  <w:szCs w:val="21"/>
                </w:rPr>
                <w:t>/id/</w:t>
              </w:r>
            </w:ins>
            <w:ins w:id="2997" w:author="think" w:date="2017-02-16T23:56:00Z">
              <w:r w:rsidR="009604B8">
                <w:rPr>
                  <w:rFonts w:ascii="微软雅黑" w:eastAsia="微软雅黑" w:hAnsi="微软雅黑" w:hint="eastAsia"/>
                  <w:sz w:val="20"/>
                  <w:szCs w:val="21"/>
                </w:rPr>
                <w:t>route</w:t>
              </w:r>
            </w:ins>
            <w:ins w:id="2998" w:author="think" w:date="2017-02-16T23:57:00Z">
              <w:r w:rsidR="009604B8">
                <w:rPr>
                  <w:rFonts w:ascii="微软雅黑" w:eastAsia="微软雅黑" w:hAnsi="微软雅黑" w:hint="eastAsia"/>
                  <w:sz w:val="20"/>
                  <w:szCs w:val="21"/>
                </w:rPr>
                <w:t>s</w:t>
              </w:r>
            </w:ins>
            <w:ins w:id="2999" w:author="think" w:date="2017-02-17T00:13:00Z">
              <w:r w:rsidR="00093562">
                <w:rPr>
                  <w:rFonts w:ascii="微软雅黑" w:eastAsia="微软雅黑" w:hAnsi="微软雅黑"/>
                  <w:sz w:val="20"/>
                  <w:szCs w:val="21"/>
                </w:rPr>
                <w:t>[</w:t>
              </w:r>
              <w:r w:rsidR="00093562" w:rsidRPr="00D6412E">
                <w:rPr>
                  <w:rFonts w:ascii="微软雅黑" w:eastAsia="微软雅黑" w:hAnsi="微软雅黑"/>
                  <w:sz w:val="20"/>
                  <w:szCs w:val="21"/>
                </w:rPr>
                <w:t>?limit=10&amp;offset=3</w:t>
              </w:r>
              <w:r w:rsidR="00093562">
                <w:rPr>
                  <w:rFonts w:ascii="微软雅黑" w:eastAsia="微软雅黑" w:hAnsi="微软雅黑"/>
                  <w:sz w:val="20"/>
                  <w:szCs w:val="21"/>
                </w:rPr>
                <w:t>]</w:t>
              </w:r>
            </w:ins>
          </w:p>
        </w:tc>
        <w:tc>
          <w:tcPr>
            <w:tcW w:w="770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3000" w:author="think" w:date="2017-02-17T00:14:00Z">
              <w:tcPr>
                <w:tcW w:w="687" w:type="pct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71AFDB0C" w14:textId="77777777" w:rsidR="00DB2A07" w:rsidRPr="00D6412E" w:rsidRDefault="00DB2A07" w:rsidP="00D6412E">
            <w:pPr>
              <w:rPr>
                <w:ins w:id="3001" w:author="think" w:date="2017-02-16T23:54:00Z"/>
                <w:rFonts w:ascii="微软雅黑" w:eastAsia="微软雅黑" w:hAnsi="微软雅黑" w:hint="eastAsia"/>
                <w:sz w:val="20"/>
                <w:szCs w:val="21"/>
              </w:rPr>
            </w:pPr>
            <w:ins w:id="3002" w:author="think" w:date="2017-02-16T23:54:00Z">
              <w:r w:rsidRPr="00D6412E">
                <w:rPr>
                  <w:rFonts w:ascii="微软雅黑" w:eastAsia="微软雅黑" w:hAnsi="微软雅黑"/>
                  <w:sz w:val="20"/>
                  <w:szCs w:val="21"/>
                </w:rPr>
                <w:t>GET</w:t>
              </w:r>
            </w:ins>
          </w:p>
        </w:tc>
        <w:tc>
          <w:tcPr>
            <w:tcW w:w="2440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3003" w:author="think" w:date="2017-02-17T00:14:00Z">
              <w:tcPr>
                <w:tcW w:w="2094" w:type="pct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02733FFE" w14:textId="2E686B89" w:rsidR="00DB2A07" w:rsidRDefault="00CD3F43" w:rsidP="00D6412E">
            <w:pPr>
              <w:rPr>
                <w:ins w:id="3004" w:author="think" w:date="2017-02-16T23:54:00Z"/>
                <w:rFonts w:ascii="微软雅黑" w:eastAsia="微软雅黑" w:hAnsi="微软雅黑"/>
                <w:sz w:val="21"/>
                <w:szCs w:val="21"/>
              </w:rPr>
            </w:pPr>
            <w:ins w:id="3005" w:author="think" w:date="2017-02-16T23:57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某一商户的所有路由记录</w:t>
              </w:r>
            </w:ins>
            <w:ins w:id="3006" w:author="think" w:date="2017-02-16T23:54:00Z">
              <w:r w:rsidR="00DB2A07">
                <w:rPr>
                  <w:rFonts w:ascii="微软雅黑" w:eastAsia="微软雅黑" w:hAnsi="微软雅黑" w:hint="eastAsia"/>
                  <w:sz w:val="21"/>
                  <w:szCs w:val="21"/>
                </w:rPr>
                <w:t>，如</w:t>
              </w:r>
            </w:ins>
          </w:p>
          <w:p w14:paraId="1A6AA4A7" w14:textId="375E380E" w:rsidR="00DB2A07" w:rsidRDefault="00DB2A07" w:rsidP="00D6412E">
            <w:pPr>
              <w:rPr>
                <w:ins w:id="3007" w:author="think" w:date="2017-02-16T23:54:00Z"/>
                <w:rFonts w:ascii="微软雅黑" w:eastAsia="微软雅黑" w:hAnsi="微软雅黑" w:hint="eastAsia"/>
                <w:sz w:val="21"/>
                <w:szCs w:val="21"/>
              </w:rPr>
            </w:pPr>
            <w:ins w:id="3008" w:author="think" w:date="2017-02-16T23:54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PATH/merchants</w:t>
              </w:r>
            </w:ins>
            <w:ins w:id="3009" w:author="think" w:date="2017-02-16T23:57:00Z">
              <w:r w:rsidR="00CD3F43">
                <w:rPr>
                  <w:rFonts w:ascii="微软雅黑" w:eastAsia="微软雅黑" w:hAnsi="微软雅黑" w:hint="eastAsia"/>
                  <w:sz w:val="21"/>
                  <w:szCs w:val="21"/>
                </w:rPr>
                <w:t>/1/routes</w:t>
              </w:r>
            </w:ins>
          </w:p>
        </w:tc>
      </w:tr>
      <w:tr w:rsidR="007877CA" w14:paraId="677A6457" w14:textId="77777777" w:rsidTr="007877CA">
        <w:trPr>
          <w:trHeight w:val="525"/>
          <w:ins w:id="3010" w:author="think" w:date="2017-02-16T23:57:00Z"/>
        </w:trPr>
        <w:tc>
          <w:tcPr>
            <w:tcW w:w="1791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7B56220B" w14:textId="5B41D997" w:rsidR="005D30E7" w:rsidRPr="00D6412E" w:rsidRDefault="005D30E7" w:rsidP="00D6412E">
            <w:pPr>
              <w:rPr>
                <w:ins w:id="3011" w:author="think" w:date="2017-02-16T23:57:00Z"/>
                <w:rFonts w:ascii="微软雅黑" w:eastAsia="微软雅黑" w:hAnsi="微软雅黑" w:hint="eastAsia"/>
                <w:sz w:val="20"/>
                <w:szCs w:val="21"/>
              </w:rPr>
            </w:pPr>
            <w:ins w:id="3012" w:author="think" w:date="2017-02-16T23:57:00Z">
              <w:r w:rsidRPr="00D6412E">
                <w:rPr>
                  <w:rFonts w:ascii="微软雅黑" w:eastAsia="微软雅黑" w:hAnsi="微软雅黑" w:hint="eastAsia"/>
                  <w:sz w:val="20"/>
                  <w:szCs w:val="21"/>
                </w:rPr>
                <w:t>PATH/</w:t>
              </w:r>
              <w:r>
                <w:rPr>
                  <w:rFonts w:ascii="微软雅黑" w:eastAsia="微软雅黑" w:hAnsi="微软雅黑" w:hint="eastAsia"/>
                  <w:sz w:val="20"/>
                  <w:szCs w:val="21"/>
                </w:rPr>
                <w:t>merchant</w:t>
              </w:r>
              <w:r w:rsidRPr="00D6412E">
                <w:rPr>
                  <w:rFonts w:ascii="微软雅黑" w:eastAsia="微软雅黑" w:hAnsi="微软雅黑" w:hint="eastAsia"/>
                  <w:sz w:val="20"/>
                  <w:szCs w:val="21"/>
                </w:rPr>
                <w:t>s</w:t>
              </w:r>
              <w:r>
                <w:rPr>
                  <w:rFonts w:ascii="微软雅黑" w:eastAsia="微软雅黑" w:hAnsi="微软雅黑" w:hint="eastAsia"/>
                  <w:sz w:val="20"/>
                  <w:szCs w:val="21"/>
                </w:rPr>
                <w:t>/id</w:t>
              </w:r>
            </w:ins>
            <w:ins w:id="3013" w:author="think" w:date="2017-02-16T23:58:00Z">
              <w:r>
                <w:rPr>
                  <w:rFonts w:ascii="微软雅黑" w:eastAsia="微软雅黑" w:hAnsi="微软雅黑" w:hint="eastAsia"/>
                  <w:sz w:val="20"/>
                  <w:szCs w:val="21"/>
                </w:rPr>
                <w:t>1</w:t>
              </w:r>
            </w:ins>
            <w:ins w:id="3014" w:author="think" w:date="2017-02-16T23:57:00Z">
              <w:r>
                <w:rPr>
                  <w:rFonts w:ascii="微软雅黑" w:eastAsia="微软雅黑" w:hAnsi="微软雅黑" w:hint="eastAsia"/>
                  <w:sz w:val="20"/>
                  <w:szCs w:val="21"/>
                </w:rPr>
                <w:t>/routes</w:t>
              </w:r>
              <w:r>
                <w:rPr>
                  <w:rFonts w:ascii="微软雅黑" w:eastAsia="微软雅黑" w:hAnsi="微软雅黑" w:hint="eastAsia"/>
                  <w:sz w:val="20"/>
                  <w:szCs w:val="21"/>
                </w:rPr>
                <w:t>/id</w:t>
              </w:r>
            </w:ins>
            <w:ins w:id="3015" w:author="think" w:date="2017-02-16T23:58:00Z">
              <w:r>
                <w:rPr>
                  <w:rFonts w:ascii="微软雅黑" w:eastAsia="微软雅黑" w:hAnsi="微软雅黑" w:hint="eastAsia"/>
                  <w:sz w:val="20"/>
                  <w:szCs w:val="21"/>
                </w:rPr>
                <w:t>2</w:t>
              </w:r>
            </w:ins>
            <w:ins w:id="3016" w:author="think" w:date="2017-02-17T00:13:00Z">
              <w:r w:rsidR="00093562">
                <w:rPr>
                  <w:rFonts w:ascii="微软雅黑" w:eastAsia="微软雅黑" w:hAnsi="微软雅黑"/>
                  <w:sz w:val="20"/>
                  <w:szCs w:val="21"/>
                </w:rPr>
                <w:t>[</w:t>
              </w:r>
              <w:r w:rsidR="00093562" w:rsidRPr="00D6412E">
                <w:rPr>
                  <w:rFonts w:ascii="微软雅黑" w:eastAsia="微软雅黑" w:hAnsi="微软雅黑"/>
                  <w:sz w:val="20"/>
                  <w:szCs w:val="21"/>
                </w:rPr>
                <w:t>?limit=10&amp;offset=3</w:t>
              </w:r>
              <w:r w:rsidR="00093562">
                <w:rPr>
                  <w:rFonts w:ascii="微软雅黑" w:eastAsia="微软雅黑" w:hAnsi="微软雅黑"/>
                  <w:sz w:val="20"/>
                  <w:szCs w:val="21"/>
                </w:rPr>
                <w:t>]</w:t>
              </w:r>
            </w:ins>
          </w:p>
        </w:tc>
        <w:tc>
          <w:tcPr>
            <w:tcW w:w="770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5B880798" w14:textId="77777777" w:rsidR="00D43C90" w:rsidRDefault="00D43C90" w:rsidP="00D43C90">
            <w:pPr>
              <w:rPr>
                <w:ins w:id="3017" w:author="think" w:date="2017-02-16T23:58:00Z"/>
                <w:rFonts w:ascii="微软雅黑" w:eastAsia="微软雅黑" w:hAnsi="微软雅黑"/>
                <w:sz w:val="20"/>
                <w:szCs w:val="21"/>
              </w:rPr>
            </w:pPr>
            <w:ins w:id="3018" w:author="think" w:date="2017-02-16T23:58:00Z">
              <w:r w:rsidRPr="00D6412E">
                <w:rPr>
                  <w:rFonts w:ascii="微软雅黑" w:eastAsia="微软雅黑" w:hAnsi="微软雅黑"/>
                  <w:sz w:val="20"/>
                  <w:szCs w:val="21"/>
                </w:rPr>
                <w:t>GET</w:t>
              </w:r>
            </w:ins>
          </w:p>
          <w:p w14:paraId="0C9837C0" w14:textId="77777777" w:rsidR="00D43C90" w:rsidRDefault="00D43C90" w:rsidP="00D43C90">
            <w:pPr>
              <w:rPr>
                <w:ins w:id="3019" w:author="think" w:date="2017-02-16T23:58:00Z"/>
                <w:rFonts w:ascii="微软雅黑" w:eastAsia="微软雅黑" w:hAnsi="微软雅黑"/>
                <w:sz w:val="20"/>
                <w:szCs w:val="21"/>
              </w:rPr>
            </w:pPr>
            <w:ins w:id="3020" w:author="think" w:date="2017-02-16T23:58:00Z">
              <w:r w:rsidRPr="00D6412E">
                <w:rPr>
                  <w:rFonts w:ascii="微软雅黑" w:eastAsia="微软雅黑" w:hAnsi="微软雅黑"/>
                  <w:sz w:val="20"/>
                  <w:szCs w:val="21"/>
                </w:rPr>
                <w:t>PUT</w:t>
              </w:r>
            </w:ins>
          </w:p>
          <w:p w14:paraId="469F78F2" w14:textId="77777777" w:rsidR="00D43C90" w:rsidRDefault="00D43C90" w:rsidP="00D43C90">
            <w:pPr>
              <w:rPr>
                <w:ins w:id="3021" w:author="think" w:date="2017-02-16T23:58:00Z"/>
                <w:rFonts w:ascii="微软雅黑" w:eastAsia="微软雅黑" w:hAnsi="微软雅黑"/>
                <w:sz w:val="20"/>
                <w:szCs w:val="21"/>
              </w:rPr>
            </w:pPr>
            <w:ins w:id="3022" w:author="think" w:date="2017-02-16T23:58:00Z">
              <w:r w:rsidRPr="00D6412E">
                <w:rPr>
                  <w:rFonts w:ascii="微软雅黑" w:eastAsia="微软雅黑" w:hAnsi="微软雅黑"/>
                  <w:sz w:val="20"/>
                  <w:szCs w:val="21"/>
                </w:rPr>
                <w:t>PATCH</w:t>
              </w:r>
            </w:ins>
          </w:p>
          <w:p w14:paraId="3265049F" w14:textId="6EEFBE98" w:rsidR="005D30E7" w:rsidRPr="00D6412E" w:rsidRDefault="00D43C90" w:rsidP="00D43C90">
            <w:pPr>
              <w:rPr>
                <w:ins w:id="3023" w:author="think" w:date="2017-02-16T23:57:00Z"/>
                <w:rFonts w:ascii="微软雅黑" w:eastAsia="微软雅黑" w:hAnsi="微软雅黑" w:hint="eastAsia"/>
                <w:sz w:val="20"/>
                <w:szCs w:val="21"/>
              </w:rPr>
            </w:pPr>
            <w:ins w:id="3024" w:author="think" w:date="2017-02-16T23:58:00Z">
              <w:r w:rsidRPr="00D6412E">
                <w:rPr>
                  <w:rFonts w:ascii="微软雅黑" w:eastAsia="微软雅黑" w:hAnsi="微软雅黑"/>
                  <w:sz w:val="20"/>
                  <w:szCs w:val="21"/>
                </w:rPr>
                <w:t>DELETE</w:t>
              </w:r>
            </w:ins>
          </w:p>
        </w:tc>
        <w:tc>
          <w:tcPr>
            <w:tcW w:w="2440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686F0EB7" w14:textId="2F65F44F" w:rsidR="005D30E7" w:rsidRDefault="005D30E7" w:rsidP="00D6412E">
            <w:pPr>
              <w:rPr>
                <w:ins w:id="3025" w:author="think" w:date="2017-02-16T23:57:00Z"/>
                <w:rFonts w:ascii="微软雅黑" w:eastAsia="微软雅黑" w:hAnsi="微软雅黑"/>
                <w:sz w:val="21"/>
                <w:szCs w:val="21"/>
              </w:rPr>
            </w:pPr>
            <w:ins w:id="3026" w:author="think" w:date="2017-02-16T23:57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某一商户的</w:t>
              </w:r>
            </w:ins>
            <w:ins w:id="3027" w:author="think" w:date="2017-02-16T23:58:00Z">
              <w:r w:rsidR="003722AA">
                <w:rPr>
                  <w:rFonts w:ascii="微软雅黑" w:eastAsia="微软雅黑" w:hAnsi="微软雅黑" w:hint="eastAsia"/>
                  <w:sz w:val="21"/>
                  <w:szCs w:val="21"/>
                </w:rPr>
                <w:t>某条</w:t>
              </w:r>
            </w:ins>
            <w:ins w:id="3028" w:author="think" w:date="2017-02-16T23:57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路由记录，如</w:t>
              </w:r>
            </w:ins>
          </w:p>
          <w:p w14:paraId="07948336" w14:textId="2181B0D0" w:rsidR="005D30E7" w:rsidRDefault="005D30E7" w:rsidP="00D6412E">
            <w:pPr>
              <w:rPr>
                <w:ins w:id="3029" w:author="think" w:date="2017-02-16T23:57:00Z"/>
                <w:rFonts w:ascii="微软雅黑" w:eastAsia="微软雅黑" w:hAnsi="微软雅黑" w:hint="eastAsia"/>
                <w:sz w:val="21"/>
                <w:szCs w:val="21"/>
              </w:rPr>
            </w:pPr>
            <w:ins w:id="3030" w:author="think" w:date="2017-02-16T23:57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PATH/merchants/1/routes</w:t>
              </w:r>
            </w:ins>
            <w:ins w:id="3031" w:author="think" w:date="2017-02-16T23:58:00Z">
              <w:r w:rsidR="003722AA">
                <w:rPr>
                  <w:rFonts w:ascii="微软雅黑" w:eastAsia="微软雅黑" w:hAnsi="微软雅黑" w:hint="eastAsia"/>
                  <w:sz w:val="21"/>
                  <w:szCs w:val="21"/>
                </w:rPr>
                <w:t>/1</w:t>
              </w:r>
            </w:ins>
          </w:p>
        </w:tc>
      </w:tr>
    </w:tbl>
    <w:p w14:paraId="7F99494C" w14:textId="77777777" w:rsidR="003405CF" w:rsidRDefault="003405CF" w:rsidP="003405CF">
      <w:pPr>
        <w:pStyle w:val="3"/>
        <w:rPr>
          <w:ins w:id="3032" w:author="think" w:date="2017-02-15T21:32:00Z"/>
        </w:rPr>
      </w:pPr>
      <w:ins w:id="3033" w:author="think" w:date="2017-02-15T21:32:00Z">
        <w:r>
          <w:rPr>
            <w:rFonts w:hint="eastAsia"/>
          </w:rPr>
          <w:t>上游渠道基本信息</w:t>
        </w:r>
        <w:r>
          <w:rPr>
            <w:rFonts w:hint="eastAsia"/>
          </w:rPr>
          <w:t>(</w:t>
        </w:r>
        <w:r>
          <w:t>wozhi_upstream</w:t>
        </w:r>
        <w:r>
          <w:rPr>
            <w:rFonts w:hint="eastAsia"/>
          </w:rPr>
          <w:t>)</w:t>
        </w:r>
      </w:ins>
    </w:p>
    <w:p w14:paraId="66E4A89D" w14:textId="77777777" w:rsidR="00855F63" w:rsidRDefault="00855F63" w:rsidP="00855F63">
      <w:pPr>
        <w:pStyle w:val="a7"/>
        <w:numPr>
          <w:ilvl w:val="0"/>
          <w:numId w:val="10"/>
        </w:numPr>
        <w:ind w:firstLineChars="0"/>
        <w:rPr>
          <w:ins w:id="3034" w:author="think" w:date="2017-02-17T00:10:00Z"/>
        </w:rPr>
      </w:pPr>
      <w:ins w:id="3035" w:author="think" w:date="2017-02-17T00:10:00Z">
        <w:r>
          <w:rPr>
            <w:rFonts w:hint="eastAsia"/>
          </w:rPr>
          <w:t>特殊资源路径：</w:t>
        </w:r>
      </w:ins>
    </w:p>
    <w:tbl>
      <w:tblPr>
        <w:tblW w:w="5000" w:type="pct"/>
        <w:tblBorders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tblBorders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PrChange w:id="3036" w:author="think" w:date="2017-02-17T00:14:00Z">
          <w:tblPr>
            <w:tblW w:w="5000" w:type="pct"/>
            <w:tbl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blBorders>
            <w:shd w:val="clear" w:color="auto" w:fill="FFFFFF"/>
            <w:tblCellMar>
              <w:left w:w="0" w:type="dxa"/>
              <w:right w:w="0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2686"/>
        <w:gridCol w:w="1275"/>
        <w:gridCol w:w="4329"/>
        <w:tblGridChange w:id="3037">
          <w:tblGrid>
            <w:gridCol w:w="4415"/>
            <w:gridCol w:w="1074"/>
            <w:gridCol w:w="2801"/>
          </w:tblGrid>
        </w:tblGridChange>
      </w:tblGrid>
      <w:tr w:rsidR="00855F63" w14:paraId="58F49A26" w14:textId="77777777" w:rsidTr="007877CA">
        <w:trPr>
          <w:trHeight w:val="525"/>
          <w:tblHeader/>
          <w:ins w:id="3038" w:author="think" w:date="2017-02-17T00:10:00Z"/>
          <w:trPrChange w:id="3039" w:author="think" w:date="2017-02-17T00:14:00Z">
            <w:trPr>
              <w:trHeight w:val="525"/>
              <w:tblHeader/>
            </w:trPr>
          </w:trPrChange>
        </w:trPr>
        <w:tc>
          <w:tcPr>
            <w:tcW w:w="1620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8F8F8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3040" w:author="think" w:date="2017-02-17T00:14:00Z">
              <w:tcPr>
                <w:tcW w:w="2219" w:type="pct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8F8F8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6D258160" w14:textId="77777777" w:rsidR="00855F63" w:rsidRDefault="00855F63" w:rsidP="00D6412E">
            <w:pPr>
              <w:jc w:val="center"/>
              <w:rPr>
                <w:ins w:id="3041" w:author="think" w:date="2017-02-17T00:10:00Z"/>
                <w:rFonts w:ascii="微软雅黑" w:eastAsia="微软雅黑" w:hAnsi="微软雅黑" w:hint="eastAsia"/>
                <w:b/>
                <w:bCs/>
                <w:sz w:val="21"/>
                <w:szCs w:val="21"/>
              </w:rPr>
            </w:pPr>
            <w:ins w:id="3042" w:author="think" w:date="2017-02-17T00:10:00Z">
              <w:r>
                <w:rPr>
                  <w:rFonts w:ascii="微软雅黑" w:eastAsia="微软雅黑" w:hAnsi="微软雅黑" w:hint="eastAsia"/>
                  <w:b/>
                  <w:bCs/>
                  <w:sz w:val="21"/>
                  <w:szCs w:val="21"/>
                </w:rPr>
                <w:t>endpoint</w:t>
              </w:r>
            </w:ins>
          </w:p>
        </w:tc>
        <w:tc>
          <w:tcPr>
            <w:tcW w:w="769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8F8F8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3043" w:author="think" w:date="2017-02-17T00:14:00Z">
              <w:tcPr>
                <w:tcW w:w="687" w:type="pct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8F8F8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52E120C2" w14:textId="77777777" w:rsidR="00855F63" w:rsidRDefault="00855F63" w:rsidP="00D6412E">
            <w:pPr>
              <w:jc w:val="center"/>
              <w:rPr>
                <w:ins w:id="3044" w:author="think" w:date="2017-02-17T00:10:00Z"/>
                <w:rFonts w:ascii="微软雅黑" w:eastAsia="微软雅黑" w:hAnsi="微软雅黑" w:hint="eastAsia"/>
                <w:b/>
                <w:bCs/>
                <w:sz w:val="21"/>
                <w:szCs w:val="21"/>
              </w:rPr>
            </w:pPr>
            <w:ins w:id="3045" w:author="think" w:date="2017-02-17T00:10:00Z">
              <w:r>
                <w:rPr>
                  <w:rFonts w:ascii="微软雅黑" w:eastAsia="微软雅黑" w:hAnsi="微软雅黑" w:hint="eastAsia"/>
                  <w:b/>
                  <w:bCs/>
                  <w:sz w:val="21"/>
                  <w:szCs w:val="21"/>
                </w:rPr>
                <w:t>Method</w:t>
              </w:r>
            </w:ins>
          </w:p>
        </w:tc>
        <w:tc>
          <w:tcPr>
            <w:tcW w:w="2611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8F8F8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3046" w:author="think" w:date="2017-02-17T00:14:00Z">
              <w:tcPr>
                <w:tcW w:w="2094" w:type="pct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8F8F8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21B28713" w14:textId="77777777" w:rsidR="00855F63" w:rsidRDefault="00855F63" w:rsidP="00D6412E">
            <w:pPr>
              <w:jc w:val="center"/>
              <w:rPr>
                <w:ins w:id="3047" w:author="think" w:date="2017-02-17T00:10:00Z"/>
                <w:rFonts w:ascii="微软雅黑" w:eastAsia="微软雅黑" w:hAnsi="微软雅黑" w:hint="eastAsia"/>
                <w:b/>
                <w:bCs/>
                <w:sz w:val="21"/>
                <w:szCs w:val="21"/>
              </w:rPr>
            </w:pPr>
            <w:ins w:id="3048" w:author="think" w:date="2017-02-17T00:10:00Z">
              <w:r>
                <w:rPr>
                  <w:rFonts w:ascii="微软雅黑" w:eastAsia="微软雅黑" w:hAnsi="微软雅黑" w:hint="eastAsia"/>
                  <w:b/>
                  <w:bCs/>
                  <w:sz w:val="21"/>
                  <w:szCs w:val="21"/>
                </w:rPr>
                <w:t>Describe</w:t>
              </w:r>
            </w:ins>
          </w:p>
        </w:tc>
      </w:tr>
      <w:tr w:rsidR="00855F63" w14:paraId="52AD0158" w14:textId="77777777" w:rsidTr="007877CA">
        <w:trPr>
          <w:trHeight w:val="525"/>
          <w:ins w:id="3049" w:author="think" w:date="2017-02-17T00:10:00Z"/>
          <w:trPrChange w:id="3050" w:author="think" w:date="2017-02-17T00:14:00Z">
            <w:trPr>
              <w:trHeight w:val="525"/>
            </w:trPr>
          </w:trPrChange>
        </w:trPr>
        <w:tc>
          <w:tcPr>
            <w:tcW w:w="1620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3051" w:author="think" w:date="2017-02-17T00:14:00Z">
              <w:tcPr>
                <w:tcW w:w="2219" w:type="pct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3ACA9120" w14:textId="212466BA" w:rsidR="00855F63" w:rsidRPr="00D6412E" w:rsidRDefault="00855F63" w:rsidP="00D6412E">
            <w:pPr>
              <w:rPr>
                <w:ins w:id="3052" w:author="think" w:date="2017-02-17T00:10:00Z"/>
                <w:rFonts w:ascii="微软雅黑" w:eastAsia="微软雅黑" w:hAnsi="微软雅黑" w:hint="eastAsia"/>
                <w:sz w:val="20"/>
                <w:szCs w:val="21"/>
              </w:rPr>
            </w:pPr>
            <w:ins w:id="3053" w:author="think" w:date="2017-02-17T00:10:00Z">
              <w:r w:rsidRPr="00D6412E">
                <w:rPr>
                  <w:rFonts w:ascii="微软雅黑" w:eastAsia="微软雅黑" w:hAnsi="微软雅黑" w:hint="eastAsia"/>
                  <w:sz w:val="20"/>
                  <w:szCs w:val="21"/>
                </w:rPr>
                <w:t>PATH/</w:t>
              </w:r>
            </w:ins>
            <w:ins w:id="3054" w:author="think" w:date="2017-02-17T00:11:00Z">
              <w:r w:rsidR="007F785C">
                <w:rPr>
                  <w:rFonts w:ascii="微软雅黑" w:eastAsia="微软雅黑" w:hAnsi="微软雅黑"/>
                  <w:sz w:val="20"/>
                  <w:szCs w:val="21"/>
                </w:rPr>
                <w:t>upstream</w:t>
              </w:r>
            </w:ins>
            <w:ins w:id="3055" w:author="think" w:date="2017-02-17T00:10:00Z">
              <w:r>
                <w:rPr>
                  <w:rFonts w:ascii="微软雅黑" w:eastAsia="微软雅黑" w:hAnsi="微软雅黑" w:hint="eastAsia"/>
                  <w:sz w:val="20"/>
                  <w:szCs w:val="21"/>
                </w:rPr>
                <w:t>/id/routes</w:t>
              </w:r>
            </w:ins>
            <w:ins w:id="3056" w:author="think" w:date="2017-02-17T00:13:00Z">
              <w:r w:rsidR="00093562">
                <w:rPr>
                  <w:rFonts w:ascii="微软雅黑" w:eastAsia="微软雅黑" w:hAnsi="微软雅黑"/>
                  <w:sz w:val="20"/>
                  <w:szCs w:val="21"/>
                </w:rPr>
                <w:t>[</w:t>
              </w:r>
              <w:r w:rsidR="00093562" w:rsidRPr="00D6412E">
                <w:rPr>
                  <w:rFonts w:ascii="微软雅黑" w:eastAsia="微软雅黑" w:hAnsi="微软雅黑"/>
                  <w:sz w:val="20"/>
                  <w:szCs w:val="21"/>
                </w:rPr>
                <w:t>?limit=10&amp;offset=3</w:t>
              </w:r>
              <w:r w:rsidR="00093562">
                <w:rPr>
                  <w:rFonts w:ascii="微软雅黑" w:eastAsia="微软雅黑" w:hAnsi="微软雅黑"/>
                  <w:sz w:val="20"/>
                  <w:szCs w:val="21"/>
                </w:rPr>
                <w:t>]</w:t>
              </w:r>
            </w:ins>
          </w:p>
        </w:tc>
        <w:tc>
          <w:tcPr>
            <w:tcW w:w="769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3057" w:author="think" w:date="2017-02-17T00:14:00Z">
              <w:tcPr>
                <w:tcW w:w="687" w:type="pct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082E52FE" w14:textId="77777777" w:rsidR="00855F63" w:rsidRPr="00D6412E" w:rsidRDefault="00855F63" w:rsidP="00D6412E">
            <w:pPr>
              <w:rPr>
                <w:ins w:id="3058" w:author="think" w:date="2017-02-17T00:10:00Z"/>
                <w:rFonts w:ascii="微软雅黑" w:eastAsia="微软雅黑" w:hAnsi="微软雅黑" w:hint="eastAsia"/>
                <w:sz w:val="20"/>
                <w:szCs w:val="21"/>
              </w:rPr>
            </w:pPr>
            <w:ins w:id="3059" w:author="think" w:date="2017-02-17T00:10:00Z">
              <w:r w:rsidRPr="00D6412E">
                <w:rPr>
                  <w:rFonts w:ascii="微软雅黑" w:eastAsia="微软雅黑" w:hAnsi="微软雅黑"/>
                  <w:sz w:val="20"/>
                  <w:szCs w:val="21"/>
                </w:rPr>
                <w:t>GET</w:t>
              </w:r>
            </w:ins>
          </w:p>
        </w:tc>
        <w:tc>
          <w:tcPr>
            <w:tcW w:w="2611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3060" w:author="think" w:date="2017-02-17T00:14:00Z">
              <w:tcPr>
                <w:tcW w:w="2094" w:type="pct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74328FFF" w14:textId="274AC571" w:rsidR="00855F63" w:rsidRDefault="00855F63" w:rsidP="00D6412E">
            <w:pPr>
              <w:rPr>
                <w:ins w:id="3061" w:author="think" w:date="2017-02-17T00:10:00Z"/>
                <w:rFonts w:ascii="微软雅黑" w:eastAsia="微软雅黑" w:hAnsi="微软雅黑"/>
                <w:sz w:val="21"/>
                <w:szCs w:val="21"/>
              </w:rPr>
            </w:pPr>
            <w:ins w:id="3062" w:author="think" w:date="2017-02-17T00:10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某一</w:t>
              </w:r>
            </w:ins>
            <w:ins w:id="3063" w:author="think" w:date="2017-02-17T00:11:00Z">
              <w:r w:rsidR="009E283F">
                <w:rPr>
                  <w:rFonts w:ascii="微软雅黑" w:eastAsia="微软雅黑" w:hAnsi="微软雅黑" w:hint="eastAsia"/>
                  <w:sz w:val="21"/>
                  <w:szCs w:val="21"/>
                </w:rPr>
                <w:t>上游</w:t>
              </w:r>
            </w:ins>
            <w:ins w:id="3064" w:author="think" w:date="2017-02-17T00:10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的所有路由记录，如</w:t>
              </w:r>
            </w:ins>
          </w:p>
          <w:p w14:paraId="52CB0C8B" w14:textId="1682F45D" w:rsidR="00855F63" w:rsidRDefault="00855F63" w:rsidP="00D6412E">
            <w:pPr>
              <w:rPr>
                <w:ins w:id="3065" w:author="think" w:date="2017-02-17T00:10:00Z"/>
                <w:rFonts w:ascii="微软雅黑" w:eastAsia="微软雅黑" w:hAnsi="微软雅黑" w:hint="eastAsia"/>
                <w:sz w:val="21"/>
                <w:szCs w:val="21"/>
              </w:rPr>
            </w:pPr>
            <w:ins w:id="3066" w:author="think" w:date="2017-02-17T00:10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PATH/</w:t>
              </w:r>
            </w:ins>
            <w:ins w:id="3067" w:author="think" w:date="2017-02-17T00:11:00Z">
              <w:r w:rsidR="006D4602">
                <w:rPr>
                  <w:rFonts w:ascii="微软雅黑" w:eastAsia="微软雅黑" w:hAnsi="微软雅黑" w:hint="eastAsia"/>
                  <w:sz w:val="21"/>
                  <w:szCs w:val="21"/>
                </w:rPr>
                <w:t>upstream</w:t>
              </w:r>
            </w:ins>
            <w:ins w:id="3068" w:author="think" w:date="2017-02-17T00:10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/1/routes</w:t>
              </w:r>
            </w:ins>
          </w:p>
        </w:tc>
      </w:tr>
      <w:tr w:rsidR="00855F63" w14:paraId="03F11CC6" w14:textId="77777777" w:rsidTr="007877CA">
        <w:trPr>
          <w:trHeight w:val="525"/>
          <w:ins w:id="3069" w:author="think" w:date="2017-02-17T00:10:00Z"/>
          <w:trPrChange w:id="3070" w:author="think" w:date="2017-02-17T00:14:00Z">
            <w:trPr>
              <w:trHeight w:val="525"/>
            </w:trPr>
          </w:trPrChange>
        </w:trPr>
        <w:tc>
          <w:tcPr>
            <w:tcW w:w="1620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3071" w:author="think" w:date="2017-02-17T00:14:00Z">
              <w:tcPr>
                <w:tcW w:w="2219" w:type="pct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5219666F" w14:textId="7E2EC013" w:rsidR="00855F63" w:rsidRPr="00D6412E" w:rsidRDefault="00855F63" w:rsidP="00D6412E">
            <w:pPr>
              <w:rPr>
                <w:ins w:id="3072" w:author="think" w:date="2017-02-17T00:10:00Z"/>
                <w:rFonts w:ascii="微软雅黑" w:eastAsia="微软雅黑" w:hAnsi="微软雅黑" w:hint="eastAsia"/>
                <w:sz w:val="20"/>
                <w:szCs w:val="21"/>
              </w:rPr>
            </w:pPr>
            <w:ins w:id="3073" w:author="think" w:date="2017-02-17T00:10:00Z">
              <w:r w:rsidRPr="00D6412E">
                <w:rPr>
                  <w:rFonts w:ascii="微软雅黑" w:eastAsia="微软雅黑" w:hAnsi="微软雅黑" w:hint="eastAsia"/>
                  <w:sz w:val="20"/>
                  <w:szCs w:val="21"/>
                </w:rPr>
                <w:t>PATH/</w:t>
              </w:r>
            </w:ins>
            <w:ins w:id="3074" w:author="think" w:date="2017-02-17T00:12:00Z">
              <w:r w:rsidR="008834F2">
                <w:rPr>
                  <w:rFonts w:ascii="微软雅黑" w:eastAsia="微软雅黑" w:hAnsi="微软雅黑"/>
                  <w:sz w:val="20"/>
                  <w:szCs w:val="21"/>
                </w:rPr>
                <w:t>upstream</w:t>
              </w:r>
              <w:r w:rsidR="008834F2">
                <w:rPr>
                  <w:rFonts w:ascii="微软雅黑" w:eastAsia="微软雅黑" w:hAnsi="微软雅黑" w:hint="eastAsia"/>
                  <w:sz w:val="20"/>
                  <w:szCs w:val="21"/>
                </w:rPr>
                <w:t xml:space="preserve"> </w:t>
              </w:r>
            </w:ins>
            <w:ins w:id="3075" w:author="think" w:date="2017-02-17T00:10:00Z">
              <w:r>
                <w:rPr>
                  <w:rFonts w:ascii="微软雅黑" w:eastAsia="微软雅黑" w:hAnsi="微软雅黑" w:hint="eastAsia"/>
                  <w:sz w:val="20"/>
                  <w:szCs w:val="21"/>
                </w:rPr>
                <w:t>/id1/routes/id2</w:t>
              </w:r>
            </w:ins>
          </w:p>
        </w:tc>
        <w:tc>
          <w:tcPr>
            <w:tcW w:w="769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3076" w:author="think" w:date="2017-02-17T00:14:00Z">
              <w:tcPr>
                <w:tcW w:w="687" w:type="pct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337B8585" w14:textId="77777777" w:rsidR="00855F63" w:rsidRDefault="00855F63" w:rsidP="00D6412E">
            <w:pPr>
              <w:rPr>
                <w:ins w:id="3077" w:author="think" w:date="2017-02-17T00:10:00Z"/>
                <w:rFonts w:ascii="微软雅黑" w:eastAsia="微软雅黑" w:hAnsi="微软雅黑"/>
                <w:sz w:val="20"/>
                <w:szCs w:val="21"/>
              </w:rPr>
            </w:pPr>
            <w:ins w:id="3078" w:author="think" w:date="2017-02-17T00:10:00Z">
              <w:r w:rsidRPr="00D6412E">
                <w:rPr>
                  <w:rFonts w:ascii="微软雅黑" w:eastAsia="微软雅黑" w:hAnsi="微软雅黑"/>
                  <w:sz w:val="20"/>
                  <w:szCs w:val="21"/>
                </w:rPr>
                <w:t>GET</w:t>
              </w:r>
            </w:ins>
          </w:p>
          <w:p w14:paraId="24BE06F3" w14:textId="77777777" w:rsidR="00855F63" w:rsidRDefault="00855F63" w:rsidP="00D6412E">
            <w:pPr>
              <w:rPr>
                <w:ins w:id="3079" w:author="think" w:date="2017-02-17T00:10:00Z"/>
                <w:rFonts w:ascii="微软雅黑" w:eastAsia="微软雅黑" w:hAnsi="微软雅黑"/>
                <w:sz w:val="20"/>
                <w:szCs w:val="21"/>
              </w:rPr>
            </w:pPr>
            <w:ins w:id="3080" w:author="think" w:date="2017-02-17T00:10:00Z">
              <w:r w:rsidRPr="00D6412E">
                <w:rPr>
                  <w:rFonts w:ascii="微软雅黑" w:eastAsia="微软雅黑" w:hAnsi="微软雅黑"/>
                  <w:sz w:val="20"/>
                  <w:szCs w:val="21"/>
                </w:rPr>
                <w:t>PUT</w:t>
              </w:r>
            </w:ins>
          </w:p>
          <w:p w14:paraId="291D64A2" w14:textId="77777777" w:rsidR="00855F63" w:rsidRDefault="00855F63" w:rsidP="00D6412E">
            <w:pPr>
              <w:rPr>
                <w:ins w:id="3081" w:author="think" w:date="2017-02-17T00:10:00Z"/>
                <w:rFonts w:ascii="微软雅黑" w:eastAsia="微软雅黑" w:hAnsi="微软雅黑"/>
                <w:sz w:val="20"/>
                <w:szCs w:val="21"/>
              </w:rPr>
            </w:pPr>
            <w:ins w:id="3082" w:author="think" w:date="2017-02-17T00:10:00Z">
              <w:r w:rsidRPr="00D6412E">
                <w:rPr>
                  <w:rFonts w:ascii="微软雅黑" w:eastAsia="微软雅黑" w:hAnsi="微软雅黑"/>
                  <w:sz w:val="20"/>
                  <w:szCs w:val="21"/>
                </w:rPr>
                <w:t>PATCH</w:t>
              </w:r>
            </w:ins>
          </w:p>
          <w:p w14:paraId="67AA51D9" w14:textId="77777777" w:rsidR="00855F63" w:rsidRPr="00D6412E" w:rsidRDefault="00855F63" w:rsidP="00D6412E">
            <w:pPr>
              <w:rPr>
                <w:ins w:id="3083" w:author="think" w:date="2017-02-17T00:10:00Z"/>
                <w:rFonts w:ascii="微软雅黑" w:eastAsia="微软雅黑" w:hAnsi="微软雅黑" w:hint="eastAsia"/>
                <w:sz w:val="20"/>
                <w:szCs w:val="21"/>
              </w:rPr>
            </w:pPr>
            <w:ins w:id="3084" w:author="think" w:date="2017-02-17T00:10:00Z">
              <w:r w:rsidRPr="00D6412E">
                <w:rPr>
                  <w:rFonts w:ascii="微软雅黑" w:eastAsia="微软雅黑" w:hAnsi="微软雅黑"/>
                  <w:sz w:val="20"/>
                  <w:szCs w:val="21"/>
                </w:rPr>
                <w:t>DELETE</w:t>
              </w:r>
            </w:ins>
          </w:p>
        </w:tc>
        <w:tc>
          <w:tcPr>
            <w:tcW w:w="2611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  <w:tcPrChange w:id="3085" w:author="think" w:date="2017-02-17T00:14:00Z">
              <w:tcPr>
                <w:tcW w:w="2094" w:type="pct"/>
                <w:tcBorders>
                  <w:top w:val="single" w:sz="6" w:space="0" w:color="DEDEDE"/>
                  <w:left w:val="single" w:sz="6" w:space="0" w:color="DEDEDE"/>
                  <w:bottom w:val="single" w:sz="6" w:space="0" w:color="DEDEDE"/>
                  <w:right w:val="single" w:sz="6" w:space="0" w:color="DEDEDE"/>
                </w:tcBorders>
                <w:shd w:val="clear" w:color="auto" w:fill="FFFFFF"/>
                <w:tcMar>
                  <w:top w:w="0" w:type="dxa"/>
                  <w:left w:w="150" w:type="dxa"/>
                  <w:bottom w:w="0" w:type="dxa"/>
                  <w:right w:w="150" w:type="dxa"/>
                </w:tcMar>
                <w:vAlign w:val="bottom"/>
                <w:hideMark/>
              </w:tcPr>
            </w:tcPrChange>
          </w:tcPr>
          <w:p w14:paraId="0C12D81D" w14:textId="531DB625" w:rsidR="00855F63" w:rsidRDefault="008834F2" w:rsidP="00D6412E">
            <w:pPr>
              <w:rPr>
                <w:ins w:id="3086" w:author="think" w:date="2017-02-17T00:10:00Z"/>
                <w:rFonts w:ascii="微软雅黑" w:eastAsia="微软雅黑" w:hAnsi="微软雅黑"/>
                <w:sz w:val="21"/>
                <w:szCs w:val="21"/>
              </w:rPr>
            </w:pPr>
            <w:ins w:id="3087" w:author="think" w:date="2017-02-17T00:12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某一上游的</w:t>
              </w:r>
            </w:ins>
            <w:ins w:id="3088" w:author="think" w:date="2017-02-17T00:10:00Z">
              <w:r w:rsidR="00855F63">
                <w:rPr>
                  <w:rFonts w:ascii="微软雅黑" w:eastAsia="微软雅黑" w:hAnsi="微软雅黑" w:hint="eastAsia"/>
                  <w:sz w:val="21"/>
                  <w:szCs w:val="21"/>
                </w:rPr>
                <w:t>某条路由记录，如</w:t>
              </w:r>
            </w:ins>
          </w:p>
          <w:p w14:paraId="49F981B0" w14:textId="134F6B8A" w:rsidR="00855F63" w:rsidRDefault="00855F63" w:rsidP="00D6412E">
            <w:pPr>
              <w:rPr>
                <w:ins w:id="3089" w:author="think" w:date="2017-02-17T00:10:00Z"/>
                <w:rFonts w:ascii="微软雅黑" w:eastAsia="微软雅黑" w:hAnsi="微软雅黑" w:hint="eastAsia"/>
                <w:sz w:val="21"/>
                <w:szCs w:val="21"/>
              </w:rPr>
            </w:pPr>
            <w:ins w:id="3090" w:author="think" w:date="2017-02-17T00:10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PATH/</w:t>
              </w:r>
            </w:ins>
            <w:ins w:id="3091" w:author="think" w:date="2017-02-17T00:12:00Z">
              <w:r w:rsidR="008834F2">
                <w:rPr>
                  <w:rFonts w:ascii="微软雅黑" w:eastAsia="微软雅黑" w:hAnsi="微软雅黑" w:hint="eastAsia"/>
                  <w:sz w:val="21"/>
                  <w:szCs w:val="21"/>
                </w:rPr>
                <w:t>upstream</w:t>
              </w:r>
            </w:ins>
            <w:ins w:id="3092" w:author="think" w:date="2017-02-17T00:10:00Z">
              <w:r>
                <w:rPr>
                  <w:rFonts w:ascii="微软雅黑" w:eastAsia="微软雅黑" w:hAnsi="微软雅黑" w:hint="eastAsia"/>
                  <w:sz w:val="21"/>
                  <w:szCs w:val="21"/>
                </w:rPr>
                <w:t>/1/routes/1</w:t>
              </w:r>
            </w:ins>
          </w:p>
        </w:tc>
      </w:tr>
    </w:tbl>
    <w:p w14:paraId="1F2D88D0" w14:textId="77777777" w:rsidR="003405CF" w:rsidRDefault="003405CF" w:rsidP="003405CF">
      <w:pPr>
        <w:pStyle w:val="3"/>
        <w:rPr>
          <w:ins w:id="3093" w:author="think" w:date="2017-02-15T21:32:00Z"/>
        </w:rPr>
      </w:pPr>
      <w:ins w:id="3094" w:author="think" w:date="2017-02-15T21:32:00Z">
        <w:r>
          <w:t xml:space="preserve"> </w:t>
        </w:r>
        <w:r>
          <w:rPr>
            <w:rFonts w:hint="eastAsia"/>
          </w:rPr>
          <w:t>路由关系配置</w:t>
        </w:r>
        <w:r>
          <w:rPr>
            <w:rFonts w:hint="eastAsia"/>
          </w:rPr>
          <w:t>(wozhi</w:t>
        </w:r>
        <w:r>
          <w:t>_route</w:t>
        </w:r>
        <w:r>
          <w:rPr>
            <w:rFonts w:hint="eastAsia"/>
          </w:rPr>
          <w:t>)</w:t>
        </w:r>
      </w:ins>
    </w:p>
    <w:p w14:paraId="4699F693" w14:textId="77777777" w:rsidR="00855F63" w:rsidRDefault="00855F63" w:rsidP="00855F63">
      <w:pPr>
        <w:pStyle w:val="a7"/>
        <w:numPr>
          <w:ilvl w:val="0"/>
          <w:numId w:val="10"/>
        </w:numPr>
        <w:ind w:firstLineChars="0"/>
        <w:rPr>
          <w:ins w:id="3095" w:author="think" w:date="2017-02-17T00:10:00Z"/>
        </w:rPr>
      </w:pPr>
      <w:ins w:id="3096" w:author="think" w:date="2017-02-17T00:10:00Z">
        <w:r>
          <w:rPr>
            <w:rFonts w:hint="eastAsia"/>
          </w:rPr>
          <w:t>特殊资源路径：</w:t>
        </w:r>
      </w:ins>
    </w:p>
    <w:p w14:paraId="68B26867" w14:textId="16313FC4" w:rsidR="003405CF" w:rsidRPr="00C24F4A" w:rsidRDefault="008B282F" w:rsidP="008B282F">
      <w:pPr>
        <w:spacing w:line="560" w:lineRule="exact"/>
        <w:ind w:left="840" w:firstLine="220"/>
        <w:rPr>
          <w:ins w:id="3097" w:author="think" w:date="2017-02-15T21:32:00Z"/>
        </w:rPr>
        <w:pPrChange w:id="3098" w:author="think" w:date="2017-02-17T00:16:00Z">
          <w:pPr>
            <w:spacing w:line="560" w:lineRule="exact"/>
          </w:pPr>
        </w:pPrChange>
      </w:pPr>
      <w:ins w:id="3099" w:author="think" w:date="2017-02-17T00:16:00Z">
        <w:r>
          <w:rPr>
            <w:rFonts w:hint="eastAsia"/>
          </w:rPr>
          <w:lastRenderedPageBreak/>
          <w:t>无</w:t>
        </w:r>
      </w:ins>
    </w:p>
    <w:p w14:paraId="1F5C1BF9" w14:textId="77777777" w:rsidR="003405CF" w:rsidRDefault="003405CF" w:rsidP="003405CF">
      <w:pPr>
        <w:pStyle w:val="3"/>
        <w:rPr>
          <w:ins w:id="3100" w:author="think" w:date="2017-02-15T21:32:00Z"/>
        </w:rPr>
      </w:pPr>
      <w:ins w:id="3101" w:author="think" w:date="2017-02-15T21:32:00Z">
        <w:r>
          <w:rPr>
            <w:rFonts w:hint="eastAsia"/>
          </w:rPr>
          <w:t>客户经理信息</w:t>
        </w:r>
        <w:r>
          <w:t>(wozhi_saler)</w:t>
        </w:r>
      </w:ins>
    </w:p>
    <w:p w14:paraId="2FFC37AC" w14:textId="5DFEE49E" w:rsidR="00855F63" w:rsidRDefault="00855F63" w:rsidP="00855F63">
      <w:pPr>
        <w:pStyle w:val="a7"/>
        <w:numPr>
          <w:ilvl w:val="0"/>
          <w:numId w:val="10"/>
        </w:numPr>
        <w:ind w:firstLineChars="0"/>
        <w:rPr>
          <w:ins w:id="3102" w:author="think" w:date="2017-02-17T00:23:00Z"/>
        </w:rPr>
      </w:pPr>
      <w:ins w:id="3103" w:author="think" w:date="2017-02-17T00:10:00Z">
        <w:r>
          <w:rPr>
            <w:rFonts w:hint="eastAsia"/>
          </w:rPr>
          <w:t>特殊资源路径：</w:t>
        </w:r>
      </w:ins>
    </w:p>
    <w:p w14:paraId="1ACC8B45" w14:textId="77777777" w:rsidR="00130FAD" w:rsidRPr="00C24F4A" w:rsidRDefault="00130FAD" w:rsidP="00130FAD">
      <w:pPr>
        <w:spacing w:line="560" w:lineRule="exact"/>
        <w:ind w:left="840" w:firstLine="220"/>
        <w:rPr>
          <w:ins w:id="3104" w:author="think" w:date="2017-02-17T00:24:00Z"/>
        </w:rPr>
      </w:pPr>
      <w:ins w:id="3105" w:author="think" w:date="2017-02-17T00:24:00Z">
        <w:r>
          <w:rPr>
            <w:rFonts w:hint="eastAsia"/>
          </w:rPr>
          <w:t>无</w:t>
        </w:r>
      </w:ins>
    </w:p>
    <w:p w14:paraId="2D13719F" w14:textId="77777777" w:rsidR="003405CF" w:rsidRDefault="003405CF" w:rsidP="003405CF">
      <w:pPr>
        <w:pStyle w:val="3"/>
        <w:rPr>
          <w:ins w:id="3106" w:author="think" w:date="2017-02-15T21:32:00Z"/>
        </w:rPr>
      </w:pPr>
      <w:ins w:id="3107" w:author="think" w:date="2017-02-15T21:32:00Z">
        <w:r>
          <w:rPr>
            <w:rFonts w:hint="eastAsia"/>
          </w:rPr>
          <w:t>订单信息</w:t>
        </w:r>
      </w:ins>
    </w:p>
    <w:p w14:paraId="6F2D2C3E" w14:textId="77777777" w:rsidR="00AA0B2F" w:rsidRDefault="00AA0B2F" w:rsidP="00AA0B2F">
      <w:pPr>
        <w:pStyle w:val="a7"/>
        <w:numPr>
          <w:ilvl w:val="0"/>
          <w:numId w:val="10"/>
        </w:numPr>
        <w:ind w:firstLineChars="0"/>
        <w:rPr>
          <w:ins w:id="3108" w:author="think" w:date="2017-02-17T00:24:00Z"/>
        </w:rPr>
      </w:pPr>
      <w:ins w:id="3109" w:author="think" w:date="2017-02-17T00:24:00Z">
        <w:r>
          <w:rPr>
            <w:rFonts w:hint="eastAsia"/>
          </w:rPr>
          <w:t>特殊资源路径：</w:t>
        </w:r>
      </w:ins>
    </w:p>
    <w:p w14:paraId="3307392A" w14:textId="77777777" w:rsidR="00AA0B2F" w:rsidRPr="00C24F4A" w:rsidRDefault="00AA0B2F" w:rsidP="00AA0B2F">
      <w:pPr>
        <w:spacing w:line="560" w:lineRule="exact"/>
        <w:ind w:left="840" w:firstLine="220"/>
        <w:rPr>
          <w:ins w:id="3110" w:author="think" w:date="2017-02-17T00:24:00Z"/>
        </w:rPr>
      </w:pPr>
      <w:ins w:id="3111" w:author="think" w:date="2017-02-17T00:24:00Z">
        <w:r>
          <w:rPr>
            <w:rFonts w:hint="eastAsia"/>
          </w:rPr>
          <w:t>无</w:t>
        </w:r>
      </w:ins>
    </w:p>
    <w:p w14:paraId="4FA4A6ED" w14:textId="77777777" w:rsidR="003405CF" w:rsidRDefault="003405CF" w:rsidP="003405CF">
      <w:pPr>
        <w:pStyle w:val="3"/>
        <w:rPr>
          <w:ins w:id="3112" w:author="think" w:date="2017-02-15T21:32:00Z"/>
        </w:rPr>
      </w:pPr>
      <w:ins w:id="3113" w:author="think" w:date="2017-02-15T21:32:00Z">
        <w:r>
          <w:rPr>
            <w:rFonts w:hint="eastAsia"/>
          </w:rPr>
          <w:t>通知信息</w:t>
        </w:r>
      </w:ins>
    </w:p>
    <w:p w14:paraId="6FB83035" w14:textId="77777777" w:rsidR="00855F63" w:rsidRDefault="00855F63" w:rsidP="00855F63">
      <w:pPr>
        <w:pStyle w:val="a7"/>
        <w:numPr>
          <w:ilvl w:val="0"/>
          <w:numId w:val="10"/>
        </w:numPr>
        <w:ind w:firstLineChars="0"/>
        <w:rPr>
          <w:ins w:id="3114" w:author="think" w:date="2017-02-17T00:11:00Z"/>
        </w:rPr>
      </w:pPr>
      <w:ins w:id="3115" w:author="think" w:date="2017-02-17T00:11:00Z">
        <w:r>
          <w:rPr>
            <w:rFonts w:hint="eastAsia"/>
          </w:rPr>
          <w:t>特殊资源路径：</w:t>
        </w:r>
      </w:ins>
    </w:p>
    <w:p w14:paraId="22970243" w14:textId="77777777" w:rsidR="00AA0B2F" w:rsidRPr="00C24F4A" w:rsidRDefault="00AA0B2F" w:rsidP="00AA0B2F">
      <w:pPr>
        <w:spacing w:line="560" w:lineRule="exact"/>
        <w:ind w:left="840" w:firstLine="220"/>
        <w:rPr>
          <w:ins w:id="3116" w:author="think" w:date="2017-02-17T00:24:00Z"/>
        </w:rPr>
      </w:pPr>
      <w:ins w:id="3117" w:author="think" w:date="2017-02-17T00:24:00Z">
        <w:r>
          <w:rPr>
            <w:rFonts w:hint="eastAsia"/>
          </w:rPr>
          <w:t>无</w:t>
        </w:r>
      </w:ins>
    </w:p>
    <w:p w14:paraId="152F2FB3" w14:textId="60E8322F" w:rsidR="005545A1" w:rsidRDefault="009700DE">
      <w:pPr>
        <w:pStyle w:val="2"/>
        <w:pPrChange w:id="3118" w:author="think" w:date="2017-02-12T17:36:00Z">
          <w:pPr>
            <w:pStyle w:val="1"/>
          </w:pPr>
        </w:pPrChange>
      </w:pPr>
      <w:bookmarkStart w:id="3119" w:name="_GoBack"/>
      <w:bookmarkEnd w:id="3119"/>
      <w:r>
        <w:rPr>
          <w:rFonts w:hint="eastAsia"/>
        </w:rPr>
        <w:t>角色划分</w:t>
      </w:r>
      <w:bookmarkEnd w:id="2696"/>
    </w:p>
    <w:p w14:paraId="4E45AEA2" w14:textId="48E48F10" w:rsidR="005545A1" w:rsidRDefault="009700DE">
      <w:pPr>
        <w:spacing w:line="560" w:lineRule="exact"/>
        <w:rPr>
          <w:ins w:id="3120" w:author="think" w:date="2017-02-12T17:37:00Z"/>
        </w:rPr>
        <w:pPrChange w:id="3121" w:author="think" w:date="2017-02-12T16:26:00Z">
          <w:pPr/>
        </w:pPrChange>
      </w:pPr>
      <w:r>
        <w:rPr>
          <w:rFonts w:hint="eastAsia"/>
        </w:rPr>
        <w:t>顾客</w:t>
      </w:r>
      <w:r>
        <w:t xml:space="preserve"> </w:t>
      </w:r>
      <w:r>
        <w:rPr>
          <w:rFonts w:hint="eastAsia"/>
        </w:rPr>
        <w:t>、商户、客户经理、客服、财务人员、管理人员。</w:t>
      </w:r>
    </w:p>
    <w:p w14:paraId="1E8D9842" w14:textId="77777777" w:rsidR="000533AE" w:rsidRDefault="000533AE">
      <w:pPr>
        <w:spacing w:line="560" w:lineRule="exact"/>
        <w:pPrChange w:id="3122" w:author="think" w:date="2017-02-12T16:26:00Z">
          <w:pPr/>
        </w:pPrChange>
      </w:pPr>
    </w:p>
    <w:sectPr w:rsidR="000533AE" w:rsidSect="003358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134" w:author="think" w:date="2017-02-12T16:40:00Z" w:initials="t">
    <w:p w14:paraId="3E4264BE" w14:textId="772ECF96" w:rsidR="00FB3797" w:rsidRDefault="00FB3797">
      <w:pPr>
        <w:pStyle w:val="ac"/>
      </w:pPr>
      <w:r>
        <w:rPr>
          <w:rStyle w:val="ab"/>
        </w:rPr>
        <w:annotationRef/>
      </w:r>
      <w:r>
        <w:rPr>
          <w:noProof/>
        </w:rPr>
        <w:t>这个</w:t>
      </w:r>
      <w:r>
        <w:rPr>
          <w:rFonts w:hint="eastAsia"/>
          <w:noProof/>
        </w:rPr>
        <w:t>怎么定义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3E4264BE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F2F8233" w14:textId="77777777" w:rsidR="00FA0429" w:rsidRDefault="00FA0429" w:rsidP="00E93BFF">
      <w:r>
        <w:separator/>
      </w:r>
    </w:p>
  </w:endnote>
  <w:endnote w:type="continuationSeparator" w:id="0">
    <w:p w14:paraId="716C850D" w14:textId="77777777" w:rsidR="00FA0429" w:rsidRDefault="00FA0429" w:rsidP="00E93B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CCCE082" w14:textId="77777777" w:rsidR="00FA0429" w:rsidRDefault="00FA0429" w:rsidP="00E93BFF">
      <w:r>
        <w:separator/>
      </w:r>
    </w:p>
  </w:footnote>
  <w:footnote w:type="continuationSeparator" w:id="0">
    <w:p w14:paraId="7012A592" w14:textId="77777777" w:rsidR="00FA0429" w:rsidRDefault="00FA0429" w:rsidP="00E93B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4B0AC5"/>
    <w:multiLevelType w:val="hybridMultilevel"/>
    <w:tmpl w:val="05583B3E"/>
    <w:lvl w:ilvl="0" w:tplc="3DAA1F8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D0D38DC"/>
    <w:multiLevelType w:val="hybridMultilevel"/>
    <w:tmpl w:val="2BC467DA"/>
    <w:lvl w:ilvl="0" w:tplc="6560727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617094F"/>
    <w:multiLevelType w:val="hybridMultilevel"/>
    <w:tmpl w:val="FD820E04"/>
    <w:lvl w:ilvl="0" w:tplc="065EA4AC">
      <w:start w:val="1"/>
      <w:numFmt w:val="decimal"/>
      <w:lvlText w:val="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8A04132"/>
    <w:multiLevelType w:val="hybridMultilevel"/>
    <w:tmpl w:val="2BC467DA"/>
    <w:lvl w:ilvl="0" w:tplc="6560727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07E550A"/>
    <w:multiLevelType w:val="hybridMultilevel"/>
    <w:tmpl w:val="FD820E04"/>
    <w:lvl w:ilvl="0" w:tplc="065EA4AC">
      <w:start w:val="1"/>
      <w:numFmt w:val="decimal"/>
      <w:lvlText w:val="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D7C5D54"/>
    <w:multiLevelType w:val="multilevel"/>
    <w:tmpl w:val="F2543F62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56FF29CD"/>
    <w:multiLevelType w:val="hybridMultilevel"/>
    <w:tmpl w:val="FD820E04"/>
    <w:lvl w:ilvl="0" w:tplc="065EA4AC">
      <w:start w:val="1"/>
      <w:numFmt w:val="decimal"/>
      <w:lvlText w:val="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5F785873"/>
    <w:multiLevelType w:val="hybridMultilevel"/>
    <w:tmpl w:val="EDE867CA"/>
    <w:lvl w:ilvl="0" w:tplc="6238819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54026B9"/>
    <w:multiLevelType w:val="hybridMultilevel"/>
    <w:tmpl w:val="FD820E04"/>
    <w:lvl w:ilvl="0" w:tplc="065EA4AC">
      <w:start w:val="1"/>
      <w:numFmt w:val="decimal"/>
      <w:lvlText w:val="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678E0F35"/>
    <w:multiLevelType w:val="hybridMultilevel"/>
    <w:tmpl w:val="D82A4A6A"/>
    <w:lvl w:ilvl="0" w:tplc="04090001">
      <w:start w:val="1"/>
      <w:numFmt w:val="bullet"/>
      <w:lvlText w:val=""/>
      <w:lvlJc w:val="left"/>
      <w:pPr>
        <w:ind w:left="10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0" w:hanging="420"/>
      </w:pPr>
      <w:rPr>
        <w:rFonts w:ascii="Wingdings" w:hAnsi="Wingdings" w:hint="default"/>
      </w:rPr>
    </w:lvl>
  </w:abstractNum>
  <w:abstractNum w:abstractNumId="10" w15:restartNumberingAfterBreak="0">
    <w:nsid w:val="7A4739FF"/>
    <w:multiLevelType w:val="hybridMultilevel"/>
    <w:tmpl w:val="35E84E5C"/>
    <w:lvl w:ilvl="0" w:tplc="19568154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6"/>
  </w:num>
  <w:num w:numId="5">
    <w:abstractNumId w:val="1"/>
  </w:num>
  <w:num w:numId="6">
    <w:abstractNumId w:val="2"/>
  </w:num>
  <w:num w:numId="7">
    <w:abstractNumId w:val="10"/>
  </w:num>
  <w:num w:numId="8">
    <w:abstractNumId w:val="5"/>
  </w:num>
  <w:num w:numId="9">
    <w:abstractNumId w:val="5"/>
  </w:num>
  <w:num w:numId="10">
    <w:abstractNumId w:val="9"/>
  </w:num>
  <w:num w:numId="11">
    <w:abstractNumId w:val="8"/>
  </w:num>
  <w:num w:numId="12">
    <w:abstractNumId w:val="7"/>
  </w:num>
  <w:num w:numId="13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think">
    <w15:presenceInfo w15:providerId="None" w15:userId="think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trackRevision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5891"/>
    <w:rsid w:val="000167F7"/>
    <w:rsid w:val="00042902"/>
    <w:rsid w:val="000533AE"/>
    <w:rsid w:val="0005431E"/>
    <w:rsid w:val="0008435D"/>
    <w:rsid w:val="00092023"/>
    <w:rsid w:val="00093562"/>
    <w:rsid w:val="000938D5"/>
    <w:rsid w:val="000A02AB"/>
    <w:rsid w:val="000A030A"/>
    <w:rsid w:val="000A20BF"/>
    <w:rsid w:val="000A31F4"/>
    <w:rsid w:val="000A5D7A"/>
    <w:rsid w:val="000D28F4"/>
    <w:rsid w:val="000E064A"/>
    <w:rsid w:val="000F2A94"/>
    <w:rsid w:val="000F4C9F"/>
    <w:rsid w:val="000F7BA1"/>
    <w:rsid w:val="00103964"/>
    <w:rsid w:val="00104BA6"/>
    <w:rsid w:val="00112BB3"/>
    <w:rsid w:val="001218AF"/>
    <w:rsid w:val="00122014"/>
    <w:rsid w:val="001221A9"/>
    <w:rsid w:val="00130FAD"/>
    <w:rsid w:val="0014253E"/>
    <w:rsid w:val="00144A18"/>
    <w:rsid w:val="00155646"/>
    <w:rsid w:val="001767EC"/>
    <w:rsid w:val="00197EF9"/>
    <w:rsid w:val="001B5409"/>
    <w:rsid w:val="001B6D8C"/>
    <w:rsid w:val="001B7396"/>
    <w:rsid w:val="001C2965"/>
    <w:rsid w:val="001D243F"/>
    <w:rsid w:val="001D6C0F"/>
    <w:rsid w:val="00226BD4"/>
    <w:rsid w:val="0024002A"/>
    <w:rsid w:val="00242C86"/>
    <w:rsid w:val="00244211"/>
    <w:rsid w:val="002453FF"/>
    <w:rsid w:val="002509F5"/>
    <w:rsid w:val="002674BA"/>
    <w:rsid w:val="00271FEB"/>
    <w:rsid w:val="00277227"/>
    <w:rsid w:val="00285C08"/>
    <w:rsid w:val="00285F50"/>
    <w:rsid w:val="0029212C"/>
    <w:rsid w:val="002B1B42"/>
    <w:rsid w:val="002C40A8"/>
    <w:rsid w:val="002C5375"/>
    <w:rsid w:val="002C5E06"/>
    <w:rsid w:val="002C6FBE"/>
    <w:rsid w:val="002D4F69"/>
    <w:rsid w:val="003043E5"/>
    <w:rsid w:val="0033583B"/>
    <w:rsid w:val="00340316"/>
    <w:rsid w:val="003405CF"/>
    <w:rsid w:val="00347AFD"/>
    <w:rsid w:val="00356436"/>
    <w:rsid w:val="003646AE"/>
    <w:rsid w:val="00367A80"/>
    <w:rsid w:val="00367C32"/>
    <w:rsid w:val="003722AA"/>
    <w:rsid w:val="00375F5E"/>
    <w:rsid w:val="00394659"/>
    <w:rsid w:val="003A69A9"/>
    <w:rsid w:val="003B0E38"/>
    <w:rsid w:val="003B6374"/>
    <w:rsid w:val="003C10AF"/>
    <w:rsid w:val="003C5C4F"/>
    <w:rsid w:val="003D0387"/>
    <w:rsid w:val="003F1EE6"/>
    <w:rsid w:val="00403828"/>
    <w:rsid w:val="004071A0"/>
    <w:rsid w:val="004253A8"/>
    <w:rsid w:val="004272A5"/>
    <w:rsid w:val="0043288A"/>
    <w:rsid w:val="00432ED9"/>
    <w:rsid w:val="004465D7"/>
    <w:rsid w:val="004467C8"/>
    <w:rsid w:val="004500B3"/>
    <w:rsid w:val="00461A6A"/>
    <w:rsid w:val="004646FA"/>
    <w:rsid w:val="004839D2"/>
    <w:rsid w:val="00490400"/>
    <w:rsid w:val="004A0D6E"/>
    <w:rsid w:val="004B6F36"/>
    <w:rsid w:val="004B7D6B"/>
    <w:rsid w:val="004C3BD6"/>
    <w:rsid w:val="004C5F83"/>
    <w:rsid w:val="004D1661"/>
    <w:rsid w:val="004D4B20"/>
    <w:rsid w:val="004D5B46"/>
    <w:rsid w:val="004D6E1A"/>
    <w:rsid w:val="005010A8"/>
    <w:rsid w:val="00503AC3"/>
    <w:rsid w:val="00520989"/>
    <w:rsid w:val="00533563"/>
    <w:rsid w:val="005545A1"/>
    <w:rsid w:val="005604C4"/>
    <w:rsid w:val="00560713"/>
    <w:rsid w:val="00566202"/>
    <w:rsid w:val="00566E1C"/>
    <w:rsid w:val="00573BE4"/>
    <w:rsid w:val="00590549"/>
    <w:rsid w:val="00597E60"/>
    <w:rsid w:val="005A5300"/>
    <w:rsid w:val="005B0C11"/>
    <w:rsid w:val="005B7DAF"/>
    <w:rsid w:val="005C21F2"/>
    <w:rsid w:val="005C338B"/>
    <w:rsid w:val="005C45F3"/>
    <w:rsid w:val="005C619C"/>
    <w:rsid w:val="005C6664"/>
    <w:rsid w:val="005D30E7"/>
    <w:rsid w:val="005E1588"/>
    <w:rsid w:val="005F6BF1"/>
    <w:rsid w:val="00615D83"/>
    <w:rsid w:val="0062450D"/>
    <w:rsid w:val="006245CA"/>
    <w:rsid w:val="00637C42"/>
    <w:rsid w:val="00646AE7"/>
    <w:rsid w:val="00647652"/>
    <w:rsid w:val="00660F5D"/>
    <w:rsid w:val="00667765"/>
    <w:rsid w:val="00686B2F"/>
    <w:rsid w:val="00694209"/>
    <w:rsid w:val="006A10BE"/>
    <w:rsid w:val="006C0AC7"/>
    <w:rsid w:val="006D4602"/>
    <w:rsid w:val="006E1F2B"/>
    <w:rsid w:val="006E33D2"/>
    <w:rsid w:val="006E6064"/>
    <w:rsid w:val="006F28B2"/>
    <w:rsid w:val="006F6971"/>
    <w:rsid w:val="00710FE5"/>
    <w:rsid w:val="00711A8C"/>
    <w:rsid w:val="00731AB5"/>
    <w:rsid w:val="0074091B"/>
    <w:rsid w:val="00753D11"/>
    <w:rsid w:val="00760941"/>
    <w:rsid w:val="00764DED"/>
    <w:rsid w:val="007656F6"/>
    <w:rsid w:val="00772531"/>
    <w:rsid w:val="00776A35"/>
    <w:rsid w:val="007877CA"/>
    <w:rsid w:val="007A3E6B"/>
    <w:rsid w:val="007B6730"/>
    <w:rsid w:val="007D66DD"/>
    <w:rsid w:val="007F785C"/>
    <w:rsid w:val="00803806"/>
    <w:rsid w:val="00806867"/>
    <w:rsid w:val="00806FDA"/>
    <w:rsid w:val="008121CF"/>
    <w:rsid w:val="00822111"/>
    <w:rsid w:val="00826861"/>
    <w:rsid w:val="00826B0B"/>
    <w:rsid w:val="00843A98"/>
    <w:rsid w:val="00846948"/>
    <w:rsid w:val="00847450"/>
    <w:rsid w:val="00855F63"/>
    <w:rsid w:val="008834F2"/>
    <w:rsid w:val="00896813"/>
    <w:rsid w:val="00897A2C"/>
    <w:rsid w:val="00897E71"/>
    <w:rsid w:val="008A6B89"/>
    <w:rsid w:val="008B282F"/>
    <w:rsid w:val="008B376B"/>
    <w:rsid w:val="008D550D"/>
    <w:rsid w:val="008F30C1"/>
    <w:rsid w:val="008F703F"/>
    <w:rsid w:val="00902574"/>
    <w:rsid w:val="00903E1E"/>
    <w:rsid w:val="009377B0"/>
    <w:rsid w:val="00954742"/>
    <w:rsid w:val="009550D5"/>
    <w:rsid w:val="009604B8"/>
    <w:rsid w:val="009700DE"/>
    <w:rsid w:val="00984FAB"/>
    <w:rsid w:val="009866B1"/>
    <w:rsid w:val="0099119D"/>
    <w:rsid w:val="00996ED2"/>
    <w:rsid w:val="009A0CCD"/>
    <w:rsid w:val="009A178D"/>
    <w:rsid w:val="009B702A"/>
    <w:rsid w:val="009B7AE9"/>
    <w:rsid w:val="009E283F"/>
    <w:rsid w:val="009E670C"/>
    <w:rsid w:val="009F3A87"/>
    <w:rsid w:val="00A12C72"/>
    <w:rsid w:val="00A16110"/>
    <w:rsid w:val="00A203D0"/>
    <w:rsid w:val="00A537AD"/>
    <w:rsid w:val="00A5744F"/>
    <w:rsid w:val="00A92F23"/>
    <w:rsid w:val="00A962FB"/>
    <w:rsid w:val="00A97ACD"/>
    <w:rsid w:val="00AA0B2F"/>
    <w:rsid w:val="00AD16DB"/>
    <w:rsid w:val="00AD428C"/>
    <w:rsid w:val="00AE5121"/>
    <w:rsid w:val="00B02185"/>
    <w:rsid w:val="00B11750"/>
    <w:rsid w:val="00B13E01"/>
    <w:rsid w:val="00B1539A"/>
    <w:rsid w:val="00B22436"/>
    <w:rsid w:val="00B4127F"/>
    <w:rsid w:val="00B45702"/>
    <w:rsid w:val="00B5678B"/>
    <w:rsid w:val="00B75897"/>
    <w:rsid w:val="00BA4C51"/>
    <w:rsid w:val="00BB1556"/>
    <w:rsid w:val="00BD130B"/>
    <w:rsid w:val="00BF0A1F"/>
    <w:rsid w:val="00BF1F9C"/>
    <w:rsid w:val="00BF45FF"/>
    <w:rsid w:val="00BF51FD"/>
    <w:rsid w:val="00C03A9C"/>
    <w:rsid w:val="00C04674"/>
    <w:rsid w:val="00C24F4A"/>
    <w:rsid w:val="00C5477E"/>
    <w:rsid w:val="00C715A2"/>
    <w:rsid w:val="00C73C90"/>
    <w:rsid w:val="00C749AB"/>
    <w:rsid w:val="00C81A2D"/>
    <w:rsid w:val="00C90AB7"/>
    <w:rsid w:val="00CB5CD0"/>
    <w:rsid w:val="00CD3F43"/>
    <w:rsid w:val="00CD7987"/>
    <w:rsid w:val="00CE407E"/>
    <w:rsid w:val="00CF5B56"/>
    <w:rsid w:val="00D0342C"/>
    <w:rsid w:val="00D20344"/>
    <w:rsid w:val="00D40AD8"/>
    <w:rsid w:val="00D43C90"/>
    <w:rsid w:val="00D551E2"/>
    <w:rsid w:val="00D56767"/>
    <w:rsid w:val="00D605DA"/>
    <w:rsid w:val="00D71F0D"/>
    <w:rsid w:val="00D866A4"/>
    <w:rsid w:val="00D90D94"/>
    <w:rsid w:val="00D954C9"/>
    <w:rsid w:val="00DA2E0E"/>
    <w:rsid w:val="00DA6119"/>
    <w:rsid w:val="00DB2A07"/>
    <w:rsid w:val="00DB5960"/>
    <w:rsid w:val="00DB776F"/>
    <w:rsid w:val="00DD37D7"/>
    <w:rsid w:val="00DD5B38"/>
    <w:rsid w:val="00DE07AC"/>
    <w:rsid w:val="00DE0B7D"/>
    <w:rsid w:val="00DF6313"/>
    <w:rsid w:val="00DF6B9D"/>
    <w:rsid w:val="00DF7ED2"/>
    <w:rsid w:val="00E12FB9"/>
    <w:rsid w:val="00E22EDA"/>
    <w:rsid w:val="00E31D02"/>
    <w:rsid w:val="00E4788F"/>
    <w:rsid w:val="00E534F8"/>
    <w:rsid w:val="00E6347C"/>
    <w:rsid w:val="00E67AA3"/>
    <w:rsid w:val="00E80AC4"/>
    <w:rsid w:val="00E82005"/>
    <w:rsid w:val="00E83D02"/>
    <w:rsid w:val="00E90C73"/>
    <w:rsid w:val="00E92330"/>
    <w:rsid w:val="00E93BFF"/>
    <w:rsid w:val="00EA3346"/>
    <w:rsid w:val="00EA494B"/>
    <w:rsid w:val="00EB0257"/>
    <w:rsid w:val="00EB74AC"/>
    <w:rsid w:val="00EC41FD"/>
    <w:rsid w:val="00EC6569"/>
    <w:rsid w:val="00ED1E42"/>
    <w:rsid w:val="00EF367D"/>
    <w:rsid w:val="00EF6421"/>
    <w:rsid w:val="00EF7F73"/>
    <w:rsid w:val="00F04033"/>
    <w:rsid w:val="00F100EE"/>
    <w:rsid w:val="00F1568F"/>
    <w:rsid w:val="00F22076"/>
    <w:rsid w:val="00F30690"/>
    <w:rsid w:val="00F4363E"/>
    <w:rsid w:val="00F52D36"/>
    <w:rsid w:val="00F576B7"/>
    <w:rsid w:val="00F61207"/>
    <w:rsid w:val="00F9065F"/>
    <w:rsid w:val="00FA0429"/>
    <w:rsid w:val="00FA066F"/>
    <w:rsid w:val="00FA078C"/>
    <w:rsid w:val="00FA1A29"/>
    <w:rsid w:val="00FA32F3"/>
    <w:rsid w:val="00FB19D2"/>
    <w:rsid w:val="00FB3797"/>
    <w:rsid w:val="00FB5891"/>
    <w:rsid w:val="00FB74D7"/>
    <w:rsid w:val="00FC3ED1"/>
    <w:rsid w:val="00FC577C"/>
    <w:rsid w:val="00FD4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1B26CC"/>
  <w15:docId w15:val="{91384AB9-BDD5-44B4-941E-006D8BA97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aliases w:val="顶格正文"/>
    <w:qFormat/>
    <w:rsid w:val="00DD37D7"/>
    <w:pPr>
      <w:widowControl w:val="0"/>
      <w:jc w:val="both"/>
    </w:pPr>
    <w:rPr>
      <w:sz w:val="32"/>
    </w:rPr>
  </w:style>
  <w:style w:type="paragraph" w:styleId="1">
    <w:name w:val="heading 1"/>
    <w:basedOn w:val="a"/>
    <w:next w:val="a"/>
    <w:link w:val="10"/>
    <w:uiPriority w:val="9"/>
    <w:qFormat/>
    <w:rsid w:val="00B22436"/>
    <w:pPr>
      <w:keepNext/>
      <w:keepLines/>
      <w:numPr>
        <w:numId w:val="8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22436"/>
    <w:pPr>
      <w:keepNext/>
      <w:keepLines/>
      <w:numPr>
        <w:ilvl w:val="1"/>
        <w:numId w:val="8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22436"/>
    <w:pPr>
      <w:keepNext/>
      <w:keepLines/>
      <w:numPr>
        <w:ilvl w:val="2"/>
        <w:numId w:val="8"/>
      </w:numPr>
      <w:spacing w:before="260" w:after="260" w:line="416" w:lineRule="auto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22436"/>
    <w:pPr>
      <w:keepNext/>
      <w:keepLines/>
      <w:numPr>
        <w:ilvl w:val="3"/>
        <w:numId w:val="8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22436"/>
    <w:pPr>
      <w:keepNext/>
      <w:keepLines/>
      <w:numPr>
        <w:ilvl w:val="4"/>
        <w:numId w:val="8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22436"/>
    <w:pPr>
      <w:keepNext/>
      <w:keepLines/>
      <w:numPr>
        <w:ilvl w:val="5"/>
        <w:numId w:val="8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22436"/>
    <w:pPr>
      <w:keepNext/>
      <w:keepLines/>
      <w:numPr>
        <w:ilvl w:val="6"/>
        <w:numId w:val="8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22436"/>
    <w:pPr>
      <w:keepNext/>
      <w:keepLines/>
      <w:numPr>
        <w:ilvl w:val="7"/>
        <w:numId w:val="8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22436"/>
    <w:pPr>
      <w:keepNext/>
      <w:keepLines/>
      <w:numPr>
        <w:ilvl w:val="8"/>
        <w:numId w:val="8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next w:val="a"/>
    <w:link w:val="a4"/>
    <w:autoRedefine/>
    <w:uiPriority w:val="10"/>
    <w:qFormat/>
    <w:rsid w:val="00DD37D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44"/>
      <w:szCs w:val="32"/>
    </w:rPr>
  </w:style>
  <w:style w:type="character" w:customStyle="1" w:styleId="a4">
    <w:name w:val="标题 字符"/>
    <w:basedOn w:val="a0"/>
    <w:link w:val="a3"/>
    <w:uiPriority w:val="10"/>
    <w:rsid w:val="00DD37D7"/>
    <w:rPr>
      <w:rFonts w:asciiTheme="majorHAnsi" w:eastAsia="宋体" w:hAnsiTheme="majorHAnsi" w:cstheme="majorBidi"/>
      <w:b/>
      <w:bCs/>
      <w:sz w:val="44"/>
      <w:szCs w:val="32"/>
    </w:rPr>
  </w:style>
  <w:style w:type="paragraph" w:customStyle="1" w:styleId="a5">
    <w:name w:val="内缩正文"/>
    <w:basedOn w:val="a"/>
    <w:qFormat/>
    <w:rsid w:val="00DD37D7"/>
    <w:pPr>
      <w:spacing w:line="360" w:lineRule="auto"/>
      <w:ind w:firstLineChars="200" w:firstLine="200"/>
    </w:pPr>
  </w:style>
  <w:style w:type="paragraph" w:customStyle="1" w:styleId="a6">
    <w:name w:val="表格文字"/>
    <w:qFormat/>
    <w:rsid w:val="00DD37D7"/>
  </w:style>
  <w:style w:type="paragraph" w:styleId="a7">
    <w:name w:val="List Paragraph"/>
    <w:basedOn w:val="a"/>
    <w:uiPriority w:val="34"/>
    <w:qFormat/>
    <w:rsid w:val="004272A5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4272A5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4272A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B2243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2243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22436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B2243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B22436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B22436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B22436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B22436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B22436"/>
    <w:rPr>
      <w:rFonts w:asciiTheme="majorHAnsi" w:eastAsiaTheme="majorEastAsia" w:hAnsiTheme="majorHAnsi" w:cstheme="majorBidi"/>
      <w:szCs w:val="21"/>
    </w:rPr>
  </w:style>
  <w:style w:type="paragraph" w:styleId="HTML">
    <w:name w:val="HTML Preformatted"/>
    <w:basedOn w:val="a"/>
    <w:link w:val="HTML0"/>
    <w:uiPriority w:val="99"/>
    <w:semiHidden/>
    <w:unhideWhenUsed/>
    <w:rsid w:val="00226BD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226BD4"/>
    <w:rPr>
      <w:rFonts w:ascii="宋体" w:eastAsia="宋体" w:hAnsi="宋体" w:cs="宋体"/>
      <w:kern w:val="0"/>
      <w:sz w:val="24"/>
      <w:szCs w:val="24"/>
    </w:rPr>
  </w:style>
  <w:style w:type="character" w:customStyle="1" w:styleId="sql1-delimitedidentifier1">
    <w:name w:val="sql1-delimitedidentifier1"/>
    <w:basedOn w:val="a0"/>
    <w:rsid w:val="00226BD4"/>
    <w:rPr>
      <w:color w:val="808000"/>
    </w:rPr>
  </w:style>
  <w:style w:type="character" w:customStyle="1" w:styleId="sql1-space">
    <w:name w:val="sql1-space"/>
    <w:basedOn w:val="a0"/>
    <w:rsid w:val="00226BD4"/>
  </w:style>
  <w:style w:type="character" w:customStyle="1" w:styleId="sql1-datatype1">
    <w:name w:val="sql1-datatype1"/>
    <w:basedOn w:val="a0"/>
    <w:rsid w:val="00226BD4"/>
    <w:rPr>
      <w:b/>
      <w:bCs/>
      <w:color w:val="800000"/>
    </w:rPr>
  </w:style>
  <w:style w:type="character" w:customStyle="1" w:styleId="sql1-symbol1">
    <w:name w:val="sql1-symbol1"/>
    <w:basedOn w:val="a0"/>
    <w:rsid w:val="00226BD4"/>
    <w:rPr>
      <w:color w:val="0000FF"/>
    </w:rPr>
  </w:style>
  <w:style w:type="character" w:customStyle="1" w:styleId="sql1-number1">
    <w:name w:val="sql1-number1"/>
    <w:basedOn w:val="a0"/>
    <w:rsid w:val="00226BD4"/>
    <w:rPr>
      <w:color w:val="800080"/>
    </w:rPr>
  </w:style>
  <w:style w:type="character" w:customStyle="1" w:styleId="sql1-reservedword1">
    <w:name w:val="sql1-reservedword1"/>
    <w:basedOn w:val="a0"/>
    <w:rsid w:val="00226BD4"/>
    <w:rPr>
      <w:b/>
      <w:bCs/>
      <w:color w:val="0000FF"/>
    </w:rPr>
  </w:style>
  <w:style w:type="character" w:customStyle="1" w:styleId="sql1-string1">
    <w:name w:val="sql1-string1"/>
    <w:basedOn w:val="a0"/>
    <w:rsid w:val="00226BD4"/>
    <w:rPr>
      <w:color w:val="008000"/>
    </w:rPr>
  </w:style>
  <w:style w:type="table" w:styleId="aa">
    <w:name w:val="Table Grid"/>
    <w:basedOn w:val="a1"/>
    <w:uiPriority w:val="59"/>
    <w:rsid w:val="00226BD4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b">
    <w:name w:val="annotation reference"/>
    <w:basedOn w:val="a0"/>
    <w:uiPriority w:val="99"/>
    <w:semiHidden/>
    <w:unhideWhenUsed/>
    <w:rsid w:val="00637C42"/>
    <w:rPr>
      <w:sz w:val="21"/>
      <w:szCs w:val="21"/>
    </w:rPr>
  </w:style>
  <w:style w:type="paragraph" w:styleId="ac">
    <w:name w:val="annotation text"/>
    <w:basedOn w:val="a"/>
    <w:link w:val="ad"/>
    <w:uiPriority w:val="99"/>
    <w:semiHidden/>
    <w:unhideWhenUsed/>
    <w:rsid w:val="00637C42"/>
    <w:pPr>
      <w:jc w:val="left"/>
    </w:pPr>
  </w:style>
  <w:style w:type="character" w:customStyle="1" w:styleId="ad">
    <w:name w:val="批注文字 字符"/>
    <w:basedOn w:val="a0"/>
    <w:link w:val="ac"/>
    <w:uiPriority w:val="99"/>
    <w:semiHidden/>
    <w:rsid w:val="00637C42"/>
    <w:rPr>
      <w:sz w:val="32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637C42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637C42"/>
    <w:rPr>
      <w:b/>
      <w:bCs/>
      <w:sz w:val="32"/>
    </w:rPr>
  </w:style>
  <w:style w:type="paragraph" w:styleId="af0">
    <w:name w:val="Revision"/>
    <w:hidden/>
    <w:uiPriority w:val="99"/>
    <w:semiHidden/>
    <w:rsid w:val="00637C42"/>
    <w:rPr>
      <w:sz w:val="32"/>
    </w:rPr>
  </w:style>
  <w:style w:type="paragraph" w:styleId="af1">
    <w:name w:val="header"/>
    <w:basedOn w:val="a"/>
    <w:link w:val="af2"/>
    <w:uiPriority w:val="99"/>
    <w:unhideWhenUsed/>
    <w:rsid w:val="00E93BF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2">
    <w:name w:val="页眉 字符"/>
    <w:basedOn w:val="a0"/>
    <w:link w:val="af1"/>
    <w:uiPriority w:val="99"/>
    <w:rsid w:val="00E93BFF"/>
    <w:rPr>
      <w:sz w:val="18"/>
      <w:szCs w:val="18"/>
    </w:rPr>
  </w:style>
  <w:style w:type="paragraph" w:styleId="af3">
    <w:name w:val="footer"/>
    <w:basedOn w:val="a"/>
    <w:link w:val="af4"/>
    <w:uiPriority w:val="99"/>
    <w:unhideWhenUsed/>
    <w:rsid w:val="00E93BF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4">
    <w:name w:val="页脚 字符"/>
    <w:basedOn w:val="a0"/>
    <w:link w:val="af3"/>
    <w:uiPriority w:val="99"/>
    <w:rsid w:val="00E93BFF"/>
    <w:rPr>
      <w:sz w:val="18"/>
      <w:szCs w:val="18"/>
    </w:rPr>
  </w:style>
  <w:style w:type="character" w:customStyle="1" w:styleId="apple-converted-space">
    <w:name w:val="apple-converted-space"/>
    <w:basedOn w:val="a0"/>
    <w:rsid w:val="00686B2F"/>
  </w:style>
  <w:style w:type="table" w:styleId="4-1">
    <w:name w:val="Grid Table 4 Accent 1"/>
    <w:basedOn w:val="a1"/>
    <w:uiPriority w:val="49"/>
    <w:rsid w:val="00340316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41">
    <w:name w:val="Grid Table 4"/>
    <w:basedOn w:val="a1"/>
    <w:uiPriority w:val="49"/>
    <w:rsid w:val="00764DE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TOC">
    <w:name w:val="TOC Heading"/>
    <w:basedOn w:val="1"/>
    <w:next w:val="a"/>
    <w:uiPriority w:val="39"/>
    <w:unhideWhenUsed/>
    <w:qFormat/>
    <w:rsid w:val="00764DED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64DED"/>
  </w:style>
  <w:style w:type="paragraph" w:styleId="21">
    <w:name w:val="toc 2"/>
    <w:basedOn w:val="a"/>
    <w:next w:val="a"/>
    <w:autoRedefine/>
    <w:uiPriority w:val="39"/>
    <w:unhideWhenUsed/>
    <w:rsid w:val="00764DED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764DED"/>
    <w:pPr>
      <w:ind w:leftChars="400" w:left="840"/>
    </w:pPr>
  </w:style>
  <w:style w:type="character" w:styleId="af5">
    <w:name w:val="Hyperlink"/>
    <w:basedOn w:val="a0"/>
    <w:uiPriority w:val="99"/>
    <w:unhideWhenUsed/>
    <w:rsid w:val="00764DE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149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0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00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1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8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3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3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oleObject" Target="embeddings/oleObject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microsoft.com/office/2011/relationships/commentsExtended" Target="commentsExtended.xml"/><Relationship Id="rId19" Type="http://schemas.openxmlformats.org/officeDocument/2006/relationships/image" Target="media/image10.emf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5.png"/><Relationship Id="rId22" Type="http://schemas.microsoft.com/office/2011/relationships/people" Target="peop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0FFEB4-6360-455A-9260-8C3A9D5709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1726</TotalTime>
  <Pages>28</Pages>
  <Words>1774</Words>
  <Characters>10114</Characters>
  <Application>Microsoft Office Word</Application>
  <DocSecurity>0</DocSecurity>
  <Lines>84</Lines>
  <Paragraphs>23</Paragraphs>
  <ScaleCrop>false</ScaleCrop>
  <Company/>
  <LinksUpToDate>false</LinksUpToDate>
  <CharactersWithSpaces>11865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Carvel</dc:creator>
  <cp:lastModifiedBy>think</cp:lastModifiedBy>
  <cp:revision>134</cp:revision>
  <dcterms:created xsi:type="dcterms:W3CDTF">2017-02-10T10:59:00Z</dcterms:created>
  <dcterms:modified xsi:type="dcterms:W3CDTF">2017-02-16T16:24:00Z</dcterms:modified>
</cp:coreProperties>
</file>